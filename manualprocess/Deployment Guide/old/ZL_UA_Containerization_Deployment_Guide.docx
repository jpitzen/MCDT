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F0B5" w14:textId="3CA53F9F" w:rsidR="00ED4F84" w:rsidRDefault="00ED4F84" w:rsidP="00CE7BA1">
      <w:pPr>
        <w:pStyle w:val="HeadingRunIn"/>
        <w:tabs>
          <w:tab w:val="left" w:pos="3580"/>
        </w:tabs>
        <w:spacing w:before="480" w:after="240"/>
        <w:rPr>
          <w:rFonts w:ascii="Arial" w:hAnsi="Arial" w:cs="Arial"/>
          <w:color w:val="C00000"/>
          <w:sz w:val="48"/>
          <w:szCs w:val="48"/>
        </w:rPr>
      </w:pPr>
      <w:bookmarkStart w:id="0" w:name="_Hlk180475125"/>
      <w:bookmarkStart w:id="1" w:name="_Toc22805930"/>
      <w:bookmarkEnd w:id="0"/>
      <w:r w:rsidRPr="006A398B">
        <w:rPr>
          <w:noProof/>
        </w:rPr>
        <w:drawing>
          <wp:anchor distT="0" distB="0" distL="114300" distR="114300" simplePos="0" relativeHeight="251658582" behindDoc="1" locked="0" layoutInCell="1" allowOverlap="1" wp14:anchorId="2A8697DF" wp14:editId="0C56E895">
            <wp:simplePos x="0" y="0"/>
            <wp:positionH relativeFrom="margin">
              <wp:posOffset>0</wp:posOffset>
            </wp:positionH>
            <wp:positionV relativeFrom="paragraph">
              <wp:posOffset>787400</wp:posOffset>
            </wp:positionV>
            <wp:extent cx="1923415" cy="250825"/>
            <wp:effectExtent l="0" t="0" r="635" b="0"/>
            <wp:wrapTopAndBottom/>
            <wp:docPr id="237006803" name="Picture 23700680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6803" name="Picture 237006803" descr="A black and grey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23415" cy="2508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
    </w:p>
    <w:p w14:paraId="0DF463F4" w14:textId="30C89330" w:rsidR="00B45F42" w:rsidRPr="00B841AE" w:rsidRDefault="008246B7" w:rsidP="00CE7BA1">
      <w:pPr>
        <w:pStyle w:val="HeadingRunIn"/>
        <w:tabs>
          <w:tab w:val="left" w:pos="3580"/>
        </w:tabs>
        <w:spacing w:before="480" w:after="240"/>
        <w:rPr>
          <w:rFonts w:ascii="Arial" w:hAnsi="Arial" w:cs="Arial"/>
        </w:rPr>
      </w:pPr>
      <w:r w:rsidRPr="008246B7">
        <w:rPr>
          <w:rFonts w:ascii="Arial" w:hAnsi="Arial" w:cs="Arial"/>
          <w:color w:val="C00000"/>
          <w:sz w:val="48"/>
          <w:szCs w:val="48"/>
        </w:rPr>
        <w:t xml:space="preserve">ZL UA Containerization </w:t>
      </w:r>
      <w:del w:id="2" w:author="Jeff Pitzen" w:date="2025-12-10T08:29:00Z" w16du:dateUtc="2025-12-10T13:29:00Z">
        <w:r w:rsidRPr="008246B7" w:rsidDel="00CA52AC">
          <w:rPr>
            <w:rFonts w:ascii="Arial" w:hAnsi="Arial" w:cs="Arial"/>
            <w:color w:val="C00000"/>
            <w:sz w:val="48"/>
            <w:szCs w:val="48"/>
          </w:rPr>
          <w:delText>Architecture</w:delText>
        </w:r>
      </w:del>
      <w:ins w:id="3" w:author="Jeff Pitzen" w:date="2025-12-10T08:29:00Z" w16du:dateUtc="2025-12-10T13:29:00Z">
        <w:r w:rsidR="00CA52AC">
          <w:rPr>
            <w:rFonts w:ascii="Arial" w:hAnsi="Arial" w:cs="Arial"/>
            <w:color w:val="C00000"/>
            <w:sz w:val="48"/>
            <w:szCs w:val="48"/>
          </w:rPr>
          <w:t>Deployment Guide</w:t>
        </w:r>
      </w:ins>
      <w:r>
        <w:rPr>
          <w:rFonts w:ascii="Arial" w:hAnsi="Arial" w:cs="Arial"/>
        </w:rPr>
        <w:br/>
      </w:r>
      <w:r w:rsidR="00F029FE" w:rsidRPr="00B841AE">
        <w:rPr>
          <w:rFonts w:ascii="Arial" w:hAnsi="Arial" w:cs="Arial"/>
        </w:rPr>
        <w:t xml:space="preserve">Last Updated </w:t>
      </w:r>
      <w:r w:rsidR="00F029FE" w:rsidRPr="00B841AE">
        <w:rPr>
          <w:rFonts w:ascii="Arial" w:hAnsi="Arial" w:cs="Arial"/>
        </w:rPr>
        <w:fldChar w:fldCharType="begin"/>
      </w:r>
      <w:r w:rsidR="00F029FE" w:rsidRPr="00B841AE">
        <w:rPr>
          <w:rFonts w:ascii="Arial" w:hAnsi="Arial" w:cs="Arial"/>
        </w:rPr>
        <w:instrText xml:space="preserve"> DATE \@ "MMMM d, yyyy" </w:instrText>
      </w:r>
      <w:r w:rsidR="00F029FE" w:rsidRPr="00B841AE">
        <w:rPr>
          <w:rFonts w:ascii="Arial" w:hAnsi="Arial" w:cs="Arial"/>
        </w:rPr>
        <w:fldChar w:fldCharType="separate"/>
      </w:r>
      <w:ins w:id="4" w:author="Jeff Pitzen" w:date="2025-12-10T08:36:00Z" w16du:dateUtc="2025-12-10T13:36:00Z">
        <w:r w:rsidR="00FF11C2">
          <w:rPr>
            <w:rFonts w:ascii="Arial" w:hAnsi="Arial" w:cs="Arial"/>
            <w:noProof/>
          </w:rPr>
          <w:t>December 10, 2025</w:t>
        </w:r>
      </w:ins>
      <w:del w:id="5" w:author="Jeff Pitzen" w:date="2025-12-10T08:25:00Z" w16du:dateUtc="2025-12-10T13:25:00Z">
        <w:r w:rsidR="00492887" w:rsidDel="0044285A">
          <w:rPr>
            <w:rFonts w:ascii="Arial" w:hAnsi="Arial" w:cs="Arial"/>
            <w:noProof/>
          </w:rPr>
          <w:delText>November 21, 2025</w:delText>
        </w:r>
      </w:del>
      <w:r w:rsidR="00F029FE" w:rsidRPr="00B841AE">
        <w:rPr>
          <w:rFonts w:ascii="Arial" w:hAnsi="Arial" w:cs="Arial"/>
        </w:rPr>
        <w:fldChar w:fldCharType="end"/>
      </w:r>
      <w:r w:rsidR="0099386D" w:rsidRPr="00B841AE">
        <w:rPr>
          <w:rFonts w:ascii="Arial" w:hAnsi="Arial" w:cs="Arial"/>
        </w:rPr>
        <w:t xml:space="preserve"> </w:t>
      </w:r>
      <w:r w:rsidR="00F82276">
        <w:br/>
      </w:r>
      <w:r w:rsidR="00D7091A">
        <w:rPr>
          <w:rFonts w:ascii="Arial" w:hAnsi="Arial" w:cs="Arial"/>
        </w:rPr>
        <w:t xml:space="preserve">Document </w:t>
      </w:r>
      <w:r w:rsidR="002517E3">
        <w:rPr>
          <w:rFonts w:ascii="Arial" w:hAnsi="Arial" w:cs="Arial"/>
        </w:rPr>
        <w:t>Revision 1.</w:t>
      </w:r>
      <w:r w:rsidR="00F71672">
        <w:rPr>
          <w:rFonts w:ascii="Arial" w:hAnsi="Arial" w:cs="Arial"/>
        </w:rPr>
        <w:t>0</w:t>
      </w:r>
      <w:r w:rsidR="00346CCA">
        <w:rPr>
          <w:rFonts w:ascii="Arial" w:hAnsi="Arial" w:cs="Arial"/>
        </w:rPr>
        <w:t xml:space="preserve"> </w:t>
      </w:r>
    </w:p>
    <w:p w14:paraId="6BBE8816" w14:textId="5E8180AF" w:rsidR="00BF1571" w:rsidRPr="00B841AE" w:rsidRDefault="00BF1571" w:rsidP="00B45F42">
      <w:pPr>
        <w:ind w:left="0"/>
        <w:rPr>
          <w:color w:val="000000" w:themeColor="text1"/>
          <w:sz w:val="20"/>
          <w:szCs w:val="20"/>
        </w:rPr>
      </w:pPr>
    </w:p>
    <w:p w14:paraId="0A858869" w14:textId="7B4167AC" w:rsidR="001864B5" w:rsidRDefault="001864B5" w:rsidP="00BF1571">
      <w:pPr>
        <w:pStyle w:val="Copyrite"/>
        <w:spacing w:before="7440"/>
        <w:rPr>
          <w:rFonts w:ascii="Arial" w:hAnsi="Arial" w:cs="Arial"/>
        </w:rPr>
      </w:pPr>
      <w:r>
        <w:rPr>
          <w:noProof/>
        </w:rPr>
        <w:drawing>
          <wp:anchor distT="0" distB="0" distL="114300" distR="114300" simplePos="0" relativeHeight="251658240" behindDoc="1" locked="0" layoutInCell="1" allowOverlap="1" wp14:anchorId="238C5DB0" wp14:editId="17331F08">
            <wp:simplePos x="0" y="0"/>
            <wp:positionH relativeFrom="margin">
              <wp:align>center</wp:align>
            </wp:positionH>
            <wp:positionV relativeFrom="margin">
              <wp:posOffset>4064000</wp:posOffset>
            </wp:positionV>
            <wp:extent cx="7442200" cy="3452495"/>
            <wp:effectExtent l="0" t="0" r="6350" b="0"/>
            <wp:wrapNone/>
            <wp:docPr id="14343880" name="Picture 14343880" descr="A building with many windows at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880" name="Picture 14343880" descr="A building with many windows at nigh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7564"/>
                    <a:stretch/>
                  </pic:blipFill>
                  <pic:spPr bwMode="auto">
                    <a:xfrm>
                      <a:off x="0" y="0"/>
                      <a:ext cx="7442200" cy="345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DFFCC5" w14:textId="1141206C" w:rsidR="00B45F42" w:rsidRPr="00B841AE" w:rsidRDefault="00B45F42" w:rsidP="00BF1571">
      <w:pPr>
        <w:pStyle w:val="Copyrite"/>
        <w:spacing w:before="7440"/>
        <w:rPr>
          <w:rFonts w:ascii="Arial" w:hAnsi="Arial" w:cs="Arial"/>
        </w:rPr>
      </w:pPr>
      <w:r w:rsidRPr="00B841AE">
        <w:rPr>
          <w:rFonts w:ascii="Arial" w:hAnsi="Arial" w:cs="Arial"/>
        </w:rPr>
        <w:lastRenderedPageBreak/>
        <w:t xml:space="preserve">ZL Technologies, Inc. is a registered trademark of ZL Technologies, Inc. Various products and service names </w:t>
      </w:r>
      <w:proofErr w:type="gramStart"/>
      <w:r w:rsidRPr="00B841AE">
        <w:rPr>
          <w:rFonts w:ascii="Arial" w:hAnsi="Arial" w:cs="Arial"/>
        </w:rPr>
        <w:t>referred</w:t>
      </w:r>
      <w:proofErr w:type="gramEnd"/>
      <w:r w:rsidRPr="00B841AE">
        <w:rPr>
          <w:rFonts w:ascii="Arial" w:hAnsi="Arial" w:cs="Arial"/>
        </w:rPr>
        <w:t xml:space="preserve"> herein may be trademarks of ZL Technologies, Inc. All other products and service names mentioned may be trademarks of their respective owners.</w:t>
      </w:r>
    </w:p>
    <w:p w14:paraId="1098CAEA" w14:textId="0481AA9E" w:rsidR="00CF5115" w:rsidRPr="00101EC4" w:rsidRDefault="00CF5115" w:rsidP="00CF5115">
      <w:pPr>
        <w:pStyle w:val="Copyrite"/>
        <w:rPr>
          <w:rFonts w:ascii="Arial" w:hAnsi="Arial" w:cs="Arial"/>
          <w:color w:val="000000" w:themeColor="text1"/>
        </w:rPr>
      </w:pPr>
      <w:r w:rsidRPr="00B841AE">
        <w:rPr>
          <w:rFonts w:ascii="Arial" w:hAnsi="Arial" w:cs="Arial"/>
        </w:rPr>
        <w:t>Copyright © 1999-20</w:t>
      </w:r>
      <w:r w:rsidR="00101AAE">
        <w:rPr>
          <w:rFonts w:ascii="Arial" w:hAnsi="Arial" w:cs="Arial"/>
        </w:rPr>
        <w:t>2</w:t>
      </w:r>
      <w:r w:rsidR="00892DA7">
        <w:rPr>
          <w:rFonts w:ascii="Arial" w:hAnsi="Arial" w:cs="Arial"/>
        </w:rPr>
        <w:t>5</w:t>
      </w:r>
      <w:r w:rsidRPr="00B841AE">
        <w:rPr>
          <w:rFonts w:ascii="Arial" w:hAnsi="Arial" w:cs="Arial"/>
        </w:rPr>
        <w:t xml:space="preserve"> ZL Technologies, Inc. All rights reserved.</w:t>
      </w:r>
    </w:p>
    <w:p w14:paraId="50AD291B" w14:textId="77777777" w:rsidR="00CF5115" w:rsidRPr="00101EC4" w:rsidRDefault="00CF5115" w:rsidP="00CF5115">
      <w:pPr>
        <w:pStyle w:val="Copyrite"/>
        <w:rPr>
          <w:rFonts w:ascii="Arial" w:hAnsi="Arial" w:cs="Arial"/>
        </w:rPr>
      </w:pPr>
      <w:r w:rsidRPr="00101EC4">
        <w:rPr>
          <w:rFonts w:ascii="Arial" w:hAnsi="Arial" w:cs="Arial"/>
        </w:rPr>
        <w:t xml:space="preserve">The information contained in </w:t>
      </w:r>
      <w:proofErr w:type="gramStart"/>
      <w:r w:rsidRPr="00101EC4">
        <w:rPr>
          <w:rFonts w:ascii="Arial" w:hAnsi="Arial" w:cs="Arial"/>
        </w:rPr>
        <w:t>this documents</w:t>
      </w:r>
      <w:proofErr w:type="gramEnd"/>
      <w:r w:rsidRPr="00101EC4">
        <w:rPr>
          <w:rFonts w:ascii="Arial" w:hAnsi="Arial" w:cs="Arial"/>
        </w:rPr>
        <w:t xml:space="preserve"> is confidential, privileged and only for the information of the intended recipient and may not be used, published or redistributed without the prior written consent of ZL Technologies, Inc.</w:t>
      </w:r>
    </w:p>
    <w:p w14:paraId="1E0ED032" w14:textId="77777777" w:rsidR="00CF5115" w:rsidRPr="00101EC4" w:rsidRDefault="00CF5115" w:rsidP="00CF5115">
      <w:pPr>
        <w:pStyle w:val="Copyrite"/>
        <w:rPr>
          <w:rFonts w:ascii="Arial" w:hAnsi="Arial" w:cs="Arial"/>
        </w:rPr>
      </w:pPr>
      <w:r w:rsidRPr="00101EC4">
        <w:rPr>
          <w:rFonts w:ascii="Arial" w:hAnsi="Arial" w:cs="Arial"/>
        </w:rPr>
        <w:t xml:space="preserve">The information related to the competitors </w:t>
      </w:r>
      <w:proofErr w:type="gramStart"/>
      <w:r w:rsidRPr="00101EC4">
        <w:rPr>
          <w:rFonts w:ascii="Arial" w:hAnsi="Arial" w:cs="Arial"/>
        </w:rPr>
        <w:t>were</w:t>
      </w:r>
      <w:proofErr w:type="gramEnd"/>
      <w:r w:rsidRPr="00101EC4">
        <w:rPr>
          <w:rFonts w:ascii="Arial" w:hAnsi="Arial" w:cs="Arial"/>
        </w:rPr>
        <w:t xml:space="preserve"> obtained from publicly available sources.</w:t>
      </w:r>
    </w:p>
    <w:p w14:paraId="3955CA68" w14:textId="77777777" w:rsidR="00CF5115" w:rsidRPr="00101EC4" w:rsidRDefault="00CF5115" w:rsidP="00CF5115">
      <w:pPr>
        <w:pStyle w:val="Copyrite"/>
        <w:rPr>
          <w:rFonts w:ascii="Arial" w:hAnsi="Arial" w:cs="Arial"/>
        </w:rPr>
      </w:pPr>
      <w:r w:rsidRPr="00101EC4">
        <w:rPr>
          <w:rFonts w:ascii="Arial" w:hAnsi="Arial" w:cs="Arial"/>
        </w:rPr>
        <w:t xml:space="preserve">The opinions and information expressed are in good faith and while every care has been taken </w:t>
      </w:r>
      <w:proofErr w:type="gramStart"/>
      <w:r w:rsidRPr="00101EC4">
        <w:rPr>
          <w:rFonts w:ascii="Arial" w:hAnsi="Arial" w:cs="Arial"/>
        </w:rPr>
        <w:t>in</w:t>
      </w:r>
      <w:proofErr w:type="gramEnd"/>
      <w:r w:rsidRPr="00101EC4">
        <w:rPr>
          <w:rFonts w:ascii="Arial" w:hAnsi="Arial" w:cs="Arial"/>
        </w:rPr>
        <w:t xml:space="preserve"> preparing </w:t>
      </w:r>
      <w:proofErr w:type="gramStart"/>
      <w:r w:rsidRPr="00101EC4">
        <w:rPr>
          <w:rFonts w:ascii="Arial" w:hAnsi="Arial" w:cs="Arial"/>
        </w:rPr>
        <w:t>this</w:t>
      </w:r>
      <w:proofErr w:type="gramEnd"/>
      <w:r w:rsidRPr="00101EC4">
        <w:rPr>
          <w:rFonts w:ascii="Arial" w:hAnsi="Arial" w:cs="Arial"/>
        </w:rPr>
        <w:t xml:space="preserve"> documents, ZL </w:t>
      </w:r>
      <w:proofErr w:type="gramStart"/>
      <w:r w:rsidRPr="00101EC4">
        <w:rPr>
          <w:rFonts w:ascii="Arial" w:hAnsi="Arial" w:cs="Arial"/>
        </w:rPr>
        <w:t>Technologies,</w:t>
      </w:r>
      <w:proofErr w:type="gramEnd"/>
      <w:r w:rsidRPr="00101EC4">
        <w:rPr>
          <w:rFonts w:ascii="Arial" w:hAnsi="Arial" w:cs="Arial"/>
        </w:rPr>
        <w:t xml:space="preserve"> Inc. makes no representations and gives no warranties of whatever nature in respect of the document, including but not limited to the accuracy or completeness of any information, facts and/or opinions contained therein.</w:t>
      </w:r>
    </w:p>
    <w:p w14:paraId="2B42D31F" w14:textId="77777777" w:rsidR="00CF5115" w:rsidRPr="00101EC4" w:rsidRDefault="00CF5115" w:rsidP="00CF5115">
      <w:pPr>
        <w:pStyle w:val="Copyrite"/>
        <w:rPr>
          <w:rFonts w:ascii="Arial" w:hAnsi="Arial" w:cs="Arial"/>
        </w:rPr>
      </w:pPr>
      <w:r w:rsidRPr="00101EC4">
        <w:rPr>
          <w:rFonts w:ascii="Arial" w:hAnsi="Arial" w:cs="Arial"/>
        </w:rPr>
        <w:t>Additionally, the information stated in the document is current as on today. ZL Technologies, Inc. might add, remove or modify certain features depending on market and customer requirements.</w:t>
      </w:r>
    </w:p>
    <w:p w14:paraId="15E52B0A" w14:textId="1B57E37B" w:rsidR="00CF5115" w:rsidRPr="00B841AE" w:rsidRDefault="00CF5115" w:rsidP="00B45F42">
      <w:pPr>
        <w:rPr>
          <w:rFonts w:eastAsiaTheme="minorHAnsi"/>
        </w:rPr>
        <w:sectPr w:rsidR="00CF5115" w:rsidRPr="00B841AE" w:rsidSect="00E4736F">
          <w:headerReference w:type="even" r:id="rId13"/>
          <w:headerReference w:type="default" r:id="rId14"/>
          <w:headerReference w:type="first" r:id="rId15"/>
          <w:pgSz w:w="12096" w:h="15840" w:code="1"/>
          <w:pgMar w:top="1080" w:right="1440" w:bottom="630" w:left="1440" w:header="1152" w:footer="0" w:gutter="0"/>
          <w:cols w:space="720"/>
          <w:titlePg/>
          <w:docGrid w:linePitch="360"/>
        </w:sectPr>
      </w:pPr>
    </w:p>
    <w:bookmarkStart w:id="6" w:name="_Toc182210858" w:displacedByCustomXml="next"/>
    <w:bookmarkStart w:id="7" w:name="_Toc180656633" w:displacedByCustomXml="next"/>
    <w:bookmarkStart w:id="8" w:name="_Toc180656463" w:displacedByCustomXml="next"/>
    <w:bookmarkStart w:id="9" w:name="_Toc144303999" w:displacedByCustomXml="next"/>
    <w:bookmarkStart w:id="10" w:name="_Toc102467620" w:displacedByCustomXml="next"/>
    <w:bookmarkStart w:id="11" w:name="_Toc69822867" w:displacedByCustomXml="next"/>
    <w:bookmarkStart w:id="12" w:name="_Toc69822431" w:displacedByCustomXml="next"/>
    <w:bookmarkStart w:id="13" w:name="_Toc48298478" w:displacedByCustomXml="next"/>
    <w:bookmarkStart w:id="14" w:name="_Toc47008151" w:displacedByCustomXml="next"/>
    <w:bookmarkStart w:id="15" w:name="_Toc47002484" w:displacedByCustomXml="next"/>
    <w:bookmarkStart w:id="16" w:name="_Toc45776990" w:displacedByCustomXml="next"/>
    <w:bookmarkStart w:id="17" w:name="_Toc45720380" w:displacedByCustomXml="next"/>
    <w:bookmarkStart w:id="18" w:name="_Toc41638296" w:displacedByCustomXml="next"/>
    <w:bookmarkStart w:id="19" w:name="_Toc40949261" w:displacedByCustomXml="next"/>
    <w:bookmarkStart w:id="20" w:name="_Toc38611048" w:displacedByCustomXml="next"/>
    <w:bookmarkStart w:id="21" w:name="_Toc38611080" w:displacedByCustomXml="next"/>
    <w:bookmarkStart w:id="22" w:name="_Toc38611459" w:displacedByCustomXml="next"/>
    <w:bookmarkStart w:id="23" w:name="_Toc38611712" w:displacedByCustomXml="next"/>
    <w:bookmarkStart w:id="24" w:name="_Toc40353307" w:displacedByCustomXml="next"/>
    <w:bookmarkStart w:id="25" w:name="_Toc40448533" w:displacedByCustomXml="next"/>
    <w:bookmarkStart w:id="26" w:name="_Toc41044105" w:displacedByCustomXml="next"/>
    <w:bookmarkStart w:id="27" w:name="_Toc41476016" w:displacedByCustomXml="next"/>
    <w:bookmarkStart w:id="28" w:name="_Toc41651428" w:displacedByCustomXml="next"/>
    <w:bookmarkStart w:id="29" w:name="_Toc45788281" w:displacedByCustomXml="next"/>
    <w:bookmarkStart w:id="30" w:name="_Toc47336137" w:displacedByCustomXml="next"/>
    <w:bookmarkStart w:id="31" w:name="_Toc94009044" w:displacedByCustomXml="next"/>
    <w:bookmarkStart w:id="32" w:name="_Toc111531682" w:displacedByCustomXml="next"/>
    <w:bookmarkStart w:id="33" w:name="_Toc181086188" w:displacedByCustomXml="next"/>
    <w:sdt>
      <w:sdtPr>
        <w:rPr>
          <w:rFonts w:asciiTheme="minorHAnsi" w:eastAsiaTheme="minorEastAsia" w:hAnsiTheme="minorHAnsi" w:cs="Open Sans Light"/>
          <w:b/>
          <w:bCs/>
        </w:rPr>
        <w:id w:val="1057445024"/>
        <w:docPartObj>
          <w:docPartGallery w:val="Table of Contents"/>
          <w:docPartUnique/>
        </w:docPartObj>
      </w:sdtPr>
      <w:sdtEndPr>
        <w:rPr>
          <w:b w:val="0"/>
          <w:bCs w:val="0"/>
        </w:rPr>
      </w:sdtEndPr>
      <w:sdtContent>
        <w:p w14:paraId="41BD06C4" w14:textId="77777777" w:rsidR="00F92BF7" w:rsidRDefault="00B45F42">
          <w:pPr>
            <w:pStyle w:val="TOC1"/>
            <w:tabs>
              <w:tab w:val="right" w:leader="dot" w:pos="10790"/>
            </w:tabs>
            <w:rPr>
              <w:ins w:id="34" w:author="Jeff Pitzen" w:date="2025-12-13T10:24:00Z" w16du:dateUtc="2025-12-13T15:24:00Z"/>
              <w:rFonts w:ascii="Verdana" w:hAnsi="Verdana"/>
              <w:b/>
              <w:bCs/>
              <w:color w:val="C00000"/>
              <w:sz w:val="36"/>
              <w:szCs w:val="36"/>
              <w:u w:val="single"/>
            </w:rPr>
          </w:pPr>
          <w:r w:rsidRPr="00892DA7">
            <w:rPr>
              <w:rFonts w:ascii="Verdana" w:hAnsi="Verdana"/>
              <w:b/>
              <w:bCs/>
              <w:color w:val="C00000"/>
              <w:sz w:val="36"/>
              <w:szCs w:val="36"/>
              <w:u w:val="single"/>
            </w:rPr>
            <w:t>Contents</w:t>
          </w:r>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p>
        <w:p w14:paraId="74404FFB" w14:textId="0732C505" w:rsidR="00F92BF7" w:rsidRDefault="00B45F42">
          <w:pPr>
            <w:pStyle w:val="TOC1"/>
            <w:tabs>
              <w:tab w:val="right" w:leader="dot" w:pos="10790"/>
            </w:tabs>
            <w:rPr>
              <w:ins w:id="35" w:author="Jeff Pitzen" w:date="2025-12-13T10:24:00Z" w16du:dateUtc="2025-12-13T15:24:00Z"/>
              <w:rFonts w:asciiTheme="minorHAnsi" w:eastAsiaTheme="minorEastAsia" w:hAnsiTheme="minorHAnsi"/>
              <w:noProof/>
              <w:kern w:val="2"/>
              <w:sz w:val="24"/>
              <w:szCs w:val="24"/>
              <w14:ligatures w14:val="standardContextual"/>
            </w:rPr>
          </w:pPr>
          <w:r w:rsidRPr="00B841AE">
            <w:rPr>
              <w:rFonts w:ascii="Verdana" w:eastAsiaTheme="majorEastAsia" w:hAnsi="Verdana" w:cstheme="majorBidi"/>
              <w:color w:val="C00000"/>
              <w:sz w:val="40"/>
              <w:szCs w:val="28"/>
              <w:lang w:eastAsia="ja-JP"/>
            </w:rPr>
            <w:fldChar w:fldCharType="begin"/>
          </w:r>
          <w:r w:rsidRPr="00B841AE">
            <w:instrText xml:space="preserve"> TOC \o "1-3" \h \z \u </w:instrText>
          </w:r>
          <w:r w:rsidRPr="00B841AE">
            <w:rPr>
              <w:rFonts w:ascii="Verdana" w:eastAsiaTheme="majorEastAsia" w:hAnsi="Verdana" w:cstheme="majorBidi"/>
              <w:color w:val="C00000"/>
              <w:sz w:val="40"/>
              <w:szCs w:val="28"/>
              <w:lang w:eastAsia="ja-JP"/>
            </w:rPr>
            <w:fldChar w:fldCharType="separate"/>
          </w:r>
          <w:ins w:id="36" w:author="Jeff Pitzen" w:date="2025-12-13T10:24:00Z" w16du:dateUtc="2025-12-13T15:24:00Z">
            <w:r w:rsidR="00F92BF7" w:rsidRPr="00244A1A">
              <w:rPr>
                <w:rStyle w:val="Hyperlink"/>
                <w:noProof/>
              </w:rPr>
              <w:fldChar w:fldCharType="begin"/>
            </w:r>
            <w:r w:rsidR="00F92BF7" w:rsidRPr="00244A1A">
              <w:rPr>
                <w:rStyle w:val="Hyperlink"/>
                <w:noProof/>
              </w:rPr>
              <w:instrText xml:space="preserve"> </w:instrText>
            </w:r>
            <w:r w:rsidR="00F92BF7">
              <w:rPr>
                <w:noProof/>
              </w:rPr>
              <w:instrText>HYPERLINK \l "_Toc216514403"</w:instrText>
            </w:r>
            <w:r w:rsidR="00F92BF7" w:rsidRPr="00244A1A">
              <w:rPr>
                <w:rStyle w:val="Hyperlink"/>
                <w:noProof/>
              </w:rPr>
              <w:instrText xml:space="preserve"> </w:instrText>
            </w:r>
            <w:r w:rsidR="00F92BF7" w:rsidRPr="00244A1A">
              <w:rPr>
                <w:rStyle w:val="Hyperlink"/>
                <w:noProof/>
              </w:rPr>
            </w:r>
            <w:r w:rsidR="00F92BF7" w:rsidRPr="00244A1A">
              <w:rPr>
                <w:rStyle w:val="Hyperlink"/>
                <w:noProof/>
              </w:rPr>
              <w:fldChar w:fldCharType="separate"/>
            </w:r>
            <w:r w:rsidR="00F92BF7" w:rsidRPr="00244A1A">
              <w:rPr>
                <w:rStyle w:val="Hyperlink"/>
                <w:noProof/>
              </w:rPr>
              <w:t>1</w:t>
            </w:r>
            <w:r w:rsidR="00F92BF7">
              <w:rPr>
                <w:rFonts w:asciiTheme="minorHAnsi" w:eastAsiaTheme="minorEastAsia" w:hAnsiTheme="minorHAnsi"/>
                <w:noProof/>
                <w:kern w:val="2"/>
                <w:sz w:val="24"/>
                <w:szCs w:val="24"/>
                <w14:ligatures w14:val="standardContextual"/>
              </w:rPr>
              <w:tab/>
            </w:r>
            <w:r w:rsidR="00F92BF7" w:rsidRPr="00244A1A">
              <w:rPr>
                <w:rStyle w:val="Hyperlink"/>
                <w:noProof/>
              </w:rPr>
              <w:t>Containerization Architecture</w:t>
            </w:r>
            <w:r w:rsidR="00F92BF7">
              <w:rPr>
                <w:noProof/>
                <w:webHidden/>
              </w:rPr>
              <w:tab/>
            </w:r>
            <w:r w:rsidR="00F92BF7">
              <w:rPr>
                <w:noProof/>
                <w:webHidden/>
              </w:rPr>
              <w:fldChar w:fldCharType="begin"/>
            </w:r>
            <w:r w:rsidR="00F92BF7">
              <w:rPr>
                <w:noProof/>
                <w:webHidden/>
              </w:rPr>
              <w:instrText xml:space="preserve"> PAGEREF _Toc216514403 \h </w:instrText>
            </w:r>
            <w:r w:rsidR="00F92BF7">
              <w:rPr>
                <w:noProof/>
                <w:webHidden/>
              </w:rPr>
            </w:r>
            <w:r w:rsidR="00F92BF7">
              <w:rPr>
                <w:noProof/>
                <w:webHidden/>
              </w:rPr>
              <w:fldChar w:fldCharType="separate"/>
            </w:r>
            <w:r w:rsidR="00F92BF7">
              <w:rPr>
                <w:noProof/>
                <w:webHidden/>
              </w:rPr>
              <w:t>2</w:t>
            </w:r>
            <w:r w:rsidR="00F92BF7">
              <w:rPr>
                <w:noProof/>
                <w:webHidden/>
              </w:rPr>
              <w:fldChar w:fldCharType="end"/>
            </w:r>
            <w:r w:rsidR="00F92BF7" w:rsidRPr="00244A1A">
              <w:rPr>
                <w:rStyle w:val="Hyperlink"/>
                <w:noProof/>
              </w:rPr>
              <w:fldChar w:fldCharType="end"/>
            </w:r>
          </w:ins>
        </w:p>
        <w:p w14:paraId="62494E10" w14:textId="6FDA60C9" w:rsidR="00F92BF7" w:rsidRDefault="00F92BF7">
          <w:pPr>
            <w:pStyle w:val="TOC2"/>
            <w:tabs>
              <w:tab w:val="right" w:leader="dot" w:pos="10790"/>
            </w:tabs>
            <w:rPr>
              <w:ins w:id="37" w:author="Jeff Pitzen" w:date="2025-12-13T10:24:00Z" w16du:dateUtc="2025-12-13T15:24:00Z"/>
              <w:rFonts w:asciiTheme="minorHAnsi" w:eastAsiaTheme="minorEastAsia" w:hAnsiTheme="minorHAnsi"/>
              <w:noProof/>
              <w:kern w:val="2"/>
              <w:sz w:val="24"/>
              <w:szCs w:val="24"/>
              <w14:ligatures w14:val="standardContextual"/>
            </w:rPr>
          </w:pPr>
          <w:ins w:id="38"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"_Toc216514404"</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1.1</w:t>
            </w:r>
            <w:r>
              <w:rPr>
                <w:rFonts w:asciiTheme="minorHAnsi" w:eastAsiaTheme="minorEastAsia" w:hAnsiTheme="minorHAnsi"/>
                <w:noProof/>
                <w:kern w:val="2"/>
                <w:sz w:val="24"/>
                <w:szCs w:val="24"/>
                <w14:ligatures w14:val="standardContextual"/>
              </w:rPr>
              <w:tab/>
            </w:r>
            <w:r w:rsidRPr="00244A1A">
              <w:rPr>
                <w:rStyle w:val="Hyperlink"/>
                <w:noProof/>
              </w:rPr>
              <w:t>Core Components</w:t>
            </w:r>
            <w:r>
              <w:rPr>
                <w:noProof/>
                <w:webHidden/>
              </w:rPr>
              <w:tab/>
            </w:r>
            <w:r>
              <w:rPr>
                <w:noProof/>
                <w:webHidden/>
              </w:rPr>
              <w:fldChar w:fldCharType="begin"/>
            </w:r>
            <w:r>
              <w:rPr>
                <w:noProof/>
                <w:webHidden/>
              </w:rPr>
              <w:instrText xml:space="preserve"> PAGEREF _Toc216514404 \h </w:instrText>
            </w:r>
            <w:r>
              <w:rPr>
                <w:noProof/>
                <w:webHidden/>
              </w:rPr>
            </w:r>
            <w:r>
              <w:rPr>
                <w:noProof/>
                <w:webHidden/>
              </w:rPr>
              <w:fldChar w:fldCharType="separate"/>
            </w:r>
            <w:r>
              <w:rPr>
                <w:noProof/>
                <w:webHidden/>
              </w:rPr>
              <w:t>3</w:t>
            </w:r>
            <w:r>
              <w:rPr>
                <w:noProof/>
                <w:webHidden/>
              </w:rPr>
              <w:fldChar w:fldCharType="end"/>
            </w:r>
            <w:r w:rsidRPr="00244A1A">
              <w:rPr>
                <w:rStyle w:val="Hyperlink"/>
                <w:noProof/>
              </w:rPr>
              <w:fldChar w:fldCharType="end"/>
            </w:r>
          </w:ins>
        </w:p>
        <w:p w14:paraId="31449BA6" w14:textId="0895A327" w:rsidR="00F92BF7" w:rsidRDefault="00F92BF7">
          <w:pPr>
            <w:pStyle w:val="TOC2"/>
            <w:tabs>
              <w:tab w:val="right" w:leader="dot" w:pos="10790"/>
            </w:tabs>
            <w:rPr>
              <w:ins w:id="39" w:author="Jeff Pitzen" w:date="2025-12-13T10:24:00Z" w16du:dateUtc="2025-12-13T15:24:00Z"/>
              <w:rFonts w:asciiTheme="minorHAnsi" w:eastAsiaTheme="minorEastAsia" w:hAnsiTheme="minorHAnsi"/>
              <w:noProof/>
              <w:kern w:val="2"/>
              <w:sz w:val="24"/>
              <w:szCs w:val="24"/>
              <w14:ligatures w14:val="standardContextual"/>
            </w:rPr>
          </w:pPr>
          <w:ins w:id="40"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"_Toc216514405"</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1.2</w:t>
            </w:r>
            <w:r>
              <w:rPr>
                <w:rFonts w:asciiTheme="minorHAnsi" w:eastAsiaTheme="minorEastAsia" w:hAnsiTheme="minorHAnsi"/>
                <w:noProof/>
                <w:kern w:val="2"/>
                <w:sz w:val="24"/>
                <w:szCs w:val="24"/>
                <w14:ligatures w14:val="standardContextual"/>
              </w:rPr>
              <w:tab/>
            </w:r>
            <w:r w:rsidRPr="00244A1A">
              <w:rPr>
                <w:rStyle w:val="Hyperlink"/>
                <w:noProof/>
              </w:rPr>
              <w:t>EKS Cluster Pod Architecture</w:t>
            </w:r>
            <w:r>
              <w:rPr>
                <w:noProof/>
                <w:webHidden/>
              </w:rPr>
              <w:tab/>
            </w:r>
            <w:r>
              <w:rPr>
                <w:noProof/>
                <w:webHidden/>
              </w:rPr>
              <w:fldChar w:fldCharType="begin"/>
            </w:r>
            <w:r>
              <w:rPr>
                <w:noProof/>
                <w:webHidden/>
              </w:rPr>
              <w:instrText xml:space="preserve"> PAGEREF _Toc216514405 \h </w:instrText>
            </w:r>
            <w:r>
              <w:rPr>
                <w:noProof/>
                <w:webHidden/>
              </w:rPr>
            </w:r>
            <w:r>
              <w:rPr>
                <w:noProof/>
                <w:webHidden/>
              </w:rPr>
              <w:fldChar w:fldCharType="separate"/>
            </w:r>
            <w:r>
              <w:rPr>
                <w:noProof/>
                <w:webHidden/>
              </w:rPr>
              <w:t>4</w:t>
            </w:r>
            <w:r>
              <w:rPr>
                <w:noProof/>
                <w:webHidden/>
              </w:rPr>
              <w:fldChar w:fldCharType="end"/>
            </w:r>
            <w:r w:rsidRPr="00244A1A">
              <w:rPr>
                <w:rStyle w:val="Hyperlink"/>
                <w:noProof/>
              </w:rPr>
              <w:fldChar w:fldCharType="end"/>
            </w:r>
          </w:ins>
        </w:p>
        <w:p w14:paraId="3013EEFF" w14:textId="044CB1A5" w:rsidR="00F92BF7" w:rsidRDefault="00F92BF7">
          <w:pPr>
            <w:pStyle w:val="TOC2"/>
            <w:tabs>
              <w:tab w:val="right" w:leader="dot" w:pos="10790"/>
            </w:tabs>
            <w:rPr>
              <w:ins w:id="41" w:author="Jeff Pitzen" w:date="2025-12-13T10:24:00Z" w16du:dateUtc="2025-12-13T15:24:00Z"/>
              <w:rFonts w:asciiTheme="minorHAnsi" w:eastAsiaTheme="minorEastAsia" w:hAnsiTheme="minorHAnsi"/>
              <w:noProof/>
              <w:kern w:val="2"/>
              <w:sz w:val="24"/>
              <w:szCs w:val="24"/>
              <w14:ligatures w14:val="standardContextual"/>
            </w:rPr>
          </w:pPr>
          <w:ins w:id="42"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"_Toc216514406"</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1.3</w:t>
            </w:r>
            <w:r>
              <w:rPr>
                <w:rFonts w:asciiTheme="minorHAnsi" w:eastAsiaTheme="minorEastAsia" w:hAnsiTheme="minorHAnsi"/>
                <w:noProof/>
                <w:kern w:val="2"/>
                <w:sz w:val="24"/>
                <w:szCs w:val="24"/>
                <w14:ligatures w14:val="standardContextual"/>
              </w:rPr>
              <w:tab/>
            </w:r>
            <w:r w:rsidRPr="00244A1A">
              <w:rPr>
                <w:rStyle w:val="Hyperlink"/>
                <w:noProof/>
              </w:rPr>
              <w:t>Load Balancer &amp; User Access</w:t>
            </w:r>
            <w:r>
              <w:rPr>
                <w:noProof/>
                <w:webHidden/>
              </w:rPr>
              <w:tab/>
            </w:r>
            <w:r>
              <w:rPr>
                <w:noProof/>
                <w:webHidden/>
              </w:rPr>
              <w:fldChar w:fldCharType="begin"/>
            </w:r>
            <w:r>
              <w:rPr>
                <w:noProof/>
                <w:webHidden/>
              </w:rPr>
              <w:instrText xml:space="preserve"> PAGEREF _Toc216514406 \h </w:instrText>
            </w:r>
            <w:r>
              <w:rPr>
                <w:noProof/>
                <w:webHidden/>
              </w:rPr>
            </w:r>
            <w:r>
              <w:rPr>
                <w:noProof/>
                <w:webHidden/>
              </w:rPr>
              <w:fldChar w:fldCharType="separate"/>
            </w:r>
            <w:r>
              <w:rPr>
                <w:noProof/>
                <w:webHidden/>
              </w:rPr>
              <w:t>4</w:t>
            </w:r>
            <w:r>
              <w:rPr>
                <w:noProof/>
                <w:webHidden/>
              </w:rPr>
              <w:fldChar w:fldCharType="end"/>
            </w:r>
            <w:r w:rsidRPr="00244A1A">
              <w:rPr>
                <w:rStyle w:val="Hyperlink"/>
                <w:noProof/>
              </w:rPr>
              <w:fldChar w:fldCharType="end"/>
            </w:r>
          </w:ins>
        </w:p>
        <w:p w14:paraId="07C46F40" w14:textId="13AAADD7" w:rsidR="00F92BF7" w:rsidRDefault="00F92BF7">
          <w:pPr>
            <w:pStyle w:val="TOC2"/>
            <w:tabs>
              <w:tab w:val="right" w:leader="dot" w:pos="10790"/>
            </w:tabs>
            <w:rPr>
              <w:ins w:id="43" w:author="Jeff Pitzen" w:date="2025-12-13T10:24:00Z" w16du:dateUtc="2025-12-13T15:24:00Z"/>
              <w:rFonts w:asciiTheme="minorHAnsi" w:eastAsiaTheme="minorEastAsia" w:hAnsiTheme="minorHAnsi"/>
              <w:noProof/>
              <w:kern w:val="2"/>
              <w:sz w:val="24"/>
              <w:szCs w:val="24"/>
              <w14:ligatures w14:val="standardContextual"/>
            </w:rPr>
          </w:pPr>
          <w:ins w:id="44"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"_Toc216514407"</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1.4</w:t>
            </w:r>
            <w:r>
              <w:rPr>
                <w:rFonts w:asciiTheme="minorHAnsi" w:eastAsiaTheme="minorEastAsia" w:hAnsiTheme="minorHAnsi"/>
                <w:noProof/>
                <w:kern w:val="2"/>
                <w:sz w:val="24"/>
                <w:szCs w:val="24"/>
                <w14:ligatures w14:val="standardContextual"/>
              </w:rPr>
              <w:tab/>
            </w:r>
            <w:r w:rsidRPr="00244A1A">
              <w:rPr>
                <w:rStyle w:val="Hyperlink"/>
                <w:noProof/>
              </w:rPr>
              <w:t>Storage Layer Integration (CSI + IAM)</w:t>
            </w:r>
            <w:r>
              <w:rPr>
                <w:noProof/>
                <w:webHidden/>
              </w:rPr>
              <w:tab/>
            </w:r>
            <w:r>
              <w:rPr>
                <w:noProof/>
                <w:webHidden/>
              </w:rPr>
              <w:fldChar w:fldCharType="begin"/>
            </w:r>
            <w:r>
              <w:rPr>
                <w:noProof/>
                <w:webHidden/>
              </w:rPr>
              <w:instrText xml:space="preserve"> PAGEREF _Toc216514407 \h </w:instrText>
            </w:r>
            <w:r>
              <w:rPr>
                <w:noProof/>
                <w:webHidden/>
              </w:rPr>
            </w:r>
            <w:r>
              <w:rPr>
                <w:noProof/>
                <w:webHidden/>
              </w:rPr>
              <w:fldChar w:fldCharType="separate"/>
            </w:r>
            <w:r>
              <w:rPr>
                <w:noProof/>
                <w:webHidden/>
              </w:rPr>
              <w:t>5</w:t>
            </w:r>
            <w:r>
              <w:rPr>
                <w:noProof/>
                <w:webHidden/>
              </w:rPr>
              <w:fldChar w:fldCharType="end"/>
            </w:r>
            <w:r w:rsidRPr="00244A1A">
              <w:rPr>
                <w:rStyle w:val="Hyperlink"/>
                <w:noProof/>
              </w:rPr>
              <w:fldChar w:fldCharType="end"/>
            </w:r>
          </w:ins>
        </w:p>
        <w:p w14:paraId="15ECB016" w14:textId="2B6D55AA" w:rsidR="00F92BF7" w:rsidRDefault="00F92BF7">
          <w:pPr>
            <w:pStyle w:val="TOC2"/>
            <w:tabs>
              <w:tab w:val="right" w:leader="dot" w:pos="10790"/>
            </w:tabs>
            <w:rPr>
              <w:ins w:id="45" w:author="Jeff Pitzen" w:date="2025-12-13T10:24:00Z" w16du:dateUtc="2025-12-13T15:24:00Z"/>
              <w:rFonts w:asciiTheme="minorHAnsi" w:eastAsiaTheme="minorEastAsia" w:hAnsiTheme="minorHAnsi"/>
              <w:noProof/>
              <w:kern w:val="2"/>
              <w:sz w:val="24"/>
              <w:szCs w:val="24"/>
              <w14:ligatures w14:val="standardContextual"/>
            </w:rPr>
          </w:pPr>
          <w:ins w:id="46"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"_Toc216514408"</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1.5</w:t>
            </w:r>
            <w:r>
              <w:rPr>
                <w:rFonts w:asciiTheme="minorHAnsi" w:eastAsiaTheme="minorEastAsia" w:hAnsiTheme="minorHAnsi"/>
                <w:noProof/>
                <w:kern w:val="2"/>
                <w:sz w:val="24"/>
                <w:szCs w:val="24"/>
                <w14:ligatures w14:val="standardContextual"/>
              </w:rPr>
              <w:tab/>
            </w:r>
            <w:r w:rsidRPr="00244A1A">
              <w:rPr>
                <w:rStyle w:val="Hyperlink"/>
                <w:noProof/>
              </w:rPr>
              <w:t>External Integrations</w:t>
            </w:r>
            <w:r>
              <w:rPr>
                <w:noProof/>
                <w:webHidden/>
              </w:rPr>
              <w:tab/>
            </w:r>
            <w:r>
              <w:rPr>
                <w:noProof/>
                <w:webHidden/>
              </w:rPr>
              <w:fldChar w:fldCharType="begin"/>
            </w:r>
            <w:r>
              <w:rPr>
                <w:noProof/>
                <w:webHidden/>
              </w:rPr>
              <w:instrText xml:space="preserve"> PAGEREF _Toc216514408 \h </w:instrText>
            </w:r>
            <w:r>
              <w:rPr>
                <w:noProof/>
                <w:webHidden/>
              </w:rPr>
            </w:r>
            <w:r>
              <w:rPr>
                <w:noProof/>
                <w:webHidden/>
              </w:rPr>
              <w:fldChar w:fldCharType="separate"/>
            </w:r>
            <w:r>
              <w:rPr>
                <w:noProof/>
                <w:webHidden/>
              </w:rPr>
              <w:t>5</w:t>
            </w:r>
            <w:r>
              <w:rPr>
                <w:noProof/>
                <w:webHidden/>
              </w:rPr>
              <w:fldChar w:fldCharType="end"/>
            </w:r>
            <w:r w:rsidRPr="00244A1A">
              <w:rPr>
                <w:rStyle w:val="Hyperlink"/>
                <w:noProof/>
              </w:rPr>
              <w:fldChar w:fldCharType="end"/>
            </w:r>
          </w:ins>
        </w:p>
        <w:p w14:paraId="342BFA8F" w14:textId="616580FF" w:rsidR="00F92BF7" w:rsidRDefault="00F92BF7">
          <w:pPr>
            <w:pStyle w:val="TOC2"/>
            <w:tabs>
              <w:tab w:val="right" w:leader="dot" w:pos="10790"/>
            </w:tabs>
            <w:rPr>
              <w:ins w:id="47" w:author="Jeff Pitzen" w:date="2025-12-13T10:24:00Z" w16du:dateUtc="2025-12-13T15:24:00Z"/>
              <w:rFonts w:asciiTheme="minorHAnsi" w:eastAsiaTheme="minorEastAsia" w:hAnsiTheme="minorHAnsi"/>
              <w:noProof/>
              <w:kern w:val="2"/>
              <w:sz w:val="24"/>
              <w:szCs w:val="24"/>
              <w14:ligatures w14:val="standardContextual"/>
            </w:rPr>
          </w:pPr>
          <w:ins w:id="48"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"_Toc216514409"</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1.6</w:t>
            </w:r>
            <w:r>
              <w:rPr>
                <w:rFonts w:asciiTheme="minorHAnsi" w:eastAsiaTheme="minorEastAsia" w:hAnsiTheme="minorHAnsi"/>
                <w:noProof/>
                <w:kern w:val="2"/>
                <w:sz w:val="24"/>
                <w:szCs w:val="24"/>
                <w14:ligatures w14:val="standardContextual"/>
              </w:rPr>
              <w:tab/>
            </w:r>
            <w:r w:rsidRPr="00244A1A">
              <w:rPr>
                <w:rStyle w:val="Hyperlink"/>
                <w:noProof/>
              </w:rPr>
              <w:t>Security &amp; Compliance</w:t>
            </w:r>
            <w:r>
              <w:rPr>
                <w:noProof/>
                <w:webHidden/>
              </w:rPr>
              <w:tab/>
            </w:r>
            <w:r>
              <w:rPr>
                <w:noProof/>
                <w:webHidden/>
              </w:rPr>
              <w:fldChar w:fldCharType="begin"/>
            </w:r>
            <w:r>
              <w:rPr>
                <w:noProof/>
                <w:webHidden/>
              </w:rPr>
              <w:instrText xml:space="preserve"> PAGEREF _Toc216514409 \h </w:instrText>
            </w:r>
            <w:r>
              <w:rPr>
                <w:noProof/>
                <w:webHidden/>
              </w:rPr>
            </w:r>
            <w:r>
              <w:rPr>
                <w:noProof/>
                <w:webHidden/>
              </w:rPr>
              <w:fldChar w:fldCharType="separate"/>
            </w:r>
            <w:r>
              <w:rPr>
                <w:noProof/>
                <w:webHidden/>
              </w:rPr>
              <w:t>5</w:t>
            </w:r>
            <w:r>
              <w:rPr>
                <w:noProof/>
                <w:webHidden/>
              </w:rPr>
              <w:fldChar w:fldCharType="end"/>
            </w:r>
            <w:r w:rsidRPr="00244A1A">
              <w:rPr>
                <w:rStyle w:val="Hyperlink"/>
                <w:noProof/>
              </w:rPr>
              <w:fldChar w:fldCharType="end"/>
            </w:r>
          </w:ins>
        </w:p>
        <w:p w14:paraId="16380D21" w14:textId="7D3CBBF3" w:rsidR="00F92BF7" w:rsidRDefault="00F92BF7">
          <w:pPr>
            <w:pStyle w:val="TOC2"/>
            <w:tabs>
              <w:tab w:val="right" w:leader="dot" w:pos="10790"/>
            </w:tabs>
            <w:rPr>
              <w:ins w:id="49" w:author="Jeff Pitzen" w:date="2025-12-13T10:24:00Z" w16du:dateUtc="2025-12-13T15:24:00Z"/>
              <w:rFonts w:asciiTheme="minorHAnsi" w:eastAsiaTheme="minorEastAsia" w:hAnsiTheme="minorHAnsi"/>
              <w:noProof/>
              <w:kern w:val="2"/>
              <w:sz w:val="24"/>
              <w:szCs w:val="24"/>
              <w14:ligatures w14:val="standardContextual"/>
            </w:rPr>
          </w:pPr>
          <w:ins w:id="50"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"_Toc216514410"</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1.7</w:t>
            </w:r>
            <w:r>
              <w:rPr>
                <w:rFonts w:asciiTheme="minorHAnsi" w:eastAsiaTheme="minorEastAsia" w:hAnsiTheme="minorHAnsi"/>
                <w:noProof/>
                <w:kern w:val="2"/>
                <w:sz w:val="24"/>
                <w:szCs w:val="24"/>
                <w14:ligatures w14:val="standardContextual"/>
              </w:rPr>
              <w:tab/>
            </w:r>
            <w:r w:rsidRPr="00244A1A">
              <w:rPr>
                <w:rStyle w:val="Hyperlink"/>
                <w:noProof/>
              </w:rPr>
              <w:t>Data Flow Summary</w:t>
            </w:r>
            <w:r>
              <w:rPr>
                <w:noProof/>
                <w:webHidden/>
              </w:rPr>
              <w:tab/>
            </w:r>
            <w:r>
              <w:rPr>
                <w:noProof/>
                <w:webHidden/>
              </w:rPr>
              <w:fldChar w:fldCharType="begin"/>
            </w:r>
            <w:r>
              <w:rPr>
                <w:noProof/>
                <w:webHidden/>
              </w:rPr>
              <w:instrText xml:space="preserve"> PAGEREF _Toc216514410 \h </w:instrText>
            </w:r>
            <w:r>
              <w:rPr>
                <w:noProof/>
                <w:webHidden/>
              </w:rPr>
            </w:r>
            <w:r>
              <w:rPr>
                <w:noProof/>
                <w:webHidden/>
              </w:rPr>
              <w:fldChar w:fldCharType="separate"/>
            </w:r>
            <w:r>
              <w:rPr>
                <w:noProof/>
                <w:webHidden/>
              </w:rPr>
              <w:t>6</w:t>
            </w:r>
            <w:r>
              <w:rPr>
                <w:noProof/>
                <w:webHidden/>
              </w:rPr>
              <w:fldChar w:fldCharType="end"/>
            </w:r>
            <w:r w:rsidRPr="00244A1A">
              <w:rPr>
                <w:rStyle w:val="Hyperlink"/>
                <w:noProof/>
              </w:rPr>
              <w:fldChar w:fldCharType="end"/>
            </w:r>
          </w:ins>
        </w:p>
        <w:p w14:paraId="7F5C61E8" w14:textId="0016E63F" w:rsidR="00F92BF7" w:rsidRDefault="00F92BF7">
          <w:pPr>
            <w:pStyle w:val="TOC1"/>
            <w:tabs>
              <w:tab w:val="right" w:leader="dot" w:pos="10790"/>
            </w:tabs>
            <w:rPr>
              <w:ins w:id="51" w:author="Jeff Pitzen" w:date="2025-12-13T10:24:00Z" w16du:dateUtc="2025-12-13T15:24:00Z"/>
              <w:rFonts w:asciiTheme="minorHAnsi" w:eastAsiaTheme="minorEastAsia" w:hAnsiTheme="minorHAnsi"/>
              <w:noProof/>
              <w:kern w:val="2"/>
              <w:sz w:val="24"/>
              <w:szCs w:val="24"/>
              <w14:ligatures w14:val="standardContextual"/>
            </w:rPr>
          </w:pPr>
          <w:ins w:id="52"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"_Toc216514411"</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2</w:t>
            </w:r>
            <w:r>
              <w:rPr>
                <w:rFonts w:asciiTheme="minorHAnsi" w:eastAsiaTheme="minorEastAsia" w:hAnsiTheme="minorHAnsi"/>
                <w:noProof/>
                <w:kern w:val="2"/>
                <w:sz w:val="24"/>
                <w:szCs w:val="24"/>
                <w14:ligatures w14:val="standardContextual"/>
              </w:rPr>
              <w:tab/>
            </w:r>
            <w:r w:rsidRPr="00244A1A">
              <w:rPr>
                <w:rStyle w:val="Hyperlink"/>
                <w:noProof/>
              </w:rPr>
              <w:t>PHASE 1: EKS CLUSTER CREATION</w:t>
            </w:r>
            <w:r>
              <w:rPr>
                <w:noProof/>
                <w:webHidden/>
              </w:rPr>
              <w:tab/>
            </w:r>
            <w:r>
              <w:rPr>
                <w:noProof/>
                <w:webHidden/>
              </w:rPr>
              <w:fldChar w:fldCharType="begin"/>
            </w:r>
            <w:r>
              <w:rPr>
                <w:noProof/>
                <w:webHidden/>
              </w:rPr>
              <w:instrText xml:space="preserve"> PAGEREF _Toc216514411 \h </w:instrText>
            </w:r>
            <w:r>
              <w:rPr>
                <w:noProof/>
                <w:webHidden/>
              </w:rPr>
            </w:r>
            <w:r>
              <w:rPr>
                <w:noProof/>
                <w:webHidden/>
              </w:rPr>
              <w:fldChar w:fldCharType="separate"/>
            </w:r>
            <w:r>
              <w:rPr>
                <w:noProof/>
                <w:webHidden/>
              </w:rPr>
              <w:t>7</w:t>
            </w:r>
            <w:r>
              <w:rPr>
                <w:noProof/>
                <w:webHidden/>
              </w:rPr>
              <w:fldChar w:fldCharType="end"/>
            </w:r>
            <w:r w:rsidRPr="00244A1A">
              <w:rPr>
                <w:rStyle w:val="Hyperlink"/>
                <w:noProof/>
              </w:rPr>
              <w:fldChar w:fldCharType="end"/>
            </w:r>
          </w:ins>
        </w:p>
        <w:p w14:paraId="162506F5" w14:textId="500CC289" w:rsidR="00F92BF7" w:rsidRDefault="00F92BF7">
          <w:pPr>
            <w:pStyle w:val="TOC2"/>
            <w:tabs>
              <w:tab w:val="right" w:leader="dot" w:pos="10790"/>
            </w:tabs>
            <w:rPr>
              <w:ins w:id="53" w:author="Jeff Pitzen" w:date="2025-12-13T10:24:00Z" w16du:dateUtc="2025-12-13T15:24:00Z"/>
              <w:rFonts w:asciiTheme="minorHAnsi" w:eastAsiaTheme="minorEastAsia" w:hAnsiTheme="minorHAnsi"/>
              <w:noProof/>
              <w:kern w:val="2"/>
              <w:sz w:val="24"/>
              <w:szCs w:val="24"/>
              <w14:ligatures w14:val="standardContextual"/>
            </w:rPr>
          </w:pPr>
          <w:ins w:id="54"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"_Toc216514412"</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2.1</w:t>
            </w:r>
            <w:r>
              <w:rPr>
                <w:rFonts w:asciiTheme="minorHAnsi" w:eastAsiaTheme="minorEastAsia" w:hAnsiTheme="minorHAnsi"/>
                <w:noProof/>
                <w:kern w:val="2"/>
                <w:sz w:val="24"/>
                <w:szCs w:val="24"/>
                <w14:ligatures w14:val="standardContextual"/>
              </w:rPr>
              <w:tab/>
            </w:r>
            <w:r w:rsidRPr="00244A1A">
              <w:rPr>
                <w:rStyle w:val="Hyperlink"/>
                <w:noProof/>
              </w:rPr>
              <w:t>Step 1: Create EKS Cluster</w:t>
            </w:r>
            <w:r>
              <w:rPr>
                <w:noProof/>
                <w:webHidden/>
              </w:rPr>
              <w:tab/>
            </w:r>
            <w:r>
              <w:rPr>
                <w:noProof/>
                <w:webHidden/>
              </w:rPr>
              <w:fldChar w:fldCharType="begin"/>
            </w:r>
            <w:r>
              <w:rPr>
                <w:noProof/>
                <w:webHidden/>
              </w:rPr>
              <w:instrText xml:space="preserve"> PAGEREF _Toc216514412 \h </w:instrText>
            </w:r>
            <w:r>
              <w:rPr>
                <w:noProof/>
                <w:webHidden/>
              </w:rPr>
            </w:r>
            <w:r>
              <w:rPr>
                <w:noProof/>
                <w:webHidden/>
              </w:rPr>
              <w:fldChar w:fldCharType="separate"/>
            </w:r>
            <w:r>
              <w:rPr>
                <w:noProof/>
                <w:webHidden/>
              </w:rPr>
              <w:t>7</w:t>
            </w:r>
            <w:r>
              <w:rPr>
                <w:noProof/>
                <w:webHidden/>
              </w:rPr>
              <w:fldChar w:fldCharType="end"/>
            </w:r>
            <w:r w:rsidRPr="00244A1A">
              <w:rPr>
                <w:rStyle w:val="Hyperlink"/>
                <w:noProof/>
              </w:rPr>
              <w:fldChar w:fldCharType="end"/>
            </w:r>
          </w:ins>
        </w:p>
        <w:p w14:paraId="25889A48" w14:textId="6D84DDD1" w:rsidR="00F92BF7" w:rsidRDefault="00F92BF7">
          <w:pPr>
            <w:pStyle w:val="TOC2"/>
            <w:tabs>
              <w:tab w:val="right" w:leader="dot" w:pos="10790"/>
            </w:tabs>
            <w:rPr>
              <w:ins w:id="55" w:author="Jeff Pitzen" w:date="2025-12-13T10:24:00Z" w16du:dateUtc="2025-12-13T15:24:00Z"/>
              <w:rFonts w:asciiTheme="minorHAnsi" w:eastAsiaTheme="minorEastAsia" w:hAnsiTheme="minorHAnsi"/>
              <w:noProof/>
              <w:kern w:val="2"/>
              <w:sz w:val="24"/>
              <w:szCs w:val="24"/>
              <w14:ligatures w14:val="standardContextual"/>
            </w:rPr>
          </w:pPr>
          <w:ins w:id="56"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"_Toc216514413"</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Pr>
                <w:rFonts w:asciiTheme="minorHAnsi" w:eastAsiaTheme="minorEastAsia" w:hAnsiTheme="minorHAnsi"/>
                <w:noProof/>
                <w:kern w:val="2"/>
                <w:sz w:val="24"/>
                <w:szCs w:val="24"/>
                <w14:ligatures w14:val="standardContextual"/>
              </w:rPr>
              <w:tab/>
            </w:r>
            <w:r w:rsidRPr="00244A1A">
              <w:rPr>
                <w:rStyle w:val="Hyperlink"/>
                <w:noProof/>
              </w:rPr>
              <w:t>STEP 2:</w:t>
            </w:r>
            <w:r>
              <w:rPr>
                <w:noProof/>
                <w:webHidden/>
              </w:rPr>
              <w:tab/>
            </w:r>
            <w:r>
              <w:rPr>
                <w:noProof/>
                <w:webHidden/>
              </w:rPr>
              <w:fldChar w:fldCharType="begin"/>
            </w:r>
            <w:r>
              <w:rPr>
                <w:noProof/>
                <w:webHidden/>
              </w:rPr>
              <w:instrText xml:space="preserve"> PAGEREF _Toc216514413 \h </w:instrText>
            </w:r>
            <w:r>
              <w:rPr>
                <w:noProof/>
                <w:webHidden/>
              </w:rPr>
            </w:r>
            <w:r>
              <w:rPr>
                <w:noProof/>
                <w:webHidden/>
              </w:rPr>
              <w:fldChar w:fldCharType="separate"/>
            </w:r>
            <w:r>
              <w:rPr>
                <w:noProof/>
                <w:webHidden/>
              </w:rPr>
              <w:t>8</w:t>
            </w:r>
            <w:r>
              <w:rPr>
                <w:noProof/>
                <w:webHidden/>
              </w:rPr>
              <w:fldChar w:fldCharType="end"/>
            </w:r>
            <w:r w:rsidRPr="00244A1A">
              <w:rPr>
                <w:rStyle w:val="Hyperlink"/>
                <w:noProof/>
              </w:rPr>
              <w:fldChar w:fldCharType="end"/>
            </w:r>
          </w:ins>
        </w:p>
        <w:p w14:paraId="04937541" w14:textId="03F4E835" w:rsidR="00F92BF7" w:rsidRDefault="00F92BF7">
          <w:pPr>
            <w:pStyle w:val="TOC2"/>
            <w:tabs>
              <w:tab w:val="right" w:leader="dot" w:pos="10790"/>
            </w:tabs>
            <w:rPr>
              <w:ins w:id="57" w:author="Jeff Pitzen" w:date="2025-12-13T10:24:00Z" w16du:dateUtc="2025-12-13T15:24:00Z"/>
              <w:rFonts w:asciiTheme="minorHAnsi" w:eastAsiaTheme="minorEastAsia" w:hAnsiTheme="minorHAnsi"/>
              <w:noProof/>
              <w:kern w:val="2"/>
              <w:sz w:val="24"/>
              <w:szCs w:val="24"/>
              <w14:ligatures w14:val="standardContextual"/>
            </w:rPr>
          </w:pPr>
          <w:ins w:id="58"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"_Toc216514421"</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2.2</w:t>
            </w:r>
            <w:r>
              <w:rPr>
                <w:rFonts w:asciiTheme="minorHAnsi" w:eastAsiaTheme="minorEastAsia" w:hAnsiTheme="minorHAnsi"/>
                <w:noProof/>
                <w:kern w:val="2"/>
                <w:sz w:val="24"/>
                <w:szCs w:val="24"/>
                <w14:ligatures w14:val="standardContextual"/>
              </w:rPr>
              <w:tab/>
            </w:r>
            <w:r w:rsidRPr="00244A1A">
              <w:rPr>
                <w:rStyle w:val="Hyperlink"/>
                <w:noProof/>
              </w:rPr>
              <w:t>Associate OIDC Provider</w:t>
            </w:r>
            <w:r>
              <w:rPr>
                <w:noProof/>
                <w:webHidden/>
              </w:rPr>
              <w:tab/>
            </w:r>
            <w:r>
              <w:rPr>
                <w:noProof/>
                <w:webHidden/>
              </w:rPr>
              <w:fldChar w:fldCharType="begin"/>
            </w:r>
            <w:r>
              <w:rPr>
                <w:noProof/>
                <w:webHidden/>
              </w:rPr>
              <w:instrText xml:space="preserve"> PAGEREF _Toc216514421 \h </w:instrText>
            </w:r>
            <w:r>
              <w:rPr>
                <w:noProof/>
                <w:webHidden/>
              </w:rPr>
            </w:r>
            <w:r>
              <w:rPr>
                <w:noProof/>
                <w:webHidden/>
              </w:rPr>
              <w:fldChar w:fldCharType="separate"/>
            </w:r>
            <w:r>
              <w:rPr>
                <w:noProof/>
                <w:webHidden/>
              </w:rPr>
              <w:t>8</w:t>
            </w:r>
            <w:r>
              <w:rPr>
                <w:noProof/>
                <w:webHidden/>
              </w:rPr>
              <w:fldChar w:fldCharType="end"/>
            </w:r>
            <w:r w:rsidRPr="00244A1A">
              <w:rPr>
                <w:rStyle w:val="Hyperlink"/>
                <w:noProof/>
              </w:rPr>
              <w:fldChar w:fldCharType="end"/>
            </w:r>
          </w:ins>
        </w:p>
        <w:p w14:paraId="280601D3" w14:textId="0495737B" w:rsidR="00F92BF7" w:rsidRDefault="00F92BF7">
          <w:pPr>
            <w:pStyle w:val="TOC2"/>
            <w:tabs>
              <w:tab w:val="right" w:leader="dot" w:pos="10790"/>
            </w:tabs>
            <w:rPr>
              <w:ins w:id="59" w:author="Jeff Pitzen" w:date="2025-12-13T10:24:00Z" w16du:dateUtc="2025-12-13T15:24:00Z"/>
              <w:rFonts w:asciiTheme="minorHAnsi" w:eastAsiaTheme="minorEastAsia" w:hAnsiTheme="minorHAnsi"/>
              <w:noProof/>
              <w:kern w:val="2"/>
              <w:sz w:val="24"/>
              <w:szCs w:val="24"/>
              <w14:ligatures w14:val="standardContextual"/>
            </w:rPr>
          </w:pPr>
          <w:ins w:id="60"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"_Toc216514422"</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Pr>
                <w:rFonts w:asciiTheme="minorHAnsi" w:eastAsiaTheme="minorEastAsia" w:hAnsiTheme="minorHAnsi"/>
                <w:noProof/>
                <w:kern w:val="2"/>
                <w:sz w:val="24"/>
                <w:szCs w:val="24"/>
                <w14:ligatures w14:val="standardContextual"/>
              </w:rPr>
              <w:tab/>
            </w:r>
            <w:r w:rsidRPr="00244A1A">
              <w:rPr>
                <w:rStyle w:val="Hyperlink"/>
                <w:noProof/>
              </w:rPr>
              <w:t>STEP 3: Get Cluster OIDC Issuer</w:t>
            </w:r>
            <w:r>
              <w:rPr>
                <w:noProof/>
                <w:webHidden/>
              </w:rPr>
              <w:tab/>
            </w:r>
            <w:r>
              <w:rPr>
                <w:noProof/>
                <w:webHidden/>
              </w:rPr>
              <w:fldChar w:fldCharType="begin"/>
            </w:r>
            <w:r>
              <w:rPr>
                <w:noProof/>
                <w:webHidden/>
              </w:rPr>
              <w:instrText xml:space="preserve"> PAGEREF _Toc216514422 \h </w:instrText>
            </w:r>
            <w:r>
              <w:rPr>
                <w:noProof/>
                <w:webHidden/>
              </w:rPr>
            </w:r>
            <w:r>
              <w:rPr>
                <w:noProof/>
                <w:webHidden/>
              </w:rPr>
              <w:fldChar w:fldCharType="separate"/>
            </w:r>
            <w:r>
              <w:rPr>
                <w:noProof/>
                <w:webHidden/>
              </w:rPr>
              <w:t>8</w:t>
            </w:r>
            <w:r>
              <w:rPr>
                <w:noProof/>
                <w:webHidden/>
              </w:rPr>
              <w:fldChar w:fldCharType="end"/>
            </w:r>
            <w:r w:rsidRPr="00244A1A">
              <w:rPr>
                <w:rStyle w:val="Hyperlink"/>
                <w:noProof/>
              </w:rPr>
              <w:fldChar w:fldCharType="end"/>
            </w:r>
          </w:ins>
        </w:p>
        <w:p w14:paraId="0980D2DF" w14:textId="4FFD4374" w:rsidR="00F92BF7" w:rsidRDefault="00F92BF7">
          <w:pPr>
            <w:pStyle w:val="TOC2"/>
            <w:tabs>
              <w:tab w:val="right" w:leader="dot" w:pos="10790"/>
            </w:tabs>
            <w:rPr>
              <w:ins w:id="61" w:author="Jeff Pitzen" w:date="2025-12-13T10:24:00Z" w16du:dateUtc="2025-12-13T15:24:00Z"/>
              <w:rFonts w:asciiTheme="minorHAnsi" w:eastAsiaTheme="minorEastAsia" w:hAnsiTheme="minorHAnsi"/>
              <w:noProof/>
              <w:kern w:val="2"/>
              <w:sz w:val="24"/>
              <w:szCs w:val="24"/>
              <w14:ligatures w14:val="standardContextual"/>
            </w:rPr>
          </w:pPr>
          <w:ins w:id="62"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"_Toc216514425"</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2.3</w:t>
            </w:r>
            <w:r>
              <w:rPr>
                <w:rFonts w:asciiTheme="minorHAnsi" w:eastAsiaTheme="minorEastAsia" w:hAnsiTheme="minorHAnsi"/>
                <w:noProof/>
                <w:kern w:val="2"/>
                <w:sz w:val="24"/>
                <w:szCs w:val="24"/>
                <w14:ligatures w14:val="standardContextual"/>
              </w:rPr>
              <w:tab/>
            </w:r>
            <w:r w:rsidRPr="00244A1A">
              <w:rPr>
                <w:rStyle w:val="Hyperlink"/>
                <w:noProof/>
              </w:rPr>
              <w:t>Recommended Containers</w:t>
            </w:r>
            <w:r>
              <w:rPr>
                <w:noProof/>
                <w:webHidden/>
              </w:rPr>
              <w:tab/>
            </w:r>
            <w:r>
              <w:rPr>
                <w:noProof/>
                <w:webHidden/>
              </w:rPr>
              <w:fldChar w:fldCharType="begin"/>
            </w:r>
            <w:r>
              <w:rPr>
                <w:noProof/>
                <w:webHidden/>
              </w:rPr>
              <w:instrText xml:space="preserve"> PAGEREF _Toc216514425 \h </w:instrText>
            </w:r>
            <w:r>
              <w:rPr>
                <w:noProof/>
                <w:webHidden/>
              </w:rPr>
            </w:r>
            <w:r>
              <w:rPr>
                <w:noProof/>
                <w:webHidden/>
              </w:rPr>
              <w:fldChar w:fldCharType="separate"/>
            </w:r>
            <w:r>
              <w:rPr>
                <w:noProof/>
                <w:webHidden/>
              </w:rPr>
              <w:t>8</w:t>
            </w:r>
            <w:r>
              <w:rPr>
                <w:noProof/>
                <w:webHidden/>
              </w:rPr>
              <w:fldChar w:fldCharType="end"/>
            </w:r>
            <w:r w:rsidRPr="00244A1A">
              <w:rPr>
                <w:rStyle w:val="Hyperlink"/>
                <w:noProof/>
              </w:rPr>
              <w:fldChar w:fldCharType="end"/>
            </w:r>
          </w:ins>
        </w:p>
        <w:p w14:paraId="2E2678F9" w14:textId="3A5F94E7" w:rsidR="00F92BF7" w:rsidRDefault="00F92BF7">
          <w:pPr>
            <w:pStyle w:val="TOC2"/>
            <w:tabs>
              <w:tab w:val="right" w:leader="dot" w:pos="10790"/>
            </w:tabs>
            <w:rPr>
              <w:ins w:id="63" w:author="Jeff Pitzen" w:date="2025-12-13T10:24:00Z" w16du:dateUtc="2025-12-13T15:24:00Z"/>
              <w:rFonts w:asciiTheme="minorHAnsi" w:eastAsiaTheme="minorEastAsia" w:hAnsiTheme="minorHAnsi"/>
              <w:noProof/>
              <w:kern w:val="2"/>
              <w:sz w:val="24"/>
              <w:szCs w:val="24"/>
              <w14:ligatures w14:val="standardContextual"/>
            </w:rPr>
          </w:pPr>
          <w:ins w:id="64"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"_Toc216514426"</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lang w:val="en-IN"/>
              </w:rPr>
              <w:t>2.4</w:t>
            </w:r>
            <w:r>
              <w:rPr>
                <w:rFonts w:asciiTheme="minorHAnsi" w:eastAsiaTheme="minorEastAsia" w:hAnsiTheme="minorHAnsi"/>
                <w:noProof/>
                <w:kern w:val="2"/>
                <w:sz w:val="24"/>
                <w:szCs w:val="24"/>
                <w14:ligatures w14:val="standardContextual"/>
              </w:rPr>
              <w:tab/>
            </w:r>
            <w:r w:rsidRPr="00244A1A">
              <w:rPr>
                <w:rStyle w:val="Hyperlink"/>
                <w:noProof/>
                <w:lang w:val="en-IN"/>
              </w:rPr>
              <w:t>STEP 4: Get Cluster VPC Information</w:t>
            </w:r>
            <w:r>
              <w:rPr>
                <w:noProof/>
                <w:webHidden/>
              </w:rPr>
              <w:tab/>
            </w:r>
            <w:r>
              <w:rPr>
                <w:noProof/>
                <w:webHidden/>
              </w:rPr>
              <w:fldChar w:fldCharType="begin"/>
            </w:r>
            <w:r>
              <w:rPr>
                <w:noProof/>
                <w:webHidden/>
              </w:rPr>
              <w:instrText xml:space="preserve"> PAGEREF _Toc216514426 \h </w:instrText>
            </w:r>
            <w:r>
              <w:rPr>
                <w:noProof/>
                <w:webHidden/>
              </w:rPr>
            </w:r>
            <w:r>
              <w:rPr>
                <w:noProof/>
                <w:webHidden/>
              </w:rPr>
              <w:fldChar w:fldCharType="separate"/>
            </w:r>
            <w:r>
              <w:rPr>
                <w:noProof/>
                <w:webHidden/>
              </w:rPr>
              <w:t>9</w:t>
            </w:r>
            <w:r>
              <w:rPr>
                <w:noProof/>
                <w:webHidden/>
              </w:rPr>
              <w:fldChar w:fldCharType="end"/>
            </w:r>
            <w:r w:rsidRPr="00244A1A">
              <w:rPr>
                <w:rStyle w:val="Hyperlink"/>
                <w:noProof/>
              </w:rPr>
              <w:fldChar w:fldCharType="end"/>
            </w:r>
          </w:ins>
        </w:p>
        <w:p w14:paraId="14FBB8A2" w14:textId="59194ADF" w:rsidR="00F92BF7" w:rsidRDefault="00F92BF7">
          <w:pPr>
            <w:pStyle w:val="TOC1"/>
            <w:tabs>
              <w:tab w:val="right" w:leader="dot" w:pos="10790"/>
            </w:tabs>
            <w:rPr>
              <w:ins w:id="65" w:author="Jeff Pitzen" w:date="2025-12-13T10:24:00Z" w16du:dateUtc="2025-12-13T15:24:00Z"/>
              <w:rFonts w:asciiTheme="minorHAnsi" w:eastAsiaTheme="minorEastAsia" w:hAnsiTheme="minorHAnsi"/>
              <w:noProof/>
              <w:kern w:val="2"/>
              <w:sz w:val="24"/>
              <w:szCs w:val="24"/>
              <w14:ligatures w14:val="standardContextual"/>
            </w:rPr>
          </w:pPr>
          <w:ins w:id="66"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"_Toc216514429"</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w:t>
            </w:r>
            <w:r>
              <w:rPr>
                <w:rFonts w:asciiTheme="minorHAnsi" w:eastAsiaTheme="minorEastAsia" w:hAnsiTheme="minorHAnsi"/>
                <w:noProof/>
                <w:kern w:val="2"/>
                <w:sz w:val="24"/>
                <w:szCs w:val="24"/>
                <w14:ligatures w14:val="standardContextual"/>
              </w:rPr>
              <w:tab/>
            </w:r>
            <w:r w:rsidRPr="00244A1A">
              <w:rPr>
                <w:rStyle w:val="Hyperlink"/>
                <w:noProof/>
              </w:rPr>
              <w:t>PHASE 2: ECR SETUP AND MANAGEMENT</w:t>
            </w:r>
            <w:r>
              <w:rPr>
                <w:noProof/>
                <w:webHidden/>
              </w:rPr>
              <w:tab/>
            </w:r>
            <w:r>
              <w:rPr>
                <w:noProof/>
                <w:webHidden/>
              </w:rPr>
              <w:fldChar w:fldCharType="begin"/>
            </w:r>
            <w:r>
              <w:rPr>
                <w:noProof/>
                <w:webHidden/>
              </w:rPr>
              <w:instrText xml:space="preserve"> PAGEREF _Toc216514429 \h </w:instrText>
            </w:r>
            <w:r>
              <w:rPr>
                <w:noProof/>
                <w:webHidden/>
              </w:rPr>
            </w:r>
            <w:r>
              <w:rPr>
                <w:noProof/>
                <w:webHidden/>
              </w:rPr>
              <w:fldChar w:fldCharType="separate"/>
            </w:r>
            <w:r>
              <w:rPr>
                <w:noProof/>
                <w:webHidden/>
              </w:rPr>
              <w:t>10</w:t>
            </w:r>
            <w:r>
              <w:rPr>
                <w:noProof/>
                <w:webHidden/>
              </w:rPr>
              <w:fldChar w:fldCharType="end"/>
            </w:r>
            <w:r w:rsidRPr="00244A1A">
              <w:rPr>
                <w:rStyle w:val="Hyperlink"/>
                <w:noProof/>
              </w:rPr>
              <w:fldChar w:fldCharType="end"/>
            </w:r>
          </w:ins>
        </w:p>
        <w:p w14:paraId="17E6DFF8" w14:textId="303DC31C" w:rsidR="00F92BF7" w:rsidRDefault="00F92BF7">
          <w:pPr>
            <w:pStyle w:val="TOC2"/>
            <w:tabs>
              <w:tab w:val="right" w:leader="dot" w:pos="10790"/>
            </w:tabs>
            <w:rPr>
              <w:ins w:id="67" w:author="Jeff Pitzen" w:date="2025-12-13T10:24:00Z" w16du:dateUtc="2025-12-13T15:24:00Z"/>
              <w:rFonts w:asciiTheme="minorHAnsi" w:eastAsiaTheme="minorEastAsia" w:hAnsiTheme="minorHAnsi"/>
              <w:noProof/>
              <w:kern w:val="2"/>
              <w:sz w:val="24"/>
              <w:szCs w:val="24"/>
              <w14:ligatures w14:val="standardContextual"/>
            </w:rPr>
          </w:pPr>
          <w:ins w:id="68"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"_Toc216514431"</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3.1</w:t>
            </w:r>
            <w:r>
              <w:rPr>
                <w:rFonts w:asciiTheme="minorHAnsi" w:eastAsiaTheme="minorEastAsia" w:hAnsiTheme="minorHAnsi"/>
                <w:noProof/>
                <w:kern w:val="2"/>
                <w:sz w:val="24"/>
                <w:szCs w:val="24"/>
                <w14:ligatures w14:val="standardContextual"/>
              </w:rPr>
              <w:tab/>
            </w:r>
            <w:r w:rsidRPr="00244A1A">
              <w:rPr>
                <w:rStyle w:val="Hyperlink"/>
                <w:noProof/>
              </w:rPr>
              <w:t>STEP 5: Create ECR Repository</w:t>
            </w:r>
            <w:r>
              <w:rPr>
                <w:noProof/>
                <w:webHidden/>
              </w:rPr>
              <w:tab/>
            </w:r>
            <w:r>
              <w:rPr>
                <w:noProof/>
                <w:webHidden/>
              </w:rPr>
              <w:fldChar w:fldCharType="begin"/>
            </w:r>
            <w:r>
              <w:rPr>
                <w:noProof/>
                <w:webHidden/>
              </w:rPr>
              <w:instrText xml:space="preserve"> PAGEREF _Toc216514431 \h </w:instrText>
            </w:r>
            <w:r>
              <w:rPr>
                <w:noProof/>
                <w:webHidden/>
              </w:rPr>
            </w:r>
            <w:r>
              <w:rPr>
                <w:noProof/>
                <w:webHidden/>
              </w:rPr>
              <w:fldChar w:fldCharType="separate"/>
            </w:r>
            <w:r>
              <w:rPr>
                <w:noProof/>
                <w:webHidden/>
              </w:rPr>
              <w:t>10</w:t>
            </w:r>
            <w:r>
              <w:rPr>
                <w:noProof/>
                <w:webHidden/>
              </w:rPr>
              <w:fldChar w:fldCharType="end"/>
            </w:r>
            <w:r w:rsidRPr="00244A1A">
              <w:rPr>
                <w:rStyle w:val="Hyperlink"/>
                <w:noProof/>
              </w:rPr>
              <w:fldChar w:fldCharType="end"/>
            </w:r>
          </w:ins>
        </w:p>
        <w:p w14:paraId="0F2ADAA7" w14:textId="6BDB1A06" w:rsidR="00F92BF7" w:rsidRDefault="00F92BF7">
          <w:pPr>
            <w:pStyle w:val="TOC2"/>
            <w:tabs>
              <w:tab w:val="right" w:leader="dot" w:pos="10790"/>
            </w:tabs>
            <w:rPr>
              <w:ins w:id="69" w:author="Jeff Pitzen" w:date="2025-12-13T10:24:00Z" w16du:dateUtc="2025-12-13T15:24:00Z"/>
              <w:rFonts w:asciiTheme="minorHAnsi" w:eastAsiaTheme="minorEastAsia" w:hAnsiTheme="minorHAnsi"/>
              <w:noProof/>
              <w:kern w:val="2"/>
              <w:sz w:val="24"/>
              <w:szCs w:val="24"/>
              <w14:ligatures w14:val="standardContextual"/>
            </w:rPr>
          </w:pPr>
          <w:ins w:id="70"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"_Toc216514472"</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3.2</w:t>
            </w:r>
            <w:r>
              <w:rPr>
                <w:rFonts w:asciiTheme="minorHAnsi" w:eastAsiaTheme="minorEastAsia" w:hAnsiTheme="minorHAnsi"/>
                <w:noProof/>
                <w:kern w:val="2"/>
                <w:sz w:val="24"/>
                <w:szCs w:val="24"/>
                <w14:ligatures w14:val="standardContextual"/>
              </w:rPr>
              <w:tab/>
            </w:r>
            <w:r w:rsidRPr="00244A1A">
              <w:rPr>
                <w:rStyle w:val="Hyperlink"/>
                <w:noProof/>
              </w:rPr>
              <w:t>STEP 6: Verify ECR Repository</w:t>
            </w:r>
            <w:r>
              <w:rPr>
                <w:noProof/>
                <w:webHidden/>
              </w:rPr>
              <w:tab/>
            </w:r>
            <w:r>
              <w:rPr>
                <w:noProof/>
                <w:webHidden/>
              </w:rPr>
              <w:fldChar w:fldCharType="begin"/>
            </w:r>
            <w:r>
              <w:rPr>
                <w:noProof/>
                <w:webHidden/>
              </w:rPr>
              <w:instrText xml:space="preserve"> PAGEREF _Toc216514472 \h </w:instrText>
            </w:r>
            <w:r>
              <w:rPr>
                <w:noProof/>
                <w:webHidden/>
              </w:rPr>
            </w:r>
            <w:r>
              <w:rPr>
                <w:noProof/>
                <w:webHidden/>
              </w:rPr>
              <w:fldChar w:fldCharType="separate"/>
            </w:r>
            <w:r>
              <w:rPr>
                <w:noProof/>
                <w:webHidden/>
              </w:rPr>
              <w:t>11</w:t>
            </w:r>
            <w:r>
              <w:rPr>
                <w:noProof/>
                <w:webHidden/>
              </w:rPr>
              <w:fldChar w:fldCharType="end"/>
            </w:r>
            <w:r w:rsidRPr="00244A1A">
              <w:rPr>
                <w:rStyle w:val="Hyperlink"/>
                <w:noProof/>
              </w:rPr>
              <w:fldChar w:fldCharType="end"/>
            </w:r>
          </w:ins>
        </w:p>
        <w:p w14:paraId="7A12FCED" w14:textId="517DB349" w:rsidR="00F92BF7" w:rsidRDefault="00F92BF7">
          <w:pPr>
            <w:pStyle w:val="TOC2"/>
            <w:tabs>
              <w:tab w:val="left" w:pos="1039"/>
              <w:tab w:val="right" w:leader="dot" w:pos="10790"/>
            </w:tabs>
            <w:rPr>
              <w:ins w:id="71" w:author="Jeff Pitzen" w:date="2025-12-13T10:24:00Z" w16du:dateUtc="2025-12-13T15:24:00Z"/>
              <w:rFonts w:asciiTheme="minorHAnsi" w:eastAsiaTheme="minorEastAsia" w:hAnsiTheme="minorHAnsi"/>
              <w:noProof/>
              <w:kern w:val="2"/>
              <w:sz w:val="24"/>
              <w:szCs w:val="24"/>
              <w14:ligatures w14:val="standardContextual"/>
            </w:rPr>
          </w:pPr>
          <w:ins w:id="72"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"_Toc216514508"</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rFonts w:ascii="Aptos" w:hAnsi="Aptos"/>
                <w:noProof/>
              </w:rPr>
              <w:t>3.3</w:t>
            </w:r>
            <w:r>
              <w:rPr>
                <w:rFonts w:asciiTheme="minorHAnsi" w:eastAsiaTheme="minorEastAsia" w:hAnsiTheme="minorHAnsi"/>
                <w:noProof/>
                <w:kern w:val="2"/>
                <w:sz w:val="24"/>
                <w:szCs w:val="24"/>
                <w14:ligatures w14:val="standardContextual"/>
              </w:rPr>
              <w:tab/>
            </w:r>
            <w:r w:rsidRPr="00244A1A">
              <w:rPr>
                <w:rStyle w:val="Hyperlink"/>
                <w:rFonts w:ascii="Aptos" w:hAnsi="Aptos"/>
                <w:noProof/>
              </w:rPr>
              <w:t>STEP 7: Authenticate Docker to ECR</w:t>
            </w:r>
            <w:r>
              <w:rPr>
                <w:noProof/>
                <w:webHidden/>
              </w:rPr>
              <w:tab/>
            </w:r>
            <w:r>
              <w:rPr>
                <w:noProof/>
                <w:webHidden/>
              </w:rPr>
              <w:fldChar w:fldCharType="begin"/>
            </w:r>
            <w:r>
              <w:rPr>
                <w:noProof/>
                <w:webHidden/>
              </w:rPr>
              <w:instrText xml:space="preserve"> PAGEREF _Toc216514508 \h </w:instrText>
            </w:r>
            <w:r>
              <w:rPr>
                <w:noProof/>
                <w:webHidden/>
              </w:rPr>
            </w:r>
            <w:r>
              <w:rPr>
                <w:noProof/>
                <w:webHidden/>
              </w:rPr>
              <w:fldChar w:fldCharType="separate"/>
            </w:r>
            <w:r>
              <w:rPr>
                <w:noProof/>
                <w:webHidden/>
              </w:rPr>
              <w:t>12</w:t>
            </w:r>
            <w:r>
              <w:rPr>
                <w:noProof/>
                <w:webHidden/>
              </w:rPr>
              <w:fldChar w:fldCharType="end"/>
            </w:r>
            <w:r w:rsidRPr="00244A1A">
              <w:rPr>
                <w:rStyle w:val="Hyperlink"/>
                <w:noProof/>
              </w:rPr>
              <w:fldChar w:fldCharType="end"/>
            </w:r>
          </w:ins>
        </w:p>
        <w:p w14:paraId="457DFC25" w14:textId="52459491" w:rsidR="00F92BF7" w:rsidRDefault="00F92BF7">
          <w:pPr>
            <w:pStyle w:val="TOC2"/>
            <w:tabs>
              <w:tab w:val="right" w:leader="dot" w:pos="10790"/>
            </w:tabs>
            <w:rPr>
              <w:ins w:id="73" w:author="Jeff Pitzen" w:date="2025-12-13T10:24:00Z" w16du:dateUtc="2025-12-13T15:24:00Z"/>
              <w:rFonts w:asciiTheme="minorHAnsi" w:eastAsiaTheme="minorEastAsia" w:hAnsiTheme="minorHAnsi"/>
              <w:noProof/>
              <w:kern w:val="2"/>
              <w:sz w:val="24"/>
              <w:szCs w:val="24"/>
              <w14:ligatures w14:val="standardContextual"/>
            </w:rPr>
          </w:pPr>
          <w:ins w:id="74"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"_Toc216514528"</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3.4</w:t>
            </w:r>
            <w:r>
              <w:rPr>
                <w:rFonts w:asciiTheme="minorHAnsi" w:eastAsiaTheme="minorEastAsia" w:hAnsiTheme="minorHAnsi"/>
                <w:noProof/>
                <w:kern w:val="2"/>
                <w:sz w:val="24"/>
                <w:szCs w:val="24"/>
                <w14:ligatures w14:val="standardContextual"/>
              </w:rPr>
              <w:tab/>
            </w:r>
            <w:r w:rsidRPr="00244A1A">
              <w:rPr>
                <w:rStyle w:val="Hyperlink"/>
                <w:noProof/>
              </w:rPr>
              <w:t>STEP 8: Push Images to ECR</w:t>
            </w:r>
            <w:r>
              <w:rPr>
                <w:noProof/>
                <w:webHidden/>
              </w:rPr>
              <w:tab/>
            </w:r>
            <w:r>
              <w:rPr>
                <w:noProof/>
                <w:webHidden/>
              </w:rPr>
              <w:fldChar w:fldCharType="begin"/>
            </w:r>
            <w:r>
              <w:rPr>
                <w:noProof/>
                <w:webHidden/>
              </w:rPr>
              <w:instrText xml:space="preserve"> PAGEREF _Toc216514528 \h </w:instrText>
            </w:r>
            <w:r>
              <w:rPr>
                <w:noProof/>
                <w:webHidden/>
              </w:rPr>
            </w:r>
            <w:r>
              <w:rPr>
                <w:noProof/>
                <w:webHidden/>
              </w:rPr>
              <w:fldChar w:fldCharType="separate"/>
            </w:r>
            <w:r>
              <w:rPr>
                <w:noProof/>
                <w:webHidden/>
              </w:rPr>
              <w:t>13</w:t>
            </w:r>
            <w:r>
              <w:rPr>
                <w:noProof/>
                <w:webHidden/>
              </w:rPr>
              <w:fldChar w:fldCharType="end"/>
            </w:r>
            <w:r w:rsidRPr="00244A1A">
              <w:rPr>
                <w:rStyle w:val="Hyperlink"/>
                <w:noProof/>
              </w:rPr>
              <w:fldChar w:fldCharType="end"/>
            </w:r>
          </w:ins>
        </w:p>
        <w:p w14:paraId="0D3EEE96" w14:textId="7A378103" w:rsidR="00F92BF7" w:rsidRDefault="00F92BF7">
          <w:pPr>
            <w:pStyle w:val="TOC2"/>
            <w:tabs>
              <w:tab w:val="right" w:leader="dot" w:pos="10790"/>
            </w:tabs>
            <w:rPr>
              <w:ins w:id="75" w:author="Jeff Pitzen" w:date="2025-12-13T10:24:00Z" w16du:dateUtc="2025-12-13T15:24:00Z"/>
              <w:rFonts w:asciiTheme="minorHAnsi" w:eastAsiaTheme="minorEastAsia" w:hAnsiTheme="minorHAnsi"/>
              <w:noProof/>
              <w:kern w:val="2"/>
              <w:sz w:val="24"/>
              <w:szCs w:val="24"/>
              <w14:ligatures w14:val="standardContextual"/>
            </w:rPr>
          </w:pPr>
          <w:ins w:id="76"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"_Toc216514815"</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3.5</w:t>
            </w:r>
            <w:r>
              <w:rPr>
                <w:rFonts w:asciiTheme="minorHAnsi" w:eastAsiaTheme="minorEastAsia" w:hAnsiTheme="minorHAnsi"/>
                <w:noProof/>
                <w:kern w:val="2"/>
                <w:sz w:val="24"/>
                <w:szCs w:val="24"/>
                <w14:ligatures w14:val="standardContextual"/>
              </w:rPr>
              <w:tab/>
            </w:r>
            <w:r w:rsidRPr="00244A1A">
              <w:rPr>
                <w:rStyle w:val="Hyperlink"/>
                <w:rFonts w:eastAsia="Times New Roman"/>
                <w:noProof/>
                <w:lang w:val="en-IN"/>
              </w:rPr>
              <w:t>STEP 9: List Images in ECR</w:t>
            </w:r>
            <w:r>
              <w:rPr>
                <w:noProof/>
                <w:webHidden/>
              </w:rPr>
              <w:tab/>
            </w:r>
            <w:r>
              <w:rPr>
                <w:noProof/>
                <w:webHidden/>
              </w:rPr>
              <w:fldChar w:fldCharType="begin"/>
            </w:r>
            <w:r>
              <w:rPr>
                <w:noProof/>
                <w:webHidden/>
              </w:rPr>
              <w:instrText xml:space="preserve"> PAGEREF _Toc216514815 \h </w:instrText>
            </w:r>
            <w:r>
              <w:rPr>
                <w:noProof/>
                <w:webHidden/>
              </w:rPr>
            </w:r>
            <w:r>
              <w:rPr>
                <w:noProof/>
                <w:webHidden/>
              </w:rPr>
              <w:fldChar w:fldCharType="separate"/>
            </w:r>
            <w:r>
              <w:rPr>
                <w:noProof/>
                <w:webHidden/>
              </w:rPr>
              <w:t>14</w:t>
            </w:r>
            <w:r>
              <w:rPr>
                <w:noProof/>
                <w:webHidden/>
              </w:rPr>
              <w:fldChar w:fldCharType="end"/>
            </w:r>
            <w:r w:rsidRPr="00244A1A">
              <w:rPr>
                <w:rStyle w:val="Hyperlink"/>
                <w:noProof/>
              </w:rPr>
              <w:fldChar w:fldCharType="end"/>
            </w:r>
          </w:ins>
        </w:p>
        <w:p w14:paraId="4253AD7C" w14:textId="1B8DCE34" w:rsidR="00F92BF7" w:rsidRDefault="00F92BF7">
          <w:pPr>
            <w:pStyle w:val="TOC2"/>
            <w:tabs>
              <w:tab w:val="right" w:leader="dot" w:pos="10790"/>
            </w:tabs>
            <w:rPr>
              <w:ins w:id="77" w:author="Jeff Pitzen" w:date="2025-12-13T10:24:00Z" w16du:dateUtc="2025-12-13T15:24:00Z"/>
              <w:rFonts w:asciiTheme="minorHAnsi" w:eastAsiaTheme="minorEastAsia" w:hAnsiTheme="minorHAnsi"/>
              <w:noProof/>
              <w:kern w:val="2"/>
              <w:sz w:val="24"/>
              <w:szCs w:val="24"/>
              <w14:ligatures w14:val="standardContextual"/>
            </w:rPr>
          </w:pPr>
          <w:ins w:id="78"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"_Toc216514864"</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rFonts w:eastAsia="Times New Roman"/>
                <w:noProof/>
                <w:lang w:val="en-IN"/>
              </w:rPr>
              <w:t>3.6</w:t>
            </w:r>
            <w:r>
              <w:rPr>
                <w:rFonts w:asciiTheme="minorHAnsi" w:eastAsiaTheme="minorEastAsia" w:hAnsiTheme="minorHAnsi"/>
                <w:noProof/>
                <w:kern w:val="2"/>
                <w:sz w:val="24"/>
                <w:szCs w:val="24"/>
                <w14:ligatures w14:val="standardContextual"/>
              </w:rPr>
              <w:tab/>
            </w:r>
            <w:r w:rsidRPr="00244A1A">
              <w:rPr>
                <w:rStyle w:val="Hyperlink"/>
                <w:rFonts w:eastAsia="Times New Roman"/>
                <w:noProof/>
                <w:lang w:val="en-IN"/>
              </w:rPr>
              <w:t>STEP 10: Create ECR Pull Secret in kube-system</w:t>
            </w:r>
            <w:r>
              <w:rPr>
                <w:noProof/>
                <w:webHidden/>
              </w:rPr>
              <w:tab/>
            </w:r>
            <w:r>
              <w:rPr>
                <w:noProof/>
                <w:webHidden/>
              </w:rPr>
              <w:fldChar w:fldCharType="begin"/>
            </w:r>
            <w:r>
              <w:rPr>
                <w:noProof/>
                <w:webHidden/>
              </w:rPr>
              <w:instrText xml:space="preserve"> PAGEREF _Toc216514864 \h </w:instrText>
            </w:r>
            <w:r>
              <w:rPr>
                <w:noProof/>
                <w:webHidden/>
              </w:rPr>
            </w:r>
            <w:r>
              <w:rPr>
                <w:noProof/>
                <w:webHidden/>
              </w:rPr>
              <w:fldChar w:fldCharType="separate"/>
            </w:r>
            <w:r>
              <w:rPr>
                <w:noProof/>
                <w:webHidden/>
              </w:rPr>
              <w:t>15</w:t>
            </w:r>
            <w:r>
              <w:rPr>
                <w:noProof/>
                <w:webHidden/>
              </w:rPr>
              <w:fldChar w:fldCharType="end"/>
            </w:r>
            <w:r w:rsidRPr="00244A1A">
              <w:rPr>
                <w:rStyle w:val="Hyperlink"/>
                <w:noProof/>
              </w:rPr>
              <w:fldChar w:fldCharType="end"/>
            </w:r>
          </w:ins>
        </w:p>
        <w:p w14:paraId="1F334258" w14:textId="01379120" w:rsidR="00F92BF7" w:rsidRDefault="00F92BF7">
          <w:pPr>
            <w:pStyle w:val="TOC2"/>
            <w:tabs>
              <w:tab w:val="right" w:leader="dot" w:pos="10790"/>
            </w:tabs>
            <w:rPr>
              <w:ins w:id="79" w:author="Jeff Pitzen" w:date="2025-12-13T10:24:00Z" w16du:dateUtc="2025-12-13T15:24:00Z"/>
              <w:rFonts w:asciiTheme="minorHAnsi" w:eastAsiaTheme="minorEastAsia" w:hAnsiTheme="minorHAnsi"/>
              <w:noProof/>
              <w:kern w:val="2"/>
              <w:sz w:val="24"/>
              <w:szCs w:val="24"/>
              <w14:ligatures w14:val="standardContextual"/>
            </w:rPr>
          </w:pPr>
          <w:ins w:id="80"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"_Toc216514982"</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3.7</w:t>
            </w:r>
            <w:r>
              <w:rPr>
                <w:rFonts w:asciiTheme="minorHAnsi" w:eastAsiaTheme="minorEastAsia" w:hAnsiTheme="minorHAnsi"/>
                <w:noProof/>
                <w:kern w:val="2"/>
                <w:sz w:val="24"/>
                <w:szCs w:val="24"/>
                <w14:ligatures w14:val="standardContextual"/>
              </w:rPr>
              <w:tab/>
            </w:r>
            <w:r w:rsidRPr="00244A1A">
              <w:rPr>
                <w:rStyle w:val="Hyperlink"/>
                <w:noProof/>
              </w:rPr>
              <w:t>STEP 11: Create ECR Pull Secret in default namespace</w:t>
            </w:r>
            <w:r>
              <w:rPr>
                <w:noProof/>
                <w:webHidden/>
              </w:rPr>
              <w:tab/>
            </w:r>
            <w:r>
              <w:rPr>
                <w:noProof/>
                <w:webHidden/>
              </w:rPr>
              <w:fldChar w:fldCharType="begin"/>
            </w:r>
            <w:r>
              <w:rPr>
                <w:noProof/>
                <w:webHidden/>
              </w:rPr>
              <w:instrText xml:space="preserve"> PAGEREF _Toc216514982 \h </w:instrText>
            </w:r>
            <w:r>
              <w:rPr>
                <w:noProof/>
                <w:webHidden/>
              </w:rPr>
            </w:r>
            <w:r>
              <w:rPr>
                <w:noProof/>
                <w:webHidden/>
              </w:rPr>
              <w:fldChar w:fldCharType="separate"/>
            </w:r>
            <w:r>
              <w:rPr>
                <w:noProof/>
                <w:webHidden/>
              </w:rPr>
              <w:t>16</w:t>
            </w:r>
            <w:r>
              <w:rPr>
                <w:noProof/>
                <w:webHidden/>
              </w:rPr>
              <w:fldChar w:fldCharType="end"/>
            </w:r>
            <w:r w:rsidRPr="00244A1A">
              <w:rPr>
                <w:rStyle w:val="Hyperlink"/>
                <w:noProof/>
              </w:rPr>
              <w:fldChar w:fldCharType="end"/>
            </w:r>
          </w:ins>
        </w:p>
        <w:p w14:paraId="0C84EAB6" w14:textId="35357920" w:rsidR="00F92BF7" w:rsidRDefault="00F92BF7">
          <w:pPr>
            <w:pStyle w:val="TOC1"/>
            <w:tabs>
              <w:tab w:val="right" w:leader="dot" w:pos="10790"/>
            </w:tabs>
            <w:rPr>
              <w:ins w:id="81" w:author="Jeff Pitzen" w:date="2025-12-13T10:24:00Z" w16du:dateUtc="2025-12-13T15:24:00Z"/>
              <w:rFonts w:asciiTheme="minorHAnsi" w:eastAsiaTheme="minorEastAsia" w:hAnsiTheme="minorHAnsi"/>
              <w:noProof/>
              <w:kern w:val="2"/>
              <w:sz w:val="24"/>
              <w:szCs w:val="24"/>
              <w14:ligatures w14:val="standardContextual"/>
            </w:rPr>
          </w:pPr>
          <w:ins w:id="82"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"_Toc216514983"</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4</w:t>
            </w:r>
            <w:r>
              <w:rPr>
                <w:rFonts w:asciiTheme="minorHAnsi" w:eastAsiaTheme="minorEastAsia" w:hAnsiTheme="minorHAnsi"/>
                <w:noProof/>
                <w:kern w:val="2"/>
                <w:sz w:val="24"/>
                <w:szCs w:val="24"/>
                <w14:ligatures w14:val="standardContextual"/>
              </w:rPr>
              <w:tab/>
            </w:r>
            <w:r w:rsidRPr="00244A1A">
              <w:rPr>
                <w:rStyle w:val="Hyperlink"/>
                <w:noProof/>
              </w:rPr>
              <w:t>PHASE 3: EBS CSI DRIVER INSTALLATION</w:t>
            </w:r>
            <w:r>
              <w:rPr>
                <w:noProof/>
                <w:webHidden/>
              </w:rPr>
              <w:tab/>
            </w:r>
            <w:r>
              <w:rPr>
                <w:noProof/>
                <w:webHidden/>
              </w:rPr>
              <w:fldChar w:fldCharType="begin"/>
            </w:r>
            <w:r>
              <w:rPr>
                <w:noProof/>
                <w:webHidden/>
              </w:rPr>
              <w:instrText xml:space="preserve"> PAGEREF _Toc216514983 \h </w:instrText>
            </w:r>
            <w:r>
              <w:rPr>
                <w:noProof/>
                <w:webHidden/>
              </w:rPr>
            </w:r>
            <w:r>
              <w:rPr>
                <w:noProof/>
                <w:webHidden/>
              </w:rPr>
              <w:fldChar w:fldCharType="separate"/>
            </w:r>
            <w:r>
              <w:rPr>
                <w:noProof/>
                <w:webHidden/>
              </w:rPr>
              <w:t>17</w:t>
            </w:r>
            <w:r>
              <w:rPr>
                <w:noProof/>
                <w:webHidden/>
              </w:rPr>
              <w:fldChar w:fldCharType="end"/>
            </w:r>
            <w:r w:rsidRPr="00244A1A">
              <w:rPr>
                <w:rStyle w:val="Hyperlink"/>
                <w:noProof/>
              </w:rPr>
              <w:fldChar w:fldCharType="end"/>
            </w:r>
          </w:ins>
        </w:p>
        <w:p w14:paraId="622CF932" w14:textId="15962D14" w:rsidR="00F92BF7" w:rsidRDefault="00F92BF7">
          <w:pPr>
            <w:pStyle w:val="TOC2"/>
            <w:tabs>
              <w:tab w:val="right" w:leader="dot" w:pos="10790"/>
            </w:tabs>
            <w:rPr>
              <w:ins w:id="83" w:author="Jeff Pitzen" w:date="2025-12-13T10:24:00Z" w16du:dateUtc="2025-12-13T15:24:00Z"/>
              <w:rFonts w:asciiTheme="minorHAnsi" w:eastAsiaTheme="minorEastAsia" w:hAnsiTheme="minorHAnsi"/>
              <w:noProof/>
              <w:kern w:val="2"/>
              <w:sz w:val="24"/>
              <w:szCs w:val="24"/>
              <w14:ligatures w14:val="standardContextual"/>
            </w:rPr>
          </w:pPr>
          <w:ins w:id="84"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"_Toc216514984"</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4.1</w:t>
            </w:r>
            <w:r>
              <w:rPr>
                <w:rFonts w:asciiTheme="minorHAnsi" w:eastAsiaTheme="minorEastAsia" w:hAnsiTheme="minorHAnsi"/>
                <w:noProof/>
                <w:kern w:val="2"/>
                <w:sz w:val="24"/>
                <w:szCs w:val="24"/>
                <w14:ligatures w14:val="standardContextual"/>
              </w:rPr>
              <w:tab/>
            </w:r>
            <w:r w:rsidRPr="00244A1A">
              <w:rPr>
                <w:rStyle w:val="Hyperlink"/>
                <w:noProof/>
              </w:rPr>
              <w:t>STEP 12: Create EBS CSI Driver IAM Policy</w:t>
            </w:r>
            <w:r>
              <w:rPr>
                <w:noProof/>
                <w:webHidden/>
              </w:rPr>
              <w:tab/>
            </w:r>
            <w:r>
              <w:rPr>
                <w:noProof/>
                <w:webHidden/>
              </w:rPr>
              <w:fldChar w:fldCharType="begin"/>
            </w:r>
            <w:r>
              <w:rPr>
                <w:noProof/>
                <w:webHidden/>
              </w:rPr>
              <w:instrText xml:space="preserve"> PAGEREF _Toc216514984 \h </w:instrText>
            </w:r>
            <w:r>
              <w:rPr>
                <w:noProof/>
                <w:webHidden/>
              </w:rPr>
            </w:r>
            <w:r>
              <w:rPr>
                <w:noProof/>
                <w:webHidden/>
              </w:rPr>
              <w:fldChar w:fldCharType="separate"/>
            </w:r>
            <w:r>
              <w:rPr>
                <w:noProof/>
                <w:webHidden/>
              </w:rPr>
              <w:t>17</w:t>
            </w:r>
            <w:r>
              <w:rPr>
                <w:noProof/>
                <w:webHidden/>
              </w:rPr>
              <w:fldChar w:fldCharType="end"/>
            </w:r>
            <w:r w:rsidRPr="00244A1A">
              <w:rPr>
                <w:rStyle w:val="Hyperlink"/>
                <w:noProof/>
              </w:rPr>
              <w:fldChar w:fldCharType="end"/>
            </w:r>
          </w:ins>
        </w:p>
        <w:p w14:paraId="7260CC07" w14:textId="2DB5584B" w:rsidR="00F92BF7" w:rsidRDefault="00F92BF7">
          <w:pPr>
            <w:pStyle w:val="TOC1"/>
            <w:tabs>
              <w:tab w:val="right" w:leader="dot" w:pos="10790"/>
            </w:tabs>
            <w:rPr>
              <w:ins w:id="85" w:author="Jeff Pitzen" w:date="2025-12-13T10:24:00Z" w16du:dateUtc="2025-12-13T15:24:00Z"/>
              <w:rFonts w:asciiTheme="minorHAnsi" w:eastAsiaTheme="minorEastAsia" w:hAnsiTheme="minorHAnsi"/>
              <w:noProof/>
              <w:kern w:val="2"/>
              <w:sz w:val="24"/>
              <w:szCs w:val="24"/>
              <w14:ligatures w14:val="standardContextual"/>
            </w:rPr>
          </w:pPr>
          <w:ins w:id="86" w:author="Jeff Pitzen" w:date="2025-12-13T10:24:00Z" w16du:dateUtc="2025-12-13T15:24:00Z">
            <w:r w:rsidRPr="00244A1A">
              <w:rPr>
                <w:rStyle w:val="Hyperlink"/>
                <w:noProof/>
              </w:rPr>
              <w:fldChar w:fldCharType="begin"/>
            </w:r>
            <w:r w:rsidRPr="00244A1A">
              <w:rPr>
                <w:rStyle w:val="Hyperlink"/>
                <w:noProof/>
              </w:rPr>
              <w:instrText xml:space="preserve"> </w:instrText>
            </w:r>
            <w:r>
              <w:rPr>
                <w:noProof/>
              </w:rPr>
              <w:instrText>HYPERLINK \l "_Toc216514986"</w:instrText>
            </w:r>
            <w:r w:rsidRPr="00244A1A">
              <w:rPr>
                <w:rStyle w:val="Hyperlink"/>
                <w:noProof/>
              </w:rPr>
              <w:instrText xml:space="preserve"> </w:instrText>
            </w:r>
            <w:r w:rsidRPr="00244A1A">
              <w:rPr>
                <w:rStyle w:val="Hyperlink"/>
                <w:noProof/>
              </w:rPr>
            </w:r>
            <w:r w:rsidRPr="00244A1A">
              <w:rPr>
                <w:rStyle w:val="Hyperlink"/>
                <w:noProof/>
              </w:rPr>
              <w:fldChar w:fldCharType="separate"/>
            </w:r>
            <w:r w:rsidRPr="00244A1A">
              <w:rPr>
                <w:rStyle w:val="Hyperlink"/>
                <w:noProof/>
              </w:rPr>
              <w:t>5</w:t>
            </w:r>
            <w:r>
              <w:rPr>
                <w:noProof/>
                <w:webHidden/>
              </w:rPr>
              <w:tab/>
            </w:r>
            <w:r>
              <w:rPr>
                <w:noProof/>
                <w:webHidden/>
              </w:rPr>
              <w:fldChar w:fldCharType="begin"/>
            </w:r>
            <w:r>
              <w:rPr>
                <w:noProof/>
                <w:webHidden/>
              </w:rPr>
              <w:instrText xml:space="preserve"> PAGEREF _Toc216514986 \h </w:instrText>
            </w:r>
            <w:r>
              <w:rPr>
                <w:noProof/>
                <w:webHidden/>
              </w:rPr>
            </w:r>
            <w:r>
              <w:rPr>
                <w:noProof/>
                <w:webHidden/>
              </w:rPr>
              <w:fldChar w:fldCharType="separate"/>
            </w:r>
            <w:r>
              <w:rPr>
                <w:noProof/>
                <w:webHidden/>
              </w:rPr>
              <w:t>18</w:t>
            </w:r>
            <w:r>
              <w:rPr>
                <w:noProof/>
                <w:webHidden/>
              </w:rPr>
              <w:fldChar w:fldCharType="end"/>
            </w:r>
            <w:r w:rsidRPr="00244A1A">
              <w:rPr>
                <w:rStyle w:val="Hyperlink"/>
                <w:noProof/>
              </w:rPr>
              <w:fldChar w:fldCharType="end"/>
            </w:r>
          </w:ins>
        </w:p>
        <w:p w14:paraId="6B53DA5C" w14:textId="068012B8" w:rsidR="00F92BF7" w:rsidDel="00F92BF7" w:rsidRDefault="00F92BF7" w:rsidP="005466F1">
          <w:pPr>
            <w:pStyle w:val="TOC1"/>
            <w:tabs>
              <w:tab w:val="right" w:leader="dot" w:pos="10790"/>
            </w:tabs>
            <w:rPr>
              <w:del w:id="87" w:author="Jeff Pitzen" w:date="2025-12-13T10:24:00Z" w16du:dateUtc="2025-12-13T15:24:00Z"/>
              <w:noProof/>
            </w:rPr>
          </w:pPr>
        </w:p>
        <w:p w14:paraId="3FFA0ADD" w14:textId="1F391127" w:rsidR="00993FF1" w:rsidDel="00F92BF7" w:rsidRDefault="00993FF1" w:rsidP="005466F1">
          <w:pPr>
            <w:pStyle w:val="TOC1"/>
            <w:tabs>
              <w:tab w:val="right" w:leader="dot" w:pos="10790"/>
            </w:tabs>
            <w:rPr>
              <w:del w:id="88" w:author="Jeff Pitzen" w:date="2025-12-13T10:24:00Z" w16du:dateUtc="2025-12-13T15:24:00Z"/>
              <w:noProof/>
            </w:rPr>
          </w:pPr>
        </w:p>
        <w:p w14:paraId="767FA4FC" w14:textId="578A6B39" w:rsidR="00993FF1" w:rsidDel="00F92BF7" w:rsidRDefault="00993FF1">
          <w:pPr>
            <w:pStyle w:val="TOC1"/>
            <w:tabs>
              <w:tab w:val="right" w:leader="dot" w:pos="10790"/>
            </w:tabs>
            <w:rPr>
              <w:del w:id="89" w:author="Jeff Pitzen" w:date="2025-12-13T10:24:00Z" w16du:dateUtc="2025-12-13T15:24:00Z"/>
              <w:rFonts w:asciiTheme="minorHAnsi" w:eastAsiaTheme="minorEastAsia" w:hAnsiTheme="minorHAnsi"/>
              <w:noProof/>
              <w:kern w:val="2"/>
              <w:sz w:val="24"/>
              <w:szCs w:val="24"/>
              <w14:ligatures w14:val="standardContextual"/>
            </w:rPr>
          </w:pPr>
          <w:del w:id="90" w:author="Jeff Pitzen" w:date="2025-12-13T10:24:00Z" w16du:dateUtc="2025-12-13T15:24:00Z">
            <w:r w:rsidRPr="00F92BF7" w:rsidDel="00F92BF7">
              <w:rPr>
                <w:noProof/>
                <w:rPrChange w:id="91" w:author="Jeff Pitzen" w:date="2025-12-13T10:24:00Z" w16du:dateUtc="2025-12-13T15:24:00Z">
                  <w:rPr>
                    <w:rStyle w:val="Hyperlink"/>
                    <w:noProof/>
                  </w:rPr>
                </w:rPrChange>
              </w:rPr>
              <w:delText>1</w:delText>
            </w:r>
            <w:r w:rsidDel="00F92BF7">
              <w:rPr>
                <w:rFonts w:asciiTheme="minorHAnsi" w:eastAsiaTheme="minorEastAsia" w:hAnsiTheme="minorHAnsi"/>
                <w:noProof/>
                <w:kern w:val="2"/>
                <w:sz w:val="24"/>
                <w:szCs w:val="24"/>
                <w14:ligatures w14:val="standardContextual"/>
              </w:rPr>
              <w:tab/>
            </w:r>
            <w:r w:rsidRPr="00F92BF7" w:rsidDel="00F92BF7">
              <w:rPr>
                <w:noProof/>
                <w:rPrChange w:id="92" w:author="Jeff Pitzen" w:date="2025-12-13T10:24:00Z" w16du:dateUtc="2025-12-13T15:24:00Z">
                  <w:rPr>
                    <w:rStyle w:val="Hyperlink"/>
                    <w:noProof/>
                  </w:rPr>
                </w:rPrChange>
              </w:rPr>
              <w:delText>Containerization Architecture</w:delText>
            </w:r>
            <w:r w:rsidDel="00F92BF7">
              <w:rPr>
                <w:noProof/>
                <w:webHidden/>
              </w:rPr>
              <w:tab/>
              <w:delText>1</w:delText>
            </w:r>
          </w:del>
        </w:p>
        <w:p w14:paraId="19E95C8C" w14:textId="5025A1CF" w:rsidR="00993FF1" w:rsidDel="00F92BF7" w:rsidRDefault="00993FF1">
          <w:pPr>
            <w:pStyle w:val="TOC2"/>
            <w:tabs>
              <w:tab w:val="right" w:leader="dot" w:pos="10790"/>
            </w:tabs>
            <w:rPr>
              <w:del w:id="93" w:author="Jeff Pitzen" w:date="2025-12-13T10:24:00Z" w16du:dateUtc="2025-12-13T15:24:00Z"/>
              <w:rFonts w:asciiTheme="minorHAnsi" w:eastAsiaTheme="minorEastAsia" w:hAnsiTheme="minorHAnsi"/>
              <w:noProof/>
              <w:kern w:val="2"/>
              <w:sz w:val="24"/>
              <w:szCs w:val="24"/>
              <w14:ligatures w14:val="standardContextual"/>
            </w:rPr>
          </w:pPr>
          <w:del w:id="94" w:author="Jeff Pitzen" w:date="2025-12-13T10:24:00Z" w16du:dateUtc="2025-12-13T15:24:00Z">
            <w:r w:rsidRPr="00F92BF7" w:rsidDel="00F92BF7">
              <w:rPr>
                <w:noProof/>
                <w:rPrChange w:id="95" w:author="Jeff Pitzen" w:date="2025-12-13T10:24:00Z" w16du:dateUtc="2025-12-13T15:24:00Z">
                  <w:rPr>
                    <w:rStyle w:val="Hyperlink"/>
                    <w:noProof/>
                  </w:rPr>
                </w:rPrChange>
              </w:rPr>
              <w:delText>1.1</w:delText>
            </w:r>
            <w:r w:rsidDel="00F92BF7">
              <w:rPr>
                <w:rFonts w:asciiTheme="minorHAnsi" w:eastAsiaTheme="minorEastAsia" w:hAnsiTheme="minorHAnsi"/>
                <w:noProof/>
                <w:kern w:val="2"/>
                <w:sz w:val="24"/>
                <w:szCs w:val="24"/>
                <w14:ligatures w14:val="standardContextual"/>
              </w:rPr>
              <w:tab/>
            </w:r>
            <w:r w:rsidRPr="00F92BF7" w:rsidDel="00F92BF7">
              <w:rPr>
                <w:noProof/>
                <w:rPrChange w:id="96" w:author="Jeff Pitzen" w:date="2025-12-13T10:24:00Z" w16du:dateUtc="2025-12-13T15:24:00Z">
                  <w:rPr>
                    <w:rStyle w:val="Hyperlink"/>
                    <w:noProof/>
                  </w:rPr>
                </w:rPrChange>
              </w:rPr>
              <w:delText>Core Components</w:delText>
            </w:r>
            <w:r w:rsidDel="00F92BF7">
              <w:rPr>
                <w:noProof/>
                <w:webHidden/>
              </w:rPr>
              <w:tab/>
              <w:delText>2</w:delText>
            </w:r>
          </w:del>
        </w:p>
        <w:p w14:paraId="28902A39" w14:textId="196F105E" w:rsidR="00993FF1" w:rsidDel="00F92BF7" w:rsidRDefault="00993FF1">
          <w:pPr>
            <w:pStyle w:val="TOC2"/>
            <w:tabs>
              <w:tab w:val="right" w:leader="dot" w:pos="10790"/>
            </w:tabs>
            <w:rPr>
              <w:del w:id="97" w:author="Jeff Pitzen" w:date="2025-12-13T10:24:00Z" w16du:dateUtc="2025-12-13T15:24:00Z"/>
              <w:rFonts w:asciiTheme="minorHAnsi" w:eastAsiaTheme="minorEastAsia" w:hAnsiTheme="minorHAnsi"/>
              <w:noProof/>
              <w:kern w:val="2"/>
              <w:sz w:val="24"/>
              <w:szCs w:val="24"/>
              <w14:ligatures w14:val="standardContextual"/>
            </w:rPr>
          </w:pPr>
          <w:del w:id="98" w:author="Jeff Pitzen" w:date="2025-12-13T10:24:00Z" w16du:dateUtc="2025-12-13T15:24:00Z">
            <w:r w:rsidRPr="00F92BF7" w:rsidDel="00F92BF7">
              <w:rPr>
                <w:noProof/>
                <w:rPrChange w:id="99" w:author="Jeff Pitzen" w:date="2025-12-13T10:24:00Z" w16du:dateUtc="2025-12-13T15:24:00Z">
                  <w:rPr>
                    <w:rStyle w:val="Hyperlink"/>
                    <w:noProof/>
                  </w:rPr>
                </w:rPrChange>
              </w:rPr>
              <w:delText>1.2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00" w:author="Jeff Pitzen" w:date="2025-12-13T10:24:00Z" w16du:dateUtc="2025-12-13T15:24:00Z">
                  <w:rPr>
                    <w:rStyle w:val="Hyperlink"/>
                    <w:noProof/>
                  </w:rPr>
                </w:rPrChange>
              </w:rPr>
              <w:delText>EKS Cluster Pod Architecture</w:delText>
            </w:r>
            <w:r w:rsidDel="00F92BF7">
              <w:rPr>
                <w:noProof/>
                <w:webHidden/>
              </w:rPr>
              <w:tab/>
              <w:delText>2</w:delText>
            </w:r>
          </w:del>
        </w:p>
        <w:p w14:paraId="3DB08B7F" w14:textId="78C341BC" w:rsidR="00993FF1" w:rsidDel="00F92BF7" w:rsidRDefault="00993FF1">
          <w:pPr>
            <w:pStyle w:val="TOC2"/>
            <w:tabs>
              <w:tab w:val="right" w:leader="dot" w:pos="10790"/>
            </w:tabs>
            <w:rPr>
              <w:del w:id="101" w:author="Jeff Pitzen" w:date="2025-12-13T10:24:00Z" w16du:dateUtc="2025-12-13T15:24:00Z"/>
              <w:rFonts w:asciiTheme="minorHAnsi" w:eastAsiaTheme="minorEastAsia" w:hAnsiTheme="minorHAnsi"/>
              <w:noProof/>
              <w:kern w:val="2"/>
              <w:sz w:val="24"/>
              <w:szCs w:val="24"/>
              <w14:ligatures w14:val="standardContextual"/>
            </w:rPr>
          </w:pPr>
          <w:del w:id="102" w:author="Jeff Pitzen" w:date="2025-12-13T10:24:00Z" w16du:dateUtc="2025-12-13T15:24:00Z">
            <w:r w:rsidRPr="00F92BF7" w:rsidDel="00F92BF7">
              <w:rPr>
                <w:noProof/>
                <w:rPrChange w:id="103" w:author="Jeff Pitzen" w:date="2025-12-13T10:24:00Z" w16du:dateUtc="2025-12-13T15:24:00Z">
                  <w:rPr>
                    <w:rStyle w:val="Hyperlink"/>
                    <w:noProof/>
                  </w:rPr>
                </w:rPrChange>
              </w:rPr>
              <w:delText>1.3</w:delText>
            </w:r>
            <w:r w:rsidDel="00F92BF7">
              <w:rPr>
                <w:rFonts w:asciiTheme="minorHAnsi" w:eastAsiaTheme="minorEastAsia" w:hAnsiTheme="minorHAnsi"/>
                <w:noProof/>
                <w:kern w:val="2"/>
                <w:sz w:val="24"/>
                <w:szCs w:val="24"/>
                <w14:ligatures w14:val="standardContextual"/>
              </w:rPr>
              <w:tab/>
            </w:r>
            <w:r w:rsidRPr="00F92BF7" w:rsidDel="00F92BF7">
              <w:rPr>
                <w:noProof/>
                <w:rPrChange w:id="104" w:author="Jeff Pitzen" w:date="2025-12-13T10:24:00Z" w16du:dateUtc="2025-12-13T15:24:00Z">
                  <w:rPr>
                    <w:rStyle w:val="Hyperlink"/>
                    <w:noProof/>
                  </w:rPr>
                </w:rPrChange>
              </w:rPr>
              <w:delText>Load Balancer &amp; User Access</w:delText>
            </w:r>
            <w:r w:rsidDel="00F92BF7">
              <w:rPr>
                <w:noProof/>
                <w:webHidden/>
              </w:rPr>
              <w:tab/>
              <w:delText>3</w:delText>
            </w:r>
          </w:del>
        </w:p>
        <w:p w14:paraId="38E46938" w14:textId="09C33736" w:rsidR="00993FF1" w:rsidDel="00F92BF7" w:rsidRDefault="00993FF1">
          <w:pPr>
            <w:pStyle w:val="TOC2"/>
            <w:tabs>
              <w:tab w:val="right" w:leader="dot" w:pos="10790"/>
            </w:tabs>
            <w:rPr>
              <w:del w:id="105" w:author="Jeff Pitzen" w:date="2025-12-13T10:24:00Z" w16du:dateUtc="2025-12-13T15:24:00Z"/>
              <w:rFonts w:asciiTheme="minorHAnsi" w:eastAsiaTheme="minorEastAsia" w:hAnsiTheme="minorHAnsi"/>
              <w:noProof/>
              <w:kern w:val="2"/>
              <w:sz w:val="24"/>
              <w:szCs w:val="24"/>
              <w14:ligatures w14:val="standardContextual"/>
            </w:rPr>
          </w:pPr>
          <w:del w:id="106" w:author="Jeff Pitzen" w:date="2025-12-13T10:24:00Z" w16du:dateUtc="2025-12-13T15:24:00Z">
            <w:r w:rsidRPr="00F92BF7" w:rsidDel="00F92BF7">
              <w:rPr>
                <w:noProof/>
                <w:rPrChange w:id="107" w:author="Jeff Pitzen" w:date="2025-12-13T10:24:00Z" w16du:dateUtc="2025-12-13T15:24:00Z">
                  <w:rPr>
                    <w:rStyle w:val="Hyperlink"/>
                    <w:noProof/>
                  </w:rPr>
                </w:rPrChange>
              </w:rPr>
              <w:delText>1.4</w:delText>
            </w:r>
            <w:r w:rsidDel="00F92BF7">
              <w:rPr>
                <w:rFonts w:asciiTheme="minorHAnsi" w:eastAsiaTheme="minorEastAsia" w:hAnsiTheme="minorHAnsi"/>
                <w:noProof/>
                <w:kern w:val="2"/>
                <w:sz w:val="24"/>
                <w:szCs w:val="24"/>
                <w14:ligatures w14:val="standardContextual"/>
              </w:rPr>
              <w:tab/>
            </w:r>
            <w:r w:rsidRPr="00F92BF7" w:rsidDel="00F92BF7">
              <w:rPr>
                <w:noProof/>
                <w:rPrChange w:id="108" w:author="Jeff Pitzen" w:date="2025-12-13T10:24:00Z" w16du:dateUtc="2025-12-13T15:24:00Z">
                  <w:rPr>
                    <w:rStyle w:val="Hyperlink"/>
                    <w:noProof/>
                  </w:rPr>
                </w:rPrChange>
              </w:rPr>
              <w:delText>Storage Layer Integration (CSI + IAM)</w:delText>
            </w:r>
            <w:r w:rsidDel="00F92BF7">
              <w:rPr>
                <w:noProof/>
                <w:webHidden/>
              </w:rPr>
              <w:tab/>
              <w:delText>3</w:delText>
            </w:r>
          </w:del>
        </w:p>
        <w:p w14:paraId="2DA55A45" w14:textId="0DF28EB1" w:rsidR="00993FF1" w:rsidDel="00F92BF7" w:rsidRDefault="00993FF1">
          <w:pPr>
            <w:pStyle w:val="TOC2"/>
            <w:tabs>
              <w:tab w:val="right" w:leader="dot" w:pos="10790"/>
            </w:tabs>
            <w:rPr>
              <w:del w:id="109" w:author="Jeff Pitzen" w:date="2025-12-13T10:24:00Z" w16du:dateUtc="2025-12-13T15:24:00Z"/>
              <w:rFonts w:asciiTheme="minorHAnsi" w:eastAsiaTheme="minorEastAsia" w:hAnsiTheme="minorHAnsi"/>
              <w:noProof/>
              <w:kern w:val="2"/>
              <w:sz w:val="24"/>
              <w:szCs w:val="24"/>
              <w14:ligatures w14:val="standardContextual"/>
            </w:rPr>
          </w:pPr>
          <w:del w:id="110" w:author="Jeff Pitzen" w:date="2025-12-13T10:24:00Z" w16du:dateUtc="2025-12-13T15:24:00Z">
            <w:r w:rsidRPr="00F92BF7" w:rsidDel="00F92BF7">
              <w:rPr>
                <w:noProof/>
                <w:rPrChange w:id="111" w:author="Jeff Pitzen" w:date="2025-12-13T10:24:00Z" w16du:dateUtc="2025-12-13T15:24:00Z">
                  <w:rPr>
                    <w:rStyle w:val="Hyperlink"/>
                    <w:noProof/>
                  </w:rPr>
                </w:rPrChange>
              </w:rPr>
              <w:delText>1.5</w:delText>
            </w:r>
            <w:r w:rsidDel="00F92BF7">
              <w:rPr>
                <w:rFonts w:asciiTheme="minorHAnsi" w:eastAsiaTheme="minorEastAsia" w:hAnsiTheme="minorHAnsi"/>
                <w:noProof/>
                <w:kern w:val="2"/>
                <w:sz w:val="24"/>
                <w:szCs w:val="24"/>
                <w14:ligatures w14:val="standardContextual"/>
              </w:rPr>
              <w:tab/>
            </w:r>
            <w:r w:rsidRPr="00F92BF7" w:rsidDel="00F92BF7">
              <w:rPr>
                <w:noProof/>
                <w:rPrChange w:id="112" w:author="Jeff Pitzen" w:date="2025-12-13T10:24:00Z" w16du:dateUtc="2025-12-13T15:24:00Z">
                  <w:rPr>
                    <w:rStyle w:val="Hyperlink"/>
                    <w:noProof/>
                  </w:rPr>
                </w:rPrChange>
              </w:rPr>
              <w:delText>External Integrations</w:delText>
            </w:r>
            <w:r w:rsidDel="00F92BF7">
              <w:rPr>
                <w:noProof/>
                <w:webHidden/>
              </w:rPr>
              <w:tab/>
              <w:delText>3</w:delText>
            </w:r>
          </w:del>
        </w:p>
        <w:p w14:paraId="3B84C323" w14:textId="747D1DB6" w:rsidR="00993FF1" w:rsidDel="00F92BF7" w:rsidRDefault="00993FF1">
          <w:pPr>
            <w:pStyle w:val="TOC2"/>
            <w:tabs>
              <w:tab w:val="right" w:leader="dot" w:pos="10790"/>
            </w:tabs>
            <w:rPr>
              <w:del w:id="113" w:author="Jeff Pitzen" w:date="2025-12-13T10:24:00Z" w16du:dateUtc="2025-12-13T15:24:00Z"/>
              <w:rFonts w:asciiTheme="minorHAnsi" w:eastAsiaTheme="minorEastAsia" w:hAnsiTheme="minorHAnsi"/>
              <w:noProof/>
              <w:kern w:val="2"/>
              <w:sz w:val="24"/>
              <w:szCs w:val="24"/>
              <w14:ligatures w14:val="standardContextual"/>
            </w:rPr>
          </w:pPr>
          <w:del w:id="114" w:author="Jeff Pitzen" w:date="2025-12-13T10:24:00Z" w16du:dateUtc="2025-12-13T15:24:00Z">
            <w:r w:rsidRPr="00F92BF7" w:rsidDel="00F92BF7">
              <w:rPr>
                <w:noProof/>
                <w:rPrChange w:id="115" w:author="Jeff Pitzen" w:date="2025-12-13T10:24:00Z" w16du:dateUtc="2025-12-13T15:24:00Z">
                  <w:rPr>
                    <w:rStyle w:val="Hyperlink"/>
                    <w:noProof/>
                  </w:rPr>
                </w:rPrChange>
              </w:rPr>
              <w:delText>1.6</w:delText>
            </w:r>
            <w:r w:rsidDel="00F92BF7">
              <w:rPr>
                <w:rFonts w:asciiTheme="minorHAnsi" w:eastAsiaTheme="minorEastAsia" w:hAnsiTheme="minorHAnsi"/>
                <w:noProof/>
                <w:kern w:val="2"/>
                <w:sz w:val="24"/>
                <w:szCs w:val="24"/>
                <w14:ligatures w14:val="standardContextual"/>
              </w:rPr>
              <w:tab/>
            </w:r>
            <w:r w:rsidRPr="00F92BF7" w:rsidDel="00F92BF7">
              <w:rPr>
                <w:noProof/>
                <w:rPrChange w:id="116" w:author="Jeff Pitzen" w:date="2025-12-13T10:24:00Z" w16du:dateUtc="2025-12-13T15:24:00Z">
                  <w:rPr>
                    <w:rStyle w:val="Hyperlink"/>
                    <w:noProof/>
                  </w:rPr>
                </w:rPrChange>
              </w:rPr>
              <w:delText>Security &amp; Compliance</w:delText>
            </w:r>
            <w:r w:rsidDel="00F92BF7">
              <w:rPr>
                <w:noProof/>
                <w:webHidden/>
              </w:rPr>
              <w:tab/>
              <w:delText>4</w:delText>
            </w:r>
          </w:del>
        </w:p>
        <w:p w14:paraId="6F3EE6C9" w14:textId="6D2A4139" w:rsidR="00993FF1" w:rsidDel="00F92BF7" w:rsidRDefault="00993FF1">
          <w:pPr>
            <w:pStyle w:val="TOC2"/>
            <w:tabs>
              <w:tab w:val="right" w:leader="dot" w:pos="10790"/>
            </w:tabs>
            <w:rPr>
              <w:del w:id="117" w:author="Jeff Pitzen" w:date="2025-12-13T10:24:00Z" w16du:dateUtc="2025-12-13T15:24:00Z"/>
              <w:rFonts w:asciiTheme="minorHAnsi" w:eastAsiaTheme="minorEastAsia" w:hAnsiTheme="minorHAnsi"/>
              <w:noProof/>
              <w:kern w:val="2"/>
              <w:sz w:val="24"/>
              <w:szCs w:val="24"/>
              <w14:ligatures w14:val="standardContextual"/>
            </w:rPr>
          </w:pPr>
          <w:del w:id="118" w:author="Jeff Pitzen" w:date="2025-12-13T10:24:00Z" w16du:dateUtc="2025-12-13T15:24:00Z">
            <w:r w:rsidRPr="00F92BF7" w:rsidDel="00F92BF7">
              <w:rPr>
                <w:noProof/>
                <w:rPrChange w:id="119" w:author="Jeff Pitzen" w:date="2025-12-13T10:24:00Z" w16du:dateUtc="2025-12-13T15:24:00Z">
                  <w:rPr>
                    <w:rStyle w:val="Hyperlink"/>
                    <w:noProof/>
                  </w:rPr>
                </w:rPrChange>
              </w:rPr>
              <w:delText>1.7</w:delText>
            </w:r>
            <w:r w:rsidDel="00F92BF7">
              <w:rPr>
                <w:rFonts w:asciiTheme="minorHAnsi" w:eastAsiaTheme="minorEastAsia" w:hAnsiTheme="minorHAnsi"/>
                <w:noProof/>
                <w:kern w:val="2"/>
                <w:sz w:val="24"/>
                <w:szCs w:val="24"/>
                <w14:ligatures w14:val="standardContextual"/>
              </w:rPr>
              <w:tab/>
            </w:r>
            <w:r w:rsidRPr="00F92BF7" w:rsidDel="00F92BF7">
              <w:rPr>
                <w:noProof/>
                <w:rPrChange w:id="120" w:author="Jeff Pitzen" w:date="2025-12-13T10:24:00Z" w16du:dateUtc="2025-12-13T15:24:00Z">
                  <w:rPr>
                    <w:rStyle w:val="Hyperlink"/>
                    <w:noProof/>
                  </w:rPr>
                </w:rPrChange>
              </w:rPr>
              <w:delText>Data Flow Summary</w:delText>
            </w:r>
            <w:r w:rsidDel="00F92BF7">
              <w:rPr>
                <w:noProof/>
                <w:webHidden/>
              </w:rPr>
              <w:tab/>
              <w:delText>4</w:delText>
            </w:r>
          </w:del>
        </w:p>
        <w:p w14:paraId="5B289B63" w14:textId="02A6BA57" w:rsidR="00993FF1" w:rsidDel="00F92BF7" w:rsidRDefault="00993FF1">
          <w:pPr>
            <w:pStyle w:val="TOC1"/>
            <w:tabs>
              <w:tab w:val="right" w:leader="dot" w:pos="10790"/>
            </w:tabs>
            <w:rPr>
              <w:del w:id="121" w:author="Jeff Pitzen" w:date="2025-12-13T10:24:00Z" w16du:dateUtc="2025-12-13T15:24:00Z"/>
              <w:rFonts w:asciiTheme="minorHAnsi" w:eastAsiaTheme="minorEastAsia" w:hAnsiTheme="minorHAnsi"/>
              <w:noProof/>
              <w:kern w:val="2"/>
              <w:sz w:val="24"/>
              <w:szCs w:val="24"/>
              <w14:ligatures w14:val="standardContextual"/>
            </w:rPr>
          </w:pPr>
          <w:del w:id="122" w:author="Jeff Pitzen" w:date="2025-12-13T10:24:00Z" w16du:dateUtc="2025-12-13T15:24:00Z">
            <w:r w:rsidRPr="00F92BF7" w:rsidDel="00F92BF7">
              <w:rPr>
                <w:noProof/>
                <w:rPrChange w:id="123" w:author="Jeff Pitzen" w:date="2025-12-13T10:24:00Z" w16du:dateUtc="2025-12-13T15:24:00Z">
                  <w:rPr>
                    <w:rStyle w:val="Hyperlink"/>
                    <w:noProof/>
                  </w:rPr>
                </w:rPrChange>
              </w:rPr>
              <w:delText>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24" w:author="Jeff Pitzen" w:date="2025-12-13T10:24:00Z" w16du:dateUtc="2025-12-13T15:24:00Z">
                  <w:rPr>
                    <w:rStyle w:val="Hyperlink"/>
                    <w:noProof/>
                  </w:rPr>
                </w:rPrChange>
              </w:rPr>
              <w:delText>DoD and Second Front</w:delText>
            </w:r>
            <w:r w:rsidDel="00F92BF7">
              <w:rPr>
                <w:noProof/>
                <w:webHidden/>
              </w:rPr>
              <w:tab/>
              <w:delText>5</w:delText>
            </w:r>
          </w:del>
        </w:p>
        <w:p w14:paraId="3FDE143C" w14:textId="652920D0" w:rsidR="00993FF1" w:rsidDel="00F92BF7" w:rsidRDefault="00993FF1">
          <w:pPr>
            <w:pStyle w:val="TOC2"/>
            <w:tabs>
              <w:tab w:val="right" w:leader="dot" w:pos="10790"/>
            </w:tabs>
            <w:rPr>
              <w:del w:id="125" w:author="Jeff Pitzen" w:date="2025-12-13T10:24:00Z" w16du:dateUtc="2025-12-13T15:24:00Z"/>
              <w:rFonts w:asciiTheme="minorHAnsi" w:eastAsiaTheme="minorEastAsia" w:hAnsiTheme="minorHAnsi"/>
              <w:noProof/>
              <w:kern w:val="2"/>
              <w:sz w:val="24"/>
              <w:szCs w:val="24"/>
              <w14:ligatures w14:val="standardContextual"/>
            </w:rPr>
          </w:pPr>
          <w:del w:id="126" w:author="Jeff Pitzen" w:date="2025-12-13T10:24:00Z" w16du:dateUtc="2025-12-13T15:24:00Z">
            <w:r w:rsidRPr="00F92BF7" w:rsidDel="00F92BF7">
              <w:rPr>
                <w:noProof/>
                <w:rPrChange w:id="127" w:author="Jeff Pitzen" w:date="2025-12-13T10:24:00Z" w16du:dateUtc="2025-12-13T15:24:00Z">
                  <w:rPr>
                    <w:rStyle w:val="Hyperlink"/>
                    <w:noProof/>
                  </w:rPr>
                </w:rPrChange>
              </w:rPr>
              <w:delText>2.1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28" w:author="Jeff Pitzen" w:date="2025-12-13T10:24:00Z" w16du:dateUtc="2025-12-13T15:24:00Z">
                  <w:rPr>
                    <w:rStyle w:val="Hyperlink"/>
                    <w:noProof/>
                  </w:rPr>
                </w:rPrChange>
              </w:rPr>
              <w:delText>DoD Workflows and Requirements</w:delText>
            </w:r>
            <w:r w:rsidDel="00F92BF7">
              <w:rPr>
                <w:noProof/>
                <w:webHidden/>
              </w:rPr>
              <w:tab/>
              <w:delText>5</w:delText>
            </w:r>
          </w:del>
        </w:p>
        <w:p w14:paraId="45BB1185" w14:textId="7ED186B8" w:rsidR="00993FF1" w:rsidDel="00F92BF7" w:rsidRDefault="00993FF1">
          <w:pPr>
            <w:pStyle w:val="TOC2"/>
            <w:tabs>
              <w:tab w:val="right" w:leader="dot" w:pos="10790"/>
            </w:tabs>
            <w:rPr>
              <w:del w:id="129" w:author="Jeff Pitzen" w:date="2025-12-13T10:24:00Z" w16du:dateUtc="2025-12-13T15:24:00Z"/>
              <w:rFonts w:asciiTheme="minorHAnsi" w:eastAsiaTheme="minorEastAsia" w:hAnsiTheme="minorHAnsi"/>
              <w:noProof/>
              <w:kern w:val="2"/>
              <w:sz w:val="24"/>
              <w:szCs w:val="24"/>
              <w14:ligatures w14:val="standardContextual"/>
            </w:rPr>
          </w:pPr>
          <w:del w:id="130" w:author="Jeff Pitzen" w:date="2025-12-13T10:24:00Z" w16du:dateUtc="2025-12-13T15:24:00Z">
            <w:r w:rsidRPr="00F92BF7" w:rsidDel="00F92BF7">
              <w:rPr>
                <w:noProof/>
                <w:rPrChange w:id="131" w:author="Jeff Pitzen" w:date="2025-12-13T10:24:00Z" w16du:dateUtc="2025-12-13T15:24:00Z">
                  <w:rPr>
                    <w:rStyle w:val="Hyperlink"/>
                    <w:noProof/>
                  </w:rPr>
                </w:rPrChange>
              </w:rPr>
              <w:delText>2.2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32" w:author="Jeff Pitzen" w:date="2025-12-13T10:24:00Z" w16du:dateUtc="2025-12-13T15:24:00Z">
                  <w:rPr>
                    <w:rStyle w:val="Hyperlink"/>
                    <w:noProof/>
                  </w:rPr>
                </w:rPrChange>
              </w:rPr>
              <w:delText>Second Front Container Requirements</w:delText>
            </w:r>
            <w:r w:rsidDel="00F92BF7">
              <w:rPr>
                <w:noProof/>
                <w:webHidden/>
              </w:rPr>
              <w:tab/>
              <w:delText>5</w:delText>
            </w:r>
          </w:del>
        </w:p>
        <w:p w14:paraId="349BFF59" w14:textId="4FF94EF5" w:rsidR="00993FF1" w:rsidDel="00F92BF7" w:rsidRDefault="00993FF1">
          <w:pPr>
            <w:pStyle w:val="TOC3"/>
            <w:tabs>
              <w:tab w:val="left" w:pos="1479"/>
              <w:tab w:val="right" w:leader="dot" w:pos="10790"/>
            </w:tabs>
            <w:rPr>
              <w:del w:id="133" w:author="Jeff Pitzen" w:date="2025-12-13T10:24:00Z" w16du:dateUtc="2025-12-13T15:24:00Z"/>
              <w:rFonts w:asciiTheme="minorHAnsi" w:eastAsiaTheme="minorEastAsia" w:hAnsiTheme="minorHAnsi"/>
              <w:noProof/>
              <w:kern w:val="2"/>
              <w:sz w:val="24"/>
              <w:szCs w:val="24"/>
              <w14:ligatures w14:val="standardContextual"/>
            </w:rPr>
          </w:pPr>
          <w:del w:id="134" w:author="Jeff Pitzen" w:date="2025-12-13T10:24:00Z" w16du:dateUtc="2025-12-13T15:24:00Z">
            <w:r w:rsidRPr="00F92BF7" w:rsidDel="00F92BF7">
              <w:rPr>
                <w:noProof/>
                <w:rPrChange w:id="135" w:author="Jeff Pitzen" w:date="2025-12-13T10:24:00Z" w16du:dateUtc="2025-12-13T15:24:00Z">
                  <w:rPr>
                    <w:rStyle w:val="Hyperlink"/>
                    <w:noProof/>
                  </w:rPr>
                </w:rPrChange>
              </w:rPr>
              <w:delText>2.2.1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36" w:author="Jeff Pitzen" w:date="2025-12-13T10:24:00Z" w16du:dateUtc="2025-12-13T15:24:00Z">
                  <w:rPr>
                    <w:rStyle w:val="Hyperlink"/>
                    <w:noProof/>
                  </w:rPr>
                </w:rPrChange>
              </w:rPr>
              <w:delText>Technical Requirements</w:delText>
            </w:r>
            <w:r w:rsidDel="00F92BF7">
              <w:rPr>
                <w:noProof/>
                <w:webHidden/>
              </w:rPr>
              <w:tab/>
              <w:delText>5</w:delText>
            </w:r>
          </w:del>
        </w:p>
        <w:p w14:paraId="5F9FBF9D" w14:textId="136A3913" w:rsidR="00993FF1" w:rsidDel="00F92BF7" w:rsidRDefault="00993FF1">
          <w:pPr>
            <w:pStyle w:val="TOC3"/>
            <w:tabs>
              <w:tab w:val="left" w:pos="1479"/>
              <w:tab w:val="right" w:leader="dot" w:pos="10790"/>
            </w:tabs>
            <w:rPr>
              <w:del w:id="137" w:author="Jeff Pitzen" w:date="2025-12-13T10:24:00Z" w16du:dateUtc="2025-12-13T15:24:00Z"/>
              <w:rFonts w:asciiTheme="minorHAnsi" w:eastAsiaTheme="minorEastAsia" w:hAnsiTheme="minorHAnsi"/>
              <w:noProof/>
              <w:kern w:val="2"/>
              <w:sz w:val="24"/>
              <w:szCs w:val="24"/>
              <w14:ligatures w14:val="standardContextual"/>
            </w:rPr>
          </w:pPr>
          <w:del w:id="138" w:author="Jeff Pitzen" w:date="2025-12-13T10:24:00Z" w16du:dateUtc="2025-12-13T15:24:00Z">
            <w:r w:rsidRPr="00F92BF7" w:rsidDel="00F92BF7">
              <w:rPr>
                <w:noProof/>
                <w:rPrChange w:id="139" w:author="Jeff Pitzen" w:date="2025-12-13T10:24:00Z" w16du:dateUtc="2025-12-13T15:24:00Z">
                  <w:rPr>
                    <w:rStyle w:val="Hyperlink"/>
                    <w:noProof/>
                  </w:rPr>
                </w:rPrChange>
              </w:rPr>
              <w:delText>2.2.2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40" w:author="Jeff Pitzen" w:date="2025-12-13T10:24:00Z" w16du:dateUtc="2025-12-13T15:24:00Z">
                  <w:rPr>
                    <w:rStyle w:val="Hyperlink"/>
                    <w:noProof/>
                  </w:rPr>
                </w:rPrChange>
              </w:rPr>
              <w:delText>Recommended Containers</w:delText>
            </w:r>
            <w:r w:rsidDel="00F92BF7">
              <w:rPr>
                <w:noProof/>
                <w:webHidden/>
              </w:rPr>
              <w:tab/>
              <w:delText>5</w:delText>
            </w:r>
          </w:del>
        </w:p>
        <w:p w14:paraId="0E86D26A" w14:textId="4357CB97" w:rsidR="00993FF1" w:rsidDel="00F92BF7" w:rsidRDefault="00993FF1">
          <w:pPr>
            <w:pStyle w:val="TOC1"/>
            <w:tabs>
              <w:tab w:val="right" w:leader="dot" w:pos="10790"/>
            </w:tabs>
            <w:rPr>
              <w:del w:id="141" w:author="Jeff Pitzen" w:date="2025-12-13T10:24:00Z" w16du:dateUtc="2025-12-13T15:24:00Z"/>
              <w:rFonts w:asciiTheme="minorHAnsi" w:eastAsiaTheme="minorEastAsia" w:hAnsiTheme="minorHAnsi"/>
              <w:noProof/>
              <w:kern w:val="2"/>
              <w:sz w:val="24"/>
              <w:szCs w:val="24"/>
              <w14:ligatures w14:val="standardContextual"/>
            </w:rPr>
          </w:pPr>
          <w:del w:id="142" w:author="Jeff Pitzen" w:date="2025-12-13T10:24:00Z" w16du:dateUtc="2025-12-13T15:24:00Z">
            <w:r w:rsidRPr="00F92BF7" w:rsidDel="00F92BF7">
              <w:rPr>
                <w:noProof/>
                <w:rPrChange w:id="143" w:author="Jeff Pitzen" w:date="2025-12-13T10:24:00Z" w16du:dateUtc="2025-12-13T15:24:00Z">
                  <w:rPr>
                    <w:rStyle w:val="Hyperlink"/>
                    <w:noProof/>
                  </w:rPr>
                </w:rPrChange>
              </w:rPr>
              <w:delText>3</w:delText>
            </w:r>
            <w:r w:rsidDel="00F92BF7">
              <w:rPr>
                <w:rFonts w:asciiTheme="minorHAnsi" w:eastAsiaTheme="minorEastAsia" w:hAnsiTheme="minorHAnsi"/>
                <w:noProof/>
                <w:kern w:val="2"/>
                <w:sz w:val="24"/>
                <w:szCs w:val="24"/>
                <w14:ligatures w14:val="standardContextual"/>
              </w:rPr>
              <w:tab/>
            </w:r>
            <w:r w:rsidRPr="00F92BF7" w:rsidDel="00F92BF7">
              <w:rPr>
                <w:noProof/>
                <w:rPrChange w:id="144" w:author="Jeff Pitzen" w:date="2025-12-13T10:24:00Z" w16du:dateUtc="2025-12-13T15:24:00Z">
                  <w:rPr>
                    <w:rStyle w:val="Hyperlink"/>
                    <w:noProof/>
                  </w:rPr>
                </w:rPrChange>
              </w:rPr>
              <w:delText>Current Implementation and Roadmap</w:delText>
            </w:r>
            <w:r w:rsidDel="00F92BF7">
              <w:rPr>
                <w:noProof/>
                <w:webHidden/>
              </w:rPr>
              <w:tab/>
              <w:delText>6</w:delText>
            </w:r>
          </w:del>
        </w:p>
        <w:p w14:paraId="6542E0F5" w14:textId="31A4E9E3" w:rsidR="00993FF1" w:rsidDel="00F92BF7" w:rsidRDefault="00993FF1">
          <w:pPr>
            <w:pStyle w:val="TOC2"/>
            <w:tabs>
              <w:tab w:val="right" w:leader="dot" w:pos="10790"/>
            </w:tabs>
            <w:rPr>
              <w:del w:id="145" w:author="Jeff Pitzen" w:date="2025-12-13T10:24:00Z" w16du:dateUtc="2025-12-13T15:24:00Z"/>
              <w:rFonts w:asciiTheme="minorHAnsi" w:eastAsiaTheme="minorEastAsia" w:hAnsiTheme="minorHAnsi"/>
              <w:noProof/>
              <w:kern w:val="2"/>
              <w:sz w:val="24"/>
              <w:szCs w:val="24"/>
              <w14:ligatures w14:val="standardContextual"/>
            </w:rPr>
          </w:pPr>
          <w:del w:id="146" w:author="Jeff Pitzen" w:date="2025-12-13T10:24:00Z" w16du:dateUtc="2025-12-13T15:24:00Z">
            <w:r w:rsidRPr="00F92BF7" w:rsidDel="00F92BF7">
              <w:rPr>
                <w:noProof/>
                <w:rPrChange w:id="147" w:author="Jeff Pitzen" w:date="2025-12-13T10:24:00Z" w16du:dateUtc="2025-12-13T15:24:00Z">
                  <w:rPr>
                    <w:rStyle w:val="Hyperlink"/>
                    <w:noProof/>
                  </w:rPr>
                </w:rPrChange>
              </w:rPr>
              <w:delText>3.1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48" w:author="Jeff Pitzen" w:date="2025-12-13T10:24:00Z" w16du:dateUtc="2025-12-13T15:24:00Z">
                  <w:rPr>
                    <w:rStyle w:val="Hyperlink"/>
                    <w:noProof/>
                  </w:rPr>
                </w:rPrChange>
              </w:rPr>
              <w:delText>Containerization Now</w:delText>
            </w:r>
            <w:r w:rsidDel="00F92BF7">
              <w:rPr>
                <w:noProof/>
                <w:webHidden/>
              </w:rPr>
              <w:tab/>
              <w:delText>6</w:delText>
            </w:r>
          </w:del>
        </w:p>
        <w:p w14:paraId="51BCF689" w14:textId="09E5E50E" w:rsidR="00993FF1" w:rsidDel="00F92BF7" w:rsidRDefault="00993FF1">
          <w:pPr>
            <w:pStyle w:val="TOC3"/>
            <w:tabs>
              <w:tab w:val="left" w:pos="1479"/>
              <w:tab w:val="right" w:leader="dot" w:pos="10790"/>
            </w:tabs>
            <w:rPr>
              <w:del w:id="149" w:author="Jeff Pitzen" w:date="2025-12-13T10:24:00Z" w16du:dateUtc="2025-12-13T15:24:00Z"/>
              <w:rFonts w:asciiTheme="minorHAnsi" w:eastAsiaTheme="minorEastAsia" w:hAnsiTheme="minorHAnsi"/>
              <w:noProof/>
              <w:kern w:val="2"/>
              <w:sz w:val="24"/>
              <w:szCs w:val="24"/>
              <w14:ligatures w14:val="standardContextual"/>
            </w:rPr>
          </w:pPr>
          <w:del w:id="150" w:author="Jeff Pitzen" w:date="2025-12-13T10:24:00Z" w16du:dateUtc="2025-12-13T15:24:00Z">
            <w:r w:rsidRPr="00F92BF7" w:rsidDel="00F92BF7">
              <w:rPr>
                <w:noProof/>
                <w:rPrChange w:id="151" w:author="Jeff Pitzen" w:date="2025-12-13T10:24:00Z" w16du:dateUtc="2025-12-13T15:24:00Z">
                  <w:rPr>
                    <w:rStyle w:val="Hyperlink"/>
                    <w:noProof/>
                  </w:rPr>
                </w:rPrChange>
              </w:rPr>
              <w:delText>3.1.1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52" w:author="Jeff Pitzen" w:date="2025-12-13T10:24:00Z" w16du:dateUtc="2025-12-13T15:24:00Z">
                  <w:rPr>
                    <w:rStyle w:val="Hyperlink"/>
                    <w:noProof/>
                  </w:rPr>
                </w:rPrChange>
              </w:rPr>
              <w:delText>Modules and Processes</w:delText>
            </w:r>
            <w:r w:rsidDel="00F92BF7">
              <w:rPr>
                <w:noProof/>
                <w:webHidden/>
              </w:rPr>
              <w:tab/>
              <w:delText>6</w:delText>
            </w:r>
          </w:del>
        </w:p>
        <w:p w14:paraId="594AD650" w14:textId="57DCD2E8" w:rsidR="00993FF1" w:rsidDel="00F92BF7" w:rsidRDefault="00993FF1">
          <w:pPr>
            <w:pStyle w:val="TOC3"/>
            <w:tabs>
              <w:tab w:val="left" w:pos="1479"/>
              <w:tab w:val="right" w:leader="dot" w:pos="10790"/>
            </w:tabs>
            <w:rPr>
              <w:del w:id="153" w:author="Jeff Pitzen" w:date="2025-12-13T10:24:00Z" w16du:dateUtc="2025-12-13T15:24:00Z"/>
              <w:rFonts w:asciiTheme="minorHAnsi" w:eastAsiaTheme="minorEastAsia" w:hAnsiTheme="minorHAnsi"/>
              <w:noProof/>
              <w:kern w:val="2"/>
              <w:sz w:val="24"/>
              <w:szCs w:val="24"/>
              <w14:ligatures w14:val="standardContextual"/>
            </w:rPr>
          </w:pPr>
          <w:del w:id="154" w:author="Jeff Pitzen" w:date="2025-12-13T10:24:00Z" w16du:dateUtc="2025-12-13T15:24:00Z">
            <w:r w:rsidRPr="00F92BF7" w:rsidDel="00F92BF7">
              <w:rPr>
                <w:noProof/>
                <w:rPrChange w:id="155" w:author="Jeff Pitzen" w:date="2025-12-13T10:24:00Z" w16du:dateUtc="2025-12-13T15:24:00Z">
                  <w:rPr>
                    <w:rStyle w:val="Hyperlink"/>
                    <w:noProof/>
                  </w:rPr>
                </w:rPrChange>
              </w:rPr>
              <w:delText>3.1.2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56" w:author="Jeff Pitzen" w:date="2025-12-13T10:24:00Z" w16du:dateUtc="2025-12-13T15:24:00Z">
                  <w:rPr>
                    <w:rStyle w:val="Hyperlink"/>
                    <w:noProof/>
                  </w:rPr>
                </w:rPrChange>
              </w:rPr>
              <w:delText>ZL Components</w:delText>
            </w:r>
            <w:r w:rsidDel="00F92BF7">
              <w:rPr>
                <w:noProof/>
                <w:webHidden/>
              </w:rPr>
              <w:tab/>
              <w:delText>6</w:delText>
            </w:r>
          </w:del>
        </w:p>
        <w:p w14:paraId="270C8E29" w14:textId="28C9BFA3" w:rsidR="00993FF1" w:rsidDel="00F92BF7" w:rsidRDefault="00993FF1">
          <w:pPr>
            <w:pStyle w:val="TOC2"/>
            <w:tabs>
              <w:tab w:val="right" w:leader="dot" w:pos="10790"/>
            </w:tabs>
            <w:rPr>
              <w:del w:id="157" w:author="Jeff Pitzen" w:date="2025-12-13T10:24:00Z" w16du:dateUtc="2025-12-13T15:24:00Z"/>
              <w:rFonts w:asciiTheme="minorHAnsi" w:eastAsiaTheme="minorEastAsia" w:hAnsiTheme="minorHAnsi"/>
              <w:noProof/>
              <w:kern w:val="2"/>
              <w:sz w:val="24"/>
              <w:szCs w:val="24"/>
              <w14:ligatures w14:val="standardContextual"/>
            </w:rPr>
          </w:pPr>
          <w:del w:id="158" w:author="Jeff Pitzen" w:date="2025-12-13T10:24:00Z" w16du:dateUtc="2025-12-13T15:24:00Z">
            <w:r w:rsidRPr="00F92BF7" w:rsidDel="00F92BF7">
              <w:rPr>
                <w:noProof/>
                <w:rPrChange w:id="159" w:author="Jeff Pitzen" w:date="2025-12-13T10:24:00Z" w16du:dateUtc="2025-12-13T15:24:00Z">
                  <w:rPr>
                    <w:rStyle w:val="Hyperlink"/>
                    <w:noProof/>
                  </w:rPr>
                </w:rPrChange>
              </w:rPr>
              <w:delText>3.2</w:delText>
            </w:r>
            <w:r w:rsidDel="00F92BF7">
              <w:rPr>
                <w:rFonts w:asciiTheme="minorHAnsi" w:eastAsiaTheme="minorEastAsia" w:hAnsiTheme="minorHAnsi"/>
                <w:noProof/>
                <w:kern w:val="2"/>
                <w:sz w:val="24"/>
                <w:szCs w:val="24"/>
                <w14:ligatures w14:val="standardContextual"/>
              </w:rPr>
              <w:tab/>
            </w:r>
            <w:r w:rsidRPr="00F92BF7" w:rsidDel="00F92BF7">
              <w:rPr>
                <w:rFonts w:ascii="Aptos" w:hAnsi="Aptos"/>
                <w:noProof/>
                <w:rPrChange w:id="160" w:author="Jeff Pitzen" w:date="2025-12-13T10:24:00Z" w16du:dateUtc="2025-12-13T15:24:00Z">
                  <w:rPr>
                    <w:rStyle w:val="Hyperlink"/>
                    <w:rFonts w:ascii="Aptos" w:hAnsi="Aptos"/>
                    <w:noProof/>
                  </w:rPr>
                </w:rPrChange>
              </w:rPr>
              <w:delText>ZL Application - EKS Deployment Readiness</w:delText>
            </w:r>
            <w:r w:rsidDel="00F92BF7">
              <w:rPr>
                <w:noProof/>
                <w:webHidden/>
              </w:rPr>
              <w:tab/>
              <w:delText>7</w:delText>
            </w:r>
          </w:del>
        </w:p>
        <w:p w14:paraId="27B67F3B" w14:textId="656BA85F" w:rsidR="00993FF1" w:rsidDel="00F92BF7" w:rsidRDefault="00993FF1">
          <w:pPr>
            <w:pStyle w:val="TOC3"/>
            <w:tabs>
              <w:tab w:val="left" w:pos="1479"/>
              <w:tab w:val="right" w:leader="dot" w:pos="10790"/>
            </w:tabs>
            <w:rPr>
              <w:del w:id="161" w:author="Jeff Pitzen" w:date="2025-12-13T10:24:00Z" w16du:dateUtc="2025-12-13T15:24:00Z"/>
              <w:rFonts w:asciiTheme="minorHAnsi" w:eastAsiaTheme="minorEastAsia" w:hAnsiTheme="minorHAnsi"/>
              <w:noProof/>
              <w:kern w:val="2"/>
              <w:sz w:val="24"/>
              <w:szCs w:val="24"/>
              <w14:ligatures w14:val="standardContextual"/>
            </w:rPr>
          </w:pPr>
          <w:del w:id="162" w:author="Jeff Pitzen" w:date="2025-12-13T10:24:00Z" w16du:dateUtc="2025-12-13T15:24:00Z">
            <w:r w:rsidRPr="00F92BF7" w:rsidDel="00F92BF7">
              <w:rPr>
                <w:noProof/>
                <w:rPrChange w:id="163" w:author="Jeff Pitzen" w:date="2025-12-13T10:24:00Z" w16du:dateUtc="2025-12-13T15:24:00Z">
                  <w:rPr>
                    <w:rStyle w:val="Hyperlink"/>
                    <w:noProof/>
                  </w:rPr>
                </w:rPrChange>
              </w:rPr>
              <w:delText>3.2.1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64" w:author="Jeff Pitzen" w:date="2025-12-13T10:24:00Z" w16du:dateUtc="2025-12-13T15:24:00Z">
                  <w:rPr>
                    <w:rStyle w:val="Hyperlink"/>
                    <w:noProof/>
                  </w:rPr>
                </w:rPrChange>
              </w:rPr>
              <w:delText>Data Sensitivity and Security Controls</w:delText>
            </w:r>
            <w:r w:rsidDel="00F92BF7">
              <w:rPr>
                <w:noProof/>
                <w:webHidden/>
              </w:rPr>
              <w:tab/>
              <w:delText>7</w:delText>
            </w:r>
          </w:del>
        </w:p>
        <w:p w14:paraId="1F3BC716" w14:textId="2A9F39C1" w:rsidR="00993FF1" w:rsidDel="00F92BF7" w:rsidRDefault="00993FF1">
          <w:pPr>
            <w:pStyle w:val="TOC2"/>
            <w:tabs>
              <w:tab w:val="right" w:leader="dot" w:pos="10790"/>
            </w:tabs>
            <w:rPr>
              <w:del w:id="165" w:author="Jeff Pitzen" w:date="2025-12-13T10:24:00Z" w16du:dateUtc="2025-12-13T15:24:00Z"/>
              <w:rFonts w:asciiTheme="minorHAnsi" w:eastAsiaTheme="minorEastAsia" w:hAnsiTheme="minorHAnsi"/>
              <w:noProof/>
              <w:kern w:val="2"/>
              <w:sz w:val="24"/>
              <w:szCs w:val="24"/>
              <w14:ligatures w14:val="standardContextual"/>
            </w:rPr>
          </w:pPr>
          <w:del w:id="166" w:author="Jeff Pitzen" w:date="2025-12-13T10:24:00Z" w16du:dateUtc="2025-12-13T15:24:00Z">
            <w:r w:rsidRPr="00F92BF7" w:rsidDel="00F92BF7">
              <w:rPr>
                <w:noProof/>
                <w:rPrChange w:id="167" w:author="Jeff Pitzen" w:date="2025-12-13T10:24:00Z" w16du:dateUtc="2025-12-13T15:24:00Z">
                  <w:rPr>
                    <w:rStyle w:val="Hyperlink"/>
                    <w:noProof/>
                  </w:rPr>
                </w:rPrChange>
              </w:rPr>
              <w:delText>3.3</w:delText>
            </w:r>
            <w:r w:rsidDel="00F92BF7">
              <w:rPr>
                <w:rFonts w:asciiTheme="minorHAnsi" w:eastAsiaTheme="minorEastAsia" w:hAnsiTheme="minorHAnsi"/>
                <w:noProof/>
                <w:kern w:val="2"/>
                <w:sz w:val="24"/>
                <w:szCs w:val="24"/>
                <w14:ligatures w14:val="standardContextual"/>
              </w:rPr>
              <w:tab/>
            </w:r>
            <w:r w:rsidRPr="00F92BF7" w:rsidDel="00F92BF7">
              <w:rPr>
                <w:noProof/>
                <w:rPrChange w:id="168" w:author="Jeff Pitzen" w:date="2025-12-13T10:24:00Z" w16du:dateUtc="2025-12-13T15:24:00Z">
                  <w:rPr>
                    <w:rStyle w:val="Hyperlink"/>
                    <w:noProof/>
                  </w:rPr>
                </w:rPrChange>
              </w:rPr>
              <w:delText>Cybersecurity, Identity and Data-Handling Standards</w:delText>
            </w:r>
            <w:r w:rsidDel="00F92BF7">
              <w:rPr>
                <w:noProof/>
                <w:webHidden/>
              </w:rPr>
              <w:tab/>
              <w:delText>8</w:delText>
            </w:r>
          </w:del>
        </w:p>
        <w:p w14:paraId="535169DD" w14:textId="7A58E0A2" w:rsidR="00993FF1" w:rsidDel="00F92BF7" w:rsidRDefault="00993FF1">
          <w:pPr>
            <w:pStyle w:val="TOC3"/>
            <w:tabs>
              <w:tab w:val="left" w:pos="1479"/>
              <w:tab w:val="right" w:leader="dot" w:pos="10790"/>
            </w:tabs>
            <w:rPr>
              <w:del w:id="169" w:author="Jeff Pitzen" w:date="2025-12-13T10:24:00Z" w16du:dateUtc="2025-12-13T15:24:00Z"/>
              <w:rFonts w:asciiTheme="minorHAnsi" w:eastAsiaTheme="minorEastAsia" w:hAnsiTheme="minorHAnsi"/>
              <w:noProof/>
              <w:kern w:val="2"/>
              <w:sz w:val="24"/>
              <w:szCs w:val="24"/>
              <w14:ligatures w14:val="standardContextual"/>
            </w:rPr>
          </w:pPr>
          <w:del w:id="170" w:author="Jeff Pitzen" w:date="2025-12-13T10:24:00Z" w16du:dateUtc="2025-12-13T15:24:00Z">
            <w:r w:rsidRPr="00F92BF7" w:rsidDel="00F92BF7">
              <w:rPr>
                <w:noProof/>
                <w:rPrChange w:id="171" w:author="Jeff Pitzen" w:date="2025-12-13T10:24:00Z" w16du:dateUtc="2025-12-13T15:24:00Z">
                  <w:rPr>
                    <w:rStyle w:val="Hyperlink"/>
                    <w:noProof/>
                  </w:rPr>
                </w:rPrChange>
              </w:rPr>
              <w:delText>3.3.1</w:delText>
            </w:r>
            <w:r w:rsidDel="00F92BF7">
              <w:rPr>
                <w:rFonts w:asciiTheme="minorHAnsi" w:eastAsiaTheme="minorEastAsia" w:hAnsiTheme="minorHAnsi"/>
                <w:noProof/>
                <w:kern w:val="2"/>
                <w:sz w:val="24"/>
                <w:szCs w:val="24"/>
                <w14:ligatures w14:val="standardContextual"/>
              </w:rPr>
              <w:tab/>
            </w:r>
            <w:r w:rsidRPr="00F92BF7" w:rsidDel="00F92BF7">
              <w:rPr>
                <w:noProof/>
                <w:rPrChange w:id="172" w:author="Jeff Pitzen" w:date="2025-12-13T10:24:00Z" w16du:dateUtc="2025-12-13T15:24:00Z">
                  <w:rPr>
                    <w:rStyle w:val="Hyperlink"/>
                    <w:noProof/>
                  </w:rPr>
                </w:rPrChange>
              </w:rPr>
              <w:delText>Current Deployment</w:delText>
            </w:r>
            <w:r w:rsidDel="00F92BF7">
              <w:rPr>
                <w:noProof/>
                <w:webHidden/>
              </w:rPr>
              <w:tab/>
              <w:delText>8</w:delText>
            </w:r>
          </w:del>
        </w:p>
        <w:p w14:paraId="75571913" w14:textId="6E225AE3" w:rsidR="00993FF1" w:rsidDel="00F92BF7" w:rsidRDefault="00993FF1">
          <w:pPr>
            <w:pStyle w:val="TOC3"/>
            <w:tabs>
              <w:tab w:val="left" w:pos="1479"/>
              <w:tab w:val="right" w:leader="dot" w:pos="10790"/>
            </w:tabs>
            <w:rPr>
              <w:del w:id="173" w:author="Jeff Pitzen" w:date="2025-12-13T10:24:00Z" w16du:dateUtc="2025-12-13T15:24:00Z"/>
              <w:rFonts w:asciiTheme="minorHAnsi" w:eastAsiaTheme="minorEastAsia" w:hAnsiTheme="minorHAnsi"/>
              <w:noProof/>
              <w:kern w:val="2"/>
              <w:sz w:val="24"/>
              <w:szCs w:val="24"/>
              <w14:ligatures w14:val="standardContextual"/>
            </w:rPr>
          </w:pPr>
          <w:del w:id="174" w:author="Jeff Pitzen" w:date="2025-12-13T10:24:00Z" w16du:dateUtc="2025-12-13T15:24:00Z">
            <w:r w:rsidRPr="00F92BF7" w:rsidDel="00F92BF7">
              <w:rPr>
                <w:noProof/>
                <w:rPrChange w:id="175" w:author="Jeff Pitzen" w:date="2025-12-13T10:24:00Z" w16du:dateUtc="2025-12-13T15:24:00Z">
                  <w:rPr>
                    <w:rStyle w:val="Hyperlink"/>
                    <w:noProof/>
                  </w:rPr>
                </w:rPrChange>
              </w:rPr>
              <w:delText>3.3.2</w:delText>
            </w:r>
            <w:r w:rsidDel="00F92BF7">
              <w:rPr>
                <w:rFonts w:asciiTheme="minorHAnsi" w:eastAsiaTheme="minorEastAsia" w:hAnsiTheme="minorHAnsi"/>
                <w:noProof/>
                <w:kern w:val="2"/>
                <w:sz w:val="24"/>
                <w:szCs w:val="24"/>
                <w14:ligatures w14:val="standardContextual"/>
              </w:rPr>
              <w:tab/>
            </w:r>
            <w:r w:rsidRPr="00F92BF7" w:rsidDel="00F92BF7">
              <w:rPr>
                <w:noProof/>
                <w:rPrChange w:id="176" w:author="Jeff Pitzen" w:date="2025-12-13T10:24:00Z" w16du:dateUtc="2025-12-13T15:24:00Z">
                  <w:rPr>
                    <w:rStyle w:val="Hyperlink"/>
                    <w:noProof/>
                  </w:rPr>
                </w:rPrChange>
              </w:rPr>
              <w:delText>Gap Analysis</w:delText>
            </w:r>
            <w:r w:rsidDel="00F92BF7">
              <w:rPr>
                <w:noProof/>
                <w:webHidden/>
              </w:rPr>
              <w:tab/>
              <w:delText>9</w:delText>
            </w:r>
          </w:del>
        </w:p>
        <w:p w14:paraId="2969ED48" w14:textId="2999151E" w:rsidR="00993FF1" w:rsidDel="00F92BF7" w:rsidRDefault="00993FF1">
          <w:pPr>
            <w:pStyle w:val="TOC3"/>
            <w:tabs>
              <w:tab w:val="left" w:pos="1479"/>
              <w:tab w:val="right" w:leader="dot" w:pos="10790"/>
            </w:tabs>
            <w:rPr>
              <w:del w:id="177" w:author="Jeff Pitzen" w:date="2025-12-13T10:24:00Z" w16du:dateUtc="2025-12-13T15:24:00Z"/>
              <w:rFonts w:asciiTheme="minorHAnsi" w:eastAsiaTheme="minorEastAsia" w:hAnsiTheme="minorHAnsi"/>
              <w:noProof/>
              <w:kern w:val="2"/>
              <w:sz w:val="24"/>
              <w:szCs w:val="24"/>
              <w14:ligatures w14:val="standardContextual"/>
            </w:rPr>
          </w:pPr>
          <w:del w:id="178" w:author="Jeff Pitzen" w:date="2025-12-13T10:24:00Z" w16du:dateUtc="2025-12-13T15:24:00Z">
            <w:r w:rsidRPr="00F92BF7" w:rsidDel="00F92BF7">
              <w:rPr>
                <w:noProof/>
                <w:rPrChange w:id="179" w:author="Jeff Pitzen" w:date="2025-12-13T10:24:00Z" w16du:dateUtc="2025-12-13T15:24:00Z">
                  <w:rPr>
                    <w:rStyle w:val="Hyperlink"/>
                    <w:noProof/>
                  </w:rPr>
                </w:rPrChange>
              </w:rPr>
              <w:delText>3.3.3</w:delText>
            </w:r>
            <w:r w:rsidDel="00F92BF7">
              <w:rPr>
                <w:rFonts w:asciiTheme="minorHAnsi" w:eastAsiaTheme="minorEastAsia" w:hAnsiTheme="minorHAnsi"/>
                <w:noProof/>
                <w:kern w:val="2"/>
                <w:sz w:val="24"/>
                <w:szCs w:val="24"/>
                <w14:ligatures w14:val="standardContextual"/>
              </w:rPr>
              <w:tab/>
            </w:r>
            <w:r w:rsidRPr="00F92BF7" w:rsidDel="00F92BF7">
              <w:rPr>
                <w:noProof/>
                <w:rPrChange w:id="180" w:author="Jeff Pitzen" w:date="2025-12-13T10:24:00Z" w16du:dateUtc="2025-12-13T15:24:00Z">
                  <w:rPr>
                    <w:rStyle w:val="Hyperlink"/>
                    <w:noProof/>
                  </w:rPr>
                </w:rPrChange>
              </w:rPr>
              <w:delText>Game Warden Deployment Readiness — Layer Mapping</w:delText>
            </w:r>
            <w:r w:rsidDel="00F92BF7">
              <w:rPr>
                <w:noProof/>
                <w:webHidden/>
              </w:rPr>
              <w:tab/>
              <w:delText>9</w:delText>
            </w:r>
          </w:del>
        </w:p>
        <w:p w14:paraId="5FC0B4E7" w14:textId="02F68B20" w:rsidR="00993FF1" w:rsidDel="00F92BF7" w:rsidRDefault="00993FF1">
          <w:pPr>
            <w:pStyle w:val="TOC3"/>
            <w:tabs>
              <w:tab w:val="left" w:pos="1479"/>
              <w:tab w:val="right" w:leader="dot" w:pos="10790"/>
            </w:tabs>
            <w:rPr>
              <w:del w:id="181" w:author="Jeff Pitzen" w:date="2025-12-13T10:24:00Z" w16du:dateUtc="2025-12-13T15:24:00Z"/>
              <w:rFonts w:asciiTheme="minorHAnsi" w:eastAsiaTheme="minorEastAsia" w:hAnsiTheme="minorHAnsi"/>
              <w:noProof/>
              <w:kern w:val="2"/>
              <w:sz w:val="24"/>
              <w:szCs w:val="24"/>
              <w14:ligatures w14:val="standardContextual"/>
            </w:rPr>
          </w:pPr>
          <w:del w:id="182" w:author="Jeff Pitzen" w:date="2025-12-13T10:24:00Z" w16du:dateUtc="2025-12-13T15:24:00Z">
            <w:r w:rsidRPr="00F92BF7" w:rsidDel="00F92BF7">
              <w:rPr>
                <w:noProof/>
                <w:rPrChange w:id="183" w:author="Jeff Pitzen" w:date="2025-12-13T10:24:00Z" w16du:dateUtc="2025-12-13T15:24:00Z">
                  <w:rPr>
                    <w:rStyle w:val="Hyperlink"/>
                    <w:noProof/>
                  </w:rPr>
                </w:rPrChange>
              </w:rPr>
              <w:delText>3.3.4</w:delText>
            </w:r>
            <w:r w:rsidDel="00F92BF7">
              <w:rPr>
                <w:rFonts w:asciiTheme="minorHAnsi" w:eastAsiaTheme="minorEastAsia" w:hAnsiTheme="minorHAnsi"/>
                <w:noProof/>
                <w:kern w:val="2"/>
                <w:sz w:val="24"/>
                <w:szCs w:val="24"/>
                <w14:ligatures w14:val="standardContextual"/>
              </w:rPr>
              <w:tab/>
            </w:r>
            <w:r w:rsidRPr="00F92BF7" w:rsidDel="00F92BF7">
              <w:rPr>
                <w:noProof/>
                <w:rPrChange w:id="184" w:author="Jeff Pitzen" w:date="2025-12-13T10:24:00Z" w16du:dateUtc="2025-12-13T15:24:00Z">
                  <w:rPr>
                    <w:rStyle w:val="Hyperlink"/>
                    <w:noProof/>
                  </w:rPr>
                </w:rPrChange>
              </w:rPr>
              <w:delText>Layer Summary</w:delText>
            </w:r>
            <w:r w:rsidDel="00F92BF7">
              <w:rPr>
                <w:noProof/>
                <w:webHidden/>
              </w:rPr>
              <w:tab/>
              <w:delText>11</w:delText>
            </w:r>
          </w:del>
        </w:p>
        <w:p w14:paraId="7EE8E246" w14:textId="3F98415C" w:rsidR="00993FF1" w:rsidDel="00F92BF7" w:rsidRDefault="00993FF1">
          <w:pPr>
            <w:pStyle w:val="TOC3"/>
            <w:tabs>
              <w:tab w:val="left" w:pos="1479"/>
              <w:tab w:val="right" w:leader="dot" w:pos="10790"/>
            </w:tabs>
            <w:rPr>
              <w:del w:id="185" w:author="Jeff Pitzen" w:date="2025-12-13T10:24:00Z" w16du:dateUtc="2025-12-13T15:24:00Z"/>
              <w:rFonts w:asciiTheme="minorHAnsi" w:eastAsiaTheme="minorEastAsia" w:hAnsiTheme="minorHAnsi"/>
              <w:noProof/>
              <w:kern w:val="2"/>
              <w:sz w:val="24"/>
              <w:szCs w:val="24"/>
              <w14:ligatures w14:val="standardContextual"/>
            </w:rPr>
          </w:pPr>
          <w:del w:id="186" w:author="Jeff Pitzen" w:date="2025-12-13T10:24:00Z" w16du:dateUtc="2025-12-13T15:24:00Z">
            <w:r w:rsidRPr="00F92BF7" w:rsidDel="00F92BF7">
              <w:rPr>
                <w:noProof/>
                <w:rPrChange w:id="187" w:author="Jeff Pitzen" w:date="2025-12-13T10:24:00Z" w16du:dateUtc="2025-12-13T15:24:00Z">
                  <w:rPr>
                    <w:rStyle w:val="Hyperlink"/>
                    <w:noProof/>
                  </w:rPr>
                </w:rPrChange>
              </w:rPr>
              <w:delText>3.3.5</w:delText>
            </w:r>
            <w:r w:rsidDel="00F92BF7">
              <w:rPr>
                <w:rFonts w:asciiTheme="minorHAnsi" w:eastAsiaTheme="minorEastAsia" w:hAnsiTheme="minorHAnsi"/>
                <w:noProof/>
                <w:kern w:val="2"/>
                <w:sz w:val="24"/>
                <w:szCs w:val="24"/>
                <w14:ligatures w14:val="standardContextual"/>
              </w:rPr>
              <w:tab/>
            </w:r>
            <w:r w:rsidRPr="00F92BF7" w:rsidDel="00F92BF7">
              <w:rPr>
                <w:noProof/>
                <w:rPrChange w:id="188" w:author="Jeff Pitzen" w:date="2025-12-13T10:24:00Z" w16du:dateUtc="2025-12-13T15:24:00Z">
                  <w:rPr>
                    <w:rStyle w:val="Hyperlink"/>
                    <w:noProof/>
                  </w:rPr>
                </w:rPrChange>
              </w:rPr>
              <w:delText>Alignment — Current vs Required State</w:delText>
            </w:r>
            <w:r w:rsidDel="00F92BF7">
              <w:rPr>
                <w:noProof/>
                <w:webHidden/>
              </w:rPr>
              <w:tab/>
              <w:delText>11</w:delText>
            </w:r>
          </w:del>
        </w:p>
        <w:p w14:paraId="473D87E6" w14:textId="1EB503B9" w:rsidR="00993FF1" w:rsidDel="00F92BF7" w:rsidRDefault="00993FF1">
          <w:pPr>
            <w:pStyle w:val="TOC3"/>
            <w:tabs>
              <w:tab w:val="left" w:pos="1479"/>
              <w:tab w:val="right" w:leader="dot" w:pos="10790"/>
            </w:tabs>
            <w:rPr>
              <w:del w:id="189" w:author="Jeff Pitzen" w:date="2025-12-13T10:24:00Z" w16du:dateUtc="2025-12-13T15:24:00Z"/>
              <w:rFonts w:asciiTheme="minorHAnsi" w:eastAsiaTheme="minorEastAsia" w:hAnsiTheme="minorHAnsi"/>
              <w:noProof/>
              <w:kern w:val="2"/>
              <w:sz w:val="24"/>
              <w:szCs w:val="24"/>
              <w14:ligatures w14:val="standardContextual"/>
            </w:rPr>
          </w:pPr>
          <w:del w:id="190" w:author="Jeff Pitzen" w:date="2025-12-13T10:24:00Z" w16du:dateUtc="2025-12-13T15:24:00Z">
            <w:r w:rsidRPr="00F92BF7" w:rsidDel="00F92BF7">
              <w:rPr>
                <w:noProof/>
                <w:rPrChange w:id="191" w:author="Jeff Pitzen" w:date="2025-12-13T10:24:00Z" w16du:dateUtc="2025-12-13T15:24:00Z">
                  <w:rPr>
                    <w:rStyle w:val="Hyperlink"/>
                    <w:noProof/>
                  </w:rPr>
                </w:rPrChange>
              </w:rPr>
              <w:delText>3.3.6</w:delText>
            </w:r>
            <w:r w:rsidDel="00F92BF7">
              <w:rPr>
                <w:rFonts w:asciiTheme="minorHAnsi" w:eastAsiaTheme="minorEastAsia" w:hAnsiTheme="minorHAnsi"/>
                <w:noProof/>
                <w:kern w:val="2"/>
                <w:sz w:val="24"/>
                <w:szCs w:val="24"/>
                <w14:ligatures w14:val="standardContextual"/>
              </w:rPr>
              <w:tab/>
            </w:r>
            <w:r w:rsidRPr="00F92BF7" w:rsidDel="00F92BF7">
              <w:rPr>
                <w:noProof/>
                <w:rPrChange w:id="192" w:author="Jeff Pitzen" w:date="2025-12-13T10:24:00Z" w16du:dateUtc="2025-12-13T15:24:00Z">
                  <w:rPr>
                    <w:rStyle w:val="Hyperlink"/>
                    <w:noProof/>
                  </w:rPr>
                </w:rPrChange>
              </w:rPr>
              <w:delText>Final Recommendations Summary</w:delText>
            </w:r>
            <w:r w:rsidDel="00F92BF7">
              <w:rPr>
                <w:noProof/>
                <w:webHidden/>
              </w:rPr>
              <w:tab/>
              <w:delText>11</w:delText>
            </w:r>
          </w:del>
        </w:p>
        <w:p w14:paraId="1E934EC2" w14:textId="7A77DE22" w:rsidR="00993FF1" w:rsidDel="00F92BF7" w:rsidRDefault="00993FF1">
          <w:pPr>
            <w:pStyle w:val="TOC3"/>
            <w:tabs>
              <w:tab w:val="left" w:pos="1479"/>
              <w:tab w:val="right" w:leader="dot" w:pos="10790"/>
            </w:tabs>
            <w:rPr>
              <w:del w:id="193" w:author="Jeff Pitzen" w:date="2025-12-13T10:24:00Z" w16du:dateUtc="2025-12-13T15:24:00Z"/>
              <w:rFonts w:asciiTheme="minorHAnsi" w:eastAsiaTheme="minorEastAsia" w:hAnsiTheme="minorHAnsi"/>
              <w:noProof/>
              <w:kern w:val="2"/>
              <w:sz w:val="24"/>
              <w:szCs w:val="24"/>
              <w14:ligatures w14:val="standardContextual"/>
            </w:rPr>
          </w:pPr>
          <w:del w:id="194" w:author="Jeff Pitzen" w:date="2025-12-13T10:24:00Z" w16du:dateUtc="2025-12-13T15:24:00Z">
            <w:r w:rsidRPr="00F92BF7" w:rsidDel="00F92BF7">
              <w:rPr>
                <w:noProof/>
                <w:rPrChange w:id="195" w:author="Jeff Pitzen" w:date="2025-12-13T10:24:00Z" w16du:dateUtc="2025-12-13T15:24:00Z">
                  <w:rPr>
                    <w:rStyle w:val="Hyperlink"/>
                    <w:noProof/>
                  </w:rPr>
                </w:rPrChange>
              </w:rPr>
              <w:delText>3.3.7</w:delText>
            </w:r>
            <w:r w:rsidDel="00F92BF7">
              <w:rPr>
                <w:rFonts w:asciiTheme="minorHAnsi" w:eastAsiaTheme="minorEastAsia" w:hAnsiTheme="minorHAnsi"/>
                <w:noProof/>
                <w:kern w:val="2"/>
                <w:sz w:val="24"/>
                <w:szCs w:val="24"/>
                <w14:ligatures w14:val="standardContextual"/>
              </w:rPr>
              <w:tab/>
            </w:r>
            <w:r w:rsidRPr="00F92BF7" w:rsidDel="00F92BF7">
              <w:rPr>
                <w:noProof/>
                <w:rPrChange w:id="196" w:author="Jeff Pitzen" w:date="2025-12-13T10:24:00Z" w16du:dateUtc="2025-12-13T15:24:00Z">
                  <w:rPr>
                    <w:rStyle w:val="Hyperlink"/>
                    <w:noProof/>
                  </w:rPr>
                </w:rPrChange>
              </w:rPr>
              <w:delText>Required Architectural Updates</w:delText>
            </w:r>
            <w:r w:rsidDel="00F92BF7">
              <w:rPr>
                <w:noProof/>
                <w:webHidden/>
              </w:rPr>
              <w:tab/>
              <w:delText>12</w:delText>
            </w:r>
          </w:del>
        </w:p>
        <w:p w14:paraId="144137E7" w14:textId="65E0B390" w:rsidR="00993FF1" w:rsidDel="00F92BF7" w:rsidRDefault="00993FF1">
          <w:pPr>
            <w:pStyle w:val="TOC3"/>
            <w:tabs>
              <w:tab w:val="left" w:pos="1479"/>
              <w:tab w:val="right" w:leader="dot" w:pos="10790"/>
            </w:tabs>
            <w:rPr>
              <w:del w:id="197" w:author="Jeff Pitzen" w:date="2025-12-13T10:24:00Z" w16du:dateUtc="2025-12-13T15:24:00Z"/>
              <w:rFonts w:asciiTheme="minorHAnsi" w:eastAsiaTheme="minorEastAsia" w:hAnsiTheme="minorHAnsi"/>
              <w:noProof/>
              <w:kern w:val="2"/>
              <w:sz w:val="24"/>
              <w:szCs w:val="24"/>
              <w14:ligatures w14:val="standardContextual"/>
            </w:rPr>
          </w:pPr>
          <w:del w:id="198" w:author="Jeff Pitzen" w:date="2025-12-13T10:24:00Z" w16du:dateUtc="2025-12-13T15:24:00Z">
            <w:r w:rsidRPr="00F92BF7" w:rsidDel="00F92BF7">
              <w:rPr>
                <w:noProof/>
                <w:rPrChange w:id="199" w:author="Jeff Pitzen" w:date="2025-12-13T10:24:00Z" w16du:dateUtc="2025-12-13T15:24:00Z">
                  <w:rPr>
                    <w:rStyle w:val="Hyperlink"/>
                    <w:noProof/>
                  </w:rPr>
                </w:rPrChange>
              </w:rPr>
              <w:delText>3.3.8</w:delText>
            </w:r>
            <w:r w:rsidDel="00F92BF7">
              <w:rPr>
                <w:rFonts w:asciiTheme="minorHAnsi" w:eastAsiaTheme="minorEastAsia" w:hAnsiTheme="minorHAnsi"/>
                <w:noProof/>
                <w:kern w:val="2"/>
                <w:sz w:val="24"/>
                <w:szCs w:val="24"/>
                <w14:ligatures w14:val="standardContextual"/>
              </w:rPr>
              <w:tab/>
            </w:r>
            <w:r w:rsidRPr="00F92BF7" w:rsidDel="00F92BF7">
              <w:rPr>
                <w:noProof/>
                <w:rPrChange w:id="200" w:author="Jeff Pitzen" w:date="2025-12-13T10:24:00Z" w16du:dateUtc="2025-12-13T15:24:00Z">
                  <w:rPr>
                    <w:rStyle w:val="Hyperlink"/>
                    <w:noProof/>
                  </w:rPr>
                </w:rPrChange>
              </w:rPr>
              <w:delText>Implementation Roadmap</w:delText>
            </w:r>
            <w:r w:rsidDel="00F92BF7">
              <w:rPr>
                <w:noProof/>
                <w:webHidden/>
              </w:rPr>
              <w:tab/>
              <w:delText>13</w:delText>
            </w:r>
          </w:del>
        </w:p>
        <w:p w14:paraId="250A6113" w14:textId="4C8803E9" w:rsidR="00993FF1" w:rsidDel="00F92BF7" w:rsidRDefault="00993FF1">
          <w:pPr>
            <w:pStyle w:val="TOC2"/>
            <w:tabs>
              <w:tab w:val="right" w:leader="dot" w:pos="10790"/>
            </w:tabs>
            <w:rPr>
              <w:del w:id="201" w:author="Jeff Pitzen" w:date="2025-12-13T10:24:00Z" w16du:dateUtc="2025-12-13T15:24:00Z"/>
              <w:rFonts w:asciiTheme="minorHAnsi" w:eastAsiaTheme="minorEastAsia" w:hAnsiTheme="minorHAnsi"/>
              <w:noProof/>
              <w:kern w:val="2"/>
              <w:sz w:val="24"/>
              <w:szCs w:val="24"/>
              <w14:ligatures w14:val="standardContextual"/>
            </w:rPr>
          </w:pPr>
          <w:del w:id="202" w:author="Jeff Pitzen" w:date="2025-12-13T10:24:00Z" w16du:dateUtc="2025-12-13T15:24:00Z">
            <w:r w:rsidRPr="00F92BF7" w:rsidDel="00F92BF7">
              <w:rPr>
                <w:rFonts w:eastAsia="Times New Roman"/>
                <w:noProof/>
                <w:lang w:val="en-IN"/>
                <w:rPrChange w:id="203" w:author="Jeff Pitzen" w:date="2025-12-13T10:24:00Z" w16du:dateUtc="2025-12-13T15:24:00Z">
                  <w:rPr>
                    <w:rStyle w:val="Hyperlink"/>
                    <w:rFonts w:eastAsia="Times New Roman"/>
                    <w:noProof/>
                    <w:lang w:val="en-IN"/>
                  </w:rPr>
                </w:rPrChange>
              </w:rPr>
              <w:delText>3.4</w:delText>
            </w:r>
            <w:r w:rsidDel="00F92BF7">
              <w:rPr>
                <w:rFonts w:asciiTheme="minorHAnsi" w:eastAsiaTheme="minorEastAsia" w:hAnsiTheme="minorHAnsi"/>
                <w:noProof/>
                <w:kern w:val="2"/>
                <w:sz w:val="24"/>
                <w:szCs w:val="24"/>
                <w14:ligatures w14:val="standardContextual"/>
              </w:rPr>
              <w:tab/>
            </w:r>
            <w:r w:rsidRPr="00F92BF7" w:rsidDel="00F92BF7">
              <w:rPr>
                <w:rFonts w:eastAsia="Times New Roman"/>
                <w:noProof/>
                <w:lang w:val="en-IN"/>
                <w:rPrChange w:id="204" w:author="Jeff Pitzen" w:date="2025-12-13T10:24:00Z" w16du:dateUtc="2025-12-13T15:24:00Z">
                  <w:rPr>
                    <w:rStyle w:val="Hyperlink"/>
                    <w:rFonts w:eastAsia="Times New Roman"/>
                    <w:noProof/>
                    <w:lang w:val="en-IN"/>
                  </w:rPr>
                </w:rPrChange>
              </w:rPr>
              <w:delText>Deep-Dive by Section</w:delText>
            </w:r>
            <w:r w:rsidDel="00F92BF7">
              <w:rPr>
                <w:noProof/>
                <w:webHidden/>
              </w:rPr>
              <w:tab/>
              <w:delText>13</w:delText>
            </w:r>
          </w:del>
        </w:p>
        <w:p w14:paraId="1A3AECAC" w14:textId="21E7E682" w:rsidR="00993FF1" w:rsidDel="00F92BF7" w:rsidRDefault="00993FF1">
          <w:pPr>
            <w:pStyle w:val="TOC3"/>
            <w:tabs>
              <w:tab w:val="left" w:pos="1479"/>
              <w:tab w:val="right" w:leader="dot" w:pos="10790"/>
            </w:tabs>
            <w:rPr>
              <w:del w:id="205" w:author="Jeff Pitzen" w:date="2025-12-13T10:24:00Z" w16du:dateUtc="2025-12-13T15:24:00Z"/>
              <w:rFonts w:asciiTheme="minorHAnsi" w:eastAsiaTheme="minorEastAsia" w:hAnsiTheme="minorHAnsi"/>
              <w:noProof/>
              <w:kern w:val="2"/>
              <w:sz w:val="24"/>
              <w:szCs w:val="24"/>
              <w14:ligatures w14:val="standardContextual"/>
            </w:rPr>
          </w:pPr>
          <w:del w:id="206" w:author="Jeff Pitzen" w:date="2025-12-13T10:24:00Z" w16du:dateUtc="2025-12-13T15:24:00Z">
            <w:r w:rsidRPr="00F92BF7" w:rsidDel="00F92BF7">
              <w:rPr>
                <w:noProof/>
                <w:rPrChange w:id="207" w:author="Jeff Pitzen" w:date="2025-12-13T10:24:00Z" w16du:dateUtc="2025-12-13T15:24:00Z">
                  <w:rPr>
                    <w:rStyle w:val="Hyperlink"/>
                    <w:noProof/>
                  </w:rPr>
                </w:rPrChange>
              </w:rPr>
              <w:delText>3.4.1</w:delText>
            </w:r>
            <w:r w:rsidDel="00F92BF7">
              <w:rPr>
                <w:rFonts w:asciiTheme="minorHAnsi" w:eastAsiaTheme="minorEastAsia" w:hAnsiTheme="minorHAnsi"/>
                <w:noProof/>
                <w:kern w:val="2"/>
                <w:sz w:val="24"/>
                <w:szCs w:val="24"/>
                <w14:ligatures w14:val="standardContextual"/>
              </w:rPr>
              <w:tab/>
            </w:r>
            <w:r w:rsidRPr="00F92BF7" w:rsidDel="00F92BF7">
              <w:rPr>
                <w:noProof/>
                <w:rPrChange w:id="208" w:author="Jeff Pitzen" w:date="2025-12-13T10:24:00Z" w16du:dateUtc="2025-12-13T15:24:00Z">
                  <w:rPr>
                    <w:rStyle w:val="Hyperlink"/>
                    <w:noProof/>
                  </w:rPr>
                </w:rPrChange>
              </w:rPr>
              <w:delText>Containerization / OCI Compliance</w:delText>
            </w:r>
            <w:r w:rsidDel="00F92BF7">
              <w:rPr>
                <w:noProof/>
                <w:webHidden/>
              </w:rPr>
              <w:tab/>
              <w:delText>13</w:delText>
            </w:r>
          </w:del>
        </w:p>
        <w:p w14:paraId="619642FF" w14:textId="26C5C2B2" w:rsidR="00993FF1" w:rsidDel="00F92BF7" w:rsidRDefault="00993FF1">
          <w:pPr>
            <w:pStyle w:val="TOC3"/>
            <w:tabs>
              <w:tab w:val="left" w:pos="1479"/>
              <w:tab w:val="right" w:leader="dot" w:pos="10790"/>
            </w:tabs>
            <w:rPr>
              <w:del w:id="209" w:author="Jeff Pitzen" w:date="2025-12-13T10:24:00Z" w16du:dateUtc="2025-12-13T15:24:00Z"/>
              <w:rFonts w:asciiTheme="minorHAnsi" w:eastAsiaTheme="minorEastAsia" w:hAnsiTheme="minorHAnsi"/>
              <w:noProof/>
              <w:kern w:val="2"/>
              <w:sz w:val="24"/>
              <w:szCs w:val="24"/>
              <w14:ligatures w14:val="standardContextual"/>
            </w:rPr>
          </w:pPr>
          <w:del w:id="210" w:author="Jeff Pitzen" w:date="2025-12-13T10:24:00Z" w16du:dateUtc="2025-12-13T15:24:00Z">
            <w:r w:rsidRPr="00F92BF7" w:rsidDel="00F92BF7">
              <w:rPr>
                <w:noProof/>
                <w:rPrChange w:id="211" w:author="Jeff Pitzen" w:date="2025-12-13T10:24:00Z" w16du:dateUtc="2025-12-13T15:24:00Z">
                  <w:rPr>
                    <w:rStyle w:val="Hyperlink"/>
                    <w:noProof/>
                  </w:rPr>
                </w:rPrChange>
              </w:rPr>
              <w:delText>3.4.2</w:delText>
            </w:r>
            <w:r w:rsidDel="00F92BF7">
              <w:rPr>
                <w:rFonts w:asciiTheme="minorHAnsi" w:eastAsiaTheme="minorEastAsia" w:hAnsiTheme="minorHAnsi"/>
                <w:noProof/>
                <w:kern w:val="2"/>
                <w:sz w:val="24"/>
                <w:szCs w:val="24"/>
                <w14:ligatures w14:val="standardContextual"/>
              </w:rPr>
              <w:tab/>
            </w:r>
            <w:r w:rsidRPr="00F92BF7" w:rsidDel="00F92BF7">
              <w:rPr>
                <w:noProof/>
                <w:rPrChange w:id="212" w:author="Jeff Pitzen" w:date="2025-12-13T10:24:00Z" w16du:dateUtc="2025-12-13T15:24:00Z">
                  <w:rPr>
                    <w:rStyle w:val="Hyperlink"/>
                    <w:noProof/>
                  </w:rPr>
                </w:rPrChange>
              </w:rPr>
              <w:delText>CPU Architecture – AMD64/x86_64</w:delText>
            </w:r>
            <w:r w:rsidDel="00F92BF7">
              <w:rPr>
                <w:noProof/>
                <w:webHidden/>
              </w:rPr>
              <w:tab/>
              <w:delText>13</w:delText>
            </w:r>
          </w:del>
        </w:p>
        <w:p w14:paraId="5C951989" w14:textId="429E95EF" w:rsidR="00993FF1" w:rsidDel="00F92BF7" w:rsidRDefault="00993FF1">
          <w:pPr>
            <w:pStyle w:val="TOC3"/>
            <w:tabs>
              <w:tab w:val="left" w:pos="1479"/>
              <w:tab w:val="right" w:leader="dot" w:pos="10790"/>
            </w:tabs>
            <w:rPr>
              <w:del w:id="213" w:author="Jeff Pitzen" w:date="2025-12-13T10:24:00Z" w16du:dateUtc="2025-12-13T15:24:00Z"/>
              <w:rFonts w:asciiTheme="minorHAnsi" w:eastAsiaTheme="minorEastAsia" w:hAnsiTheme="minorHAnsi"/>
              <w:noProof/>
              <w:kern w:val="2"/>
              <w:sz w:val="24"/>
              <w:szCs w:val="24"/>
              <w14:ligatures w14:val="standardContextual"/>
            </w:rPr>
          </w:pPr>
          <w:del w:id="214" w:author="Jeff Pitzen" w:date="2025-12-13T10:24:00Z" w16du:dateUtc="2025-12-13T15:24:00Z">
            <w:r w:rsidRPr="00F92BF7" w:rsidDel="00F92BF7">
              <w:rPr>
                <w:noProof/>
                <w:rPrChange w:id="215" w:author="Jeff Pitzen" w:date="2025-12-13T10:24:00Z" w16du:dateUtc="2025-12-13T15:24:00Z">
                  <w:rPr>
                    <w:rStyle w:val="Hyperlink"/>
                    <w:noProof/>
                  </w:rPr>
                </w:rPrChange>
              </w:rPr>
              <w:delText>3.4.3</w:delText>
            </w:r>
            <w:r w:rsidDel="00F92BF7">
              <w:rPr>
                <w:rFonts w:asciiTheme="minorHAnsi" w:eastAsiaTheme="minorEastAsia" w:hAnsiTheme="minorHAnsi"/>
                <w:noProof/>
                <w:kern w:val="2"/>
                <w:sz w:val="24"/>
                <w:szCs w:val="24"/>
                <w14:ligatures w14:val="standardContextual"/>
              </w:rPr>
              <w:tab/>
            </w:r>
            <w:r w:rsidRPr="00F92BF7" w:rsidDel="00F92BF7">
              <w:rPr>
                <w:noProof/>
                <w:rPrChange w:id="216" w:author="Jeff Pitzen" w:date="2025-12-13T10:24:00Z" w16du:dateUtc="2025-12-13T15:24:00Z">
                  <w:rPr>
                    <w:rStyle w:val="Hyperlink"/>
                    <w:noProof/>
                  </w:rPr>
                </w:rPrChange>
              </w:rPr>
              <w:delText>Database Seeding</w:delText>
            </w:r>
            <w:r w:rsidDel="00F92BF7">
              <w:rPr>
                <w:noProof/>
                <w:webHidden/>
              </w:rPr>
              <w:tab/>
              <w:delText>14</w:delText>
            </w:r>
          </w:del>
        </w:p>
        <w:p w14:paraId="5F0181FF" w14:textId="3EF339D0" w:rsidR="00993FF1" w:rsidDel="00F92BF7" w:rsidRDefault="00993FF1">
          <w:pPr>
            <w:pStyle w:val="TOC3"/>
            <w:tabs>
              <w:tab w:val="left" w:pos="1479"/>
              <w:tab w:val="right" w:leader="dot" w:pos="10790"/>
            </w:tabs>
            <w:rPr>
              <w:del w:id="217" w:author="Jeff Pitzen" w:date="2025-12-13T10:24:00Z" w16du:dateUtc="2025-12-13T15:24:00Z"/>
              <w:rFonts w:asciiTheme="minorHAnsi" w:eastAsiaTheme="minorEastAsia" w:hAnsiTheme="minorHAnsi"/>
              <w:noProof/>
              <w:kern w:val="2"/>
              <w:sz w:val="24"/>
              <w:szCs w:val="24"/>
              <w14:ligatures w14:val="standardContextual"/>
            </w:rPr>
          </w:pPr>
          <w:del w:id="218" w:author="Jeff Pitzen" w:date="2025-12-13T10:24:00Z" w16du:dateUtc="2025-12-13T15:24:00Z">
            <w:r w:rsidRPr="00F92BF7" w:rsidDel="00F92BF7">
              <w:rPr>
                <w:noProof/>
                <w:rPrChange w:id="219" w:author="Jeff Pitzen" w:date="2025-12-13T10:24:00Z" w16du:dateUtc="2025-12-13T15:24:00Z">
                  <w:rPr>
                    <w:rStyle w:val="Hyperlink"/>
                    <w:noProof/>
                  </w:rPr>
                </w:rPrChange>
              </w:rPr>
              <w:delText>3.4.4</w:delText>
            </w:r>
            <w:r w:rsidDel="00F92BF7">
              <w:rPr>
                <w:rFonts w:asciiTheme="minorHAnsi" w:eastAsiaTheme="minorEastAsia" w:hAnsiTheme="minorHAnsi"/>
                <w:noProof/>
                <w:kern w:val="2"/>
                <w:sz w:val="24"/>
                <w:szCs w:val="24"/>
                <w14:ligatures w14:val="standardContextual"/>
              </w:rPr>
              <w:tab/>
            </w:r>
            <w:r w:rsidRPr="00F92BF7" w:rsidDel="00F92BF7">
              <w:rPr>
                <w:noProof/>
                <w:rPrChange w:id="220" w:author="Jeff Pitzen" w:date="2025-12-13T10:24:00Z" w16du:dateUtc="2025-12-13T15:24:00Z">
                  <w:rPr>
                    <w:rStyle w:val="Hyperlink"/>
                    <w:noProof/>
                  </w:rPr>
                </w:rPrChange>
              </w:rPr>
              <w:delText>Continuous CVE Remediation</w:delText>
            </w:r>
            <w:r w:rsidDel="00F92BF7">
              <w:rPr>
                <w:noProof/>
                <w:webHidden/>
              </w:rPr>
              <w:tab/>
              <w:delText>14</w:delText>
            </w:r>
          </w:del>
        </w:p>
        <w:p w14:paraId="57E4FCAF" w14:textId="01883E60" w:rsidR="00993FF1" w:rsidDel="00F92BF7" w:rsidRDefault="00993FF1">
          <w:pPr>
            <w:pStyle w:val="TOC3"/>
            <w:tabs>
              <w:tab w:val="left" w:pos="1479"/>
              <w:tab w:val="right" w:leader="dot" w:pos="10790"/>
            </w:tabs>
            <w:rPr>
              <w:del w:id="221" w:author="Jeff Pitzen" w:date="2025-12-13T10:24:00Z" w16du:dateUtc="2025-12-13T15:24:00Z"/>
              <w:rFonts w:asciiTheme="minorHAnsi" w:eastAsiaTheme="minorEastAsia" w:hAnsiTheme="minorHAnsi"/>
              <w:noProof/>
              <w:kern w:val="2"/>
              <w:sz w:val="24"/>
              <w:szCs w:val="24"/>
              <w14:ligatures w14:val="standardContextual"/>
            </w:rPr>
          </w:pPr>
          <w:del w:id="222" w:author="Jeff Pitzen" w:date="2025-12-13T10:24:00Z" w16du:dateUtc="2025-12-13T15:24:00Z">
            <w:r w:rsidRPr="00F92BF7" w:rsidDel="00F92BF7">
              <w:rPr>
                <w:noProof/>
                <w:rPrChange w:id="223" w:author="Jeff Pitzen" w:date="2025-12-13T10:24:00Z" w16du:dateUtc="2025-12-13T15:24:00Z">
                  <w:rPr>
                    <w:rStyle w:val="Hyperlink"/>
                    <w:noProof/>
                  </w:rPr>
                </w:rPrChange>
              </w:rPr>
              <w:delText>3.4.5</w:delText>
            </w:r>
            <w:r w:rsidDel="00F92BF7">
              <w:rPr>
                <w:rFonts w:asciiTheme="minorHAnsi" w:eastAsiaTheme="minorEastAsia" w:hAnsiTheme="minorHAnsi"/>
                <w:noProof/>
                <w:kern w:val="2"/>
                <w:sz w:val="24"/>
                <w:szCs w:val="24"/>
                <w14:ligatures w14:val="standardContextual"/>
              </w:rPr>
              <w:tab/>
            </w:r>
            <w:r w:rsidRPr="00F92BF7" w:rsidDel="00F92BF7">
              <w:rPr>
                <w:noProof/>
                <w:rPrChange w:id="224" w:author="Jeff Pitzen" w:date="2025-12-13T10:24:00Z" w16du:dateUtc="2025-12-13T15:24:00Z">
                  <w:rPr>
                    <w:rStyle w:val="Hyperlink"/>
                    <w:noProof/>
                  </w:rPr>
                </w:rPrChange>
              </w:rPr>
              <w:delText>Authentication (DoD SSO)</w:delText>
            </w:r>
            <w:r w:rsidDel="00F92BF7">
              <w:rPr>
                <w:noProof/>
                <w:webHidden/>
              </w:rPr>
              <w:tab/>
              <w:delText>14</w:delText>
            </w:r>
          </w:del>
        </w:p>
        <w:p w14:paraId="06BEB8BE" w14:textId="6C0A1CE6" w:rsidR="00993FF1" w:rsidDel="00F92BF7" w:rsidRDefault="00993FF1">
          <w:pPr>
            <w:pStyle w:val="TOC3"/>
            <w:tabs>
              <w:tab w:val="left" w:pos="1479"/>
              <w:tab w:val="right" w:leader="dot" w:pos="10790"/>
            </w:tabs>
            <w:rPr>
              <w:del w:id="225" w:author="Jeff Pitzen" w:date="2025-12-13T10:24:00Z" w16du:dateUtc="2025-12-13T15:24:00Z"/>
              <w:rFonts w:asciiTheme="minorHAnsi" w:eastAsiaTheme="minorEastAsia" w:hAnsiTheme="minorHAnsi"/>
              <w:noProof/>
              <w:kern w:val="2"/>
              <w:sz w:val="24"/>
              <w:szCs w:val="24"/>
              <w14:ligatures w14:val="standardContextual"/>
            </w:rPr>
          </w:pPr>
          <w:del w:id="226" w:author="Jeff Pitzen" w:date="2025-12-13T10:24:00Z" w16du:dateUtc="2025-12-13T15:24:00Z">
            <w:r w:rsidRPr="00F92BF7" w:rsidDel="00F92BF7">
              <w:rPr>
                <w:noProof/>
                <w:rPrChange w:id="227" w:author="Jeff Pitzen" w:date="2025-12-13T10:24:00Z" w16du:dateUtc="2025-12-13T15:24:00Z">
                  <w:rPr>
                    <w:rStyle w:val="Hyperlink"/>
                    <w:noProof/>
                  </w:rPr>
                </w:rPrChange>
              </w:rPr>
              <w:delText>3.4.6</w:delText>
            </w:r>
            <w:r w:rsidDel="00F92BF7">
              <w:rPr>
                <w:rFonts w:asciiTheme="minorHAnsi" w:eastAsiaTheme="minorEastAsia" w:hAnsiTheme="minorHAnsi"/>
                <w:noProof/>
                <w:kern w:val="2"/>
                <w:sz w:val="24"/>
                <w:szCs w:val="24"/>
                <w14:ligatures w14:val="standardContextual"/>
              </w:rPr>
              <w:tab/>
            </w:r>
            <w:r w:rsidRPr="00F92BF7" w:rsidDel="00F92BF7">
              <w:rPr>
                <w:noProof/>
                <w:rPrChange w:id="228" w:author="Jeff Pitzen" w:date="2025-12-13T10:24:00Z" w16du:dateUtc="2025-12-13T15:24:00Z">
                  <w:rPr>
                    <w:rStyle w:val="Hyperlink"/>
                    <w:noProof/>
                  </w:rPr>
                </w:rPrChange>
              </w:rPr>
              <w:delText>Storage (EBS, EFS, S3)</w:delText>
            </w:r>
            <w:r w:rsidDel="00F92BF7">
              <w:rPr>
                <w:noProof/>
                <w:webHidden/>
              </w:rPr>
              <w:tab/>
              <w:delText>14</w:delText>
            </w:r>
          </w:del>
        </w:p>
        <w:p w14:paraId="5DC20B77" w14:textId="0FDC9BC4" w:rsidR="00993FF1" w:rsidDel="00F92BF7" w:rsidRDefault="00993FF1">
          <w:pPr>
            <w:pStyle w:val="TOC3"/>
            <w:tabs>
              <w:tab w:val="left" w:pos="1479"/>
              <w:tab w:val="right" w:leader="dot" w:pos="10790"/>
            </w:tabs>
            <w:rPr>
              <w:del w:id="229" w:author="Jeff Pitzen" w:date="2025-12-13T10:24:00Z" w16du:dateUtc="2025-12-13T15:24:00Z"/>
              <w:rFonts w:asciiTheme="minorHAnsi" w:eastAsiaTheme="minorEastAsia" w:hAnsiTheme="minorHAnsi"/>
              <w:noProof/>
              <w:kern w:val="2"/>
              <w:sz w:val="24"/>
              <w:szCs w:val="24"/>
              <w14:ligatures w14:val="standardContextual"/>
            </w:rPr>
          </w:pPr>
          <w:del w:id="230" w:author="Jeff Pitzen" w:date="2025-12-13T10:24:00Z" w16du:dateUtc="2025-12-13T15:24:00Z">
            <w:r w:rsidRPr="00F92BF7" w:rsidDel="00F92BF7">
              <w:rPr>
                <w:noProof/>
                <w:rPrChange w:id="231" w:author="Jeff Pitzen" w:date="2025-12-13T10:24:00Z" w16du:dateUtc="2025-12-13T15:24:00Z">
                  <w:rPr>
                    <w:rStyle w:val="Hyperlink"/>
                    <w:noProof/>
                  </w:rPr>
                </w:rPrChange>
              </w:rPr>
              <w:delText>3.4.7</w:delText>
            </w:r>
            <w:r w:rsidDel="00F92BF7">
              <w:rPr>
                <w:rFonts w:asciiTheme="minorHAnsi" w:eastAsiaTheme="minorEastAsia" w:hAnsiTheme="minorHAnsi"/>
                <w:noProof/>
                <w:kern w:val="2"/>
                <w:sz w:val="24"/>
                <w:szCs w:val="24"/>
                <w14:ligatures w14:val="standardContextual"/>
              </w:rPr>
              <w:tab/>
            </w:r>
            <w:r w:rsidRPr="00F92BF7" w:rsidDel="00F92BF7">
              <w:rPr>
                <w:noProof/>
                <w:rPrChange w:id="232" w:author="Jeff Pitzen" w:date="2025-12-13T10:24:00Z" w16du:dateUtc="2025-12-13T15:24:00Z">
                  <w:rPr>
                    <w:rStyle w:val="Hyperlink"/>
                    <w:noProof/>
                  </w:rPr>
                </w:rPrChange>
              </w:rPr>
              <w:delText>IAM &amp; IRSA</w:delText>
            </w:r>
            <w:r w:rsidDel="00F92BF7">
              <w:rPr>
                <w:noProof/>
                <w:webHidden/>
              </w:rPr>
              <w:tab/>
              <w:delText>14</w:delText>
            </w:r>
          </w:del>
        </w:p>
        <w:p w14:paraId="783EC824" w14:textId="03F4C8DA" w:rsidR="00993FF1" w:rsidDel="00F92BF7" w:rsidRDefault="00993FF1">
          <w:pPr>
            <w:pStyle w:val="TOC3"/>
            <w:tabs>
              <w:tab w:val="left" w:pos="1479"/>
              <w:tab w:val="right" w:leader="dot" w:pos="10790"/>
            </w:tabs>
            <w:rPr>
              <w:del w:id="233" w:author="Jeff Pitzen" w:date="2025-12-13T10:24:00Z" w16du:dateUtc="2025-12-13T15:24:00Z"/>
              <w:rFonts w:asciiTheme="minorHAnsi" w:eastAsiaTheme="minorEastAsia" w:hAnsiTheme="minorHAnsi"/>
              <w:noProof/>
              <w:kern w:val="2"/>
              <w:sz w:val="24"/>
              <w:szCs w:val="24"/>
              <w14:ligatures w14:val="standardContextual"/>
            </w:rPr>
          </w:pPr>
          <w:del w:id="234" w:author="Jeff Pitzen" w:date="2025-12-13T10:24:00Z" w16du:dateUtc="2025-12-13T15:24:00Z">
            <w:r w:rsidRPr="00F92BF7" w:rsidDel="00F92BF7">
              <w:rPr>
                <w:noProof/>
                <w:rPrChange w:id="235" w:author="Jeff Pitzen" w:date="2025-12-13T10:24:00Z" w16du:dateUtc="2025-12-13T15:24:00Z">
                  <w:rPr>
                    <w:rStyle w:val="Hyperlink"/>
                    <w:noProof/>
                  </w:rPr>
                </w:rPrChange>
              </w:rPr>
              <w:delText>3.4.8</w:delText>
            </w:r>
            <w:r w:rsidDel="00F92BF7">
              <w:rPr>
                <w:rFonts w:asciiTheme="minorHAnsi" w:eastAsiaTheme="minorEastAsia" w:hAnsiTheme="minorHAnsi"/>
                <w:noProof/>
                <w:kern w:val="2"/>
                <w:sz w:val="24"/>
                <w:szCs w:val="24"/>
                <w14:ligatures w14:val="standardContextual"/>
              </w:rPr>
              <w:tab/>
            </w:r>
            <w:r w:rsidRPr="00F92BF7" w:rsidDel="00F92BF7">
              <w:rPr>
                <w:noProof/>
                <w:rPrChange w:id="236" w:author="Jeff Pitzen" w:date="2025-12-13T10:24:00Z" w16du:dateUtc="2025-12-13T15:24:00Z">
                  <w:rPr>
                    <w:rStyle w:val="Hyperlink"/>
                    <w:noProof/>
                  </w:rPr>
                </w:rPrChange>
              </w:rPr>
              <w:delText>Logging &amp; Monitoring</w:delText>
            </w:r>
            <w:r w:rsidDel="00F92BF7">
              <w:rPr>
                <w:noProof/>
                <w:webHidden/>
              </w:rPr>
              <w:tab/>
              <w:delText>14</w:delText>
            </w:r>
          </w:del>
        </w:p>
        <w:p w14:paraId="1B910D35" w14:textId="4652132F" w:rsidR="00993FF1" w:rsidDel="00F92BF7" w:rsidRDefault="00993FF1">
          <w:pPr>
            <w:pStyle w:val="TOC3"/>
            <w:tabs>
              <w:tab w:val="left" w:pos="1479"/>
              <w:tab w:val="right" w:leader="dot" w:pos="10790"/>
            </w:tabs>
            <w:rPr>
              <w:del w:id="237" w:author="Jeff Pitzen" w:date="2025-12-13T10:24:00Z" w16du:dateUtc="2025-12-13T15:24:00Z"/>
              <w:rFonts w:asciiTheme="minorHAnsi" w:eastAsiaTheme="minorEastAsia" w:hAnsiTheme="minorHAnsi"/>
              <w:noProof/>
              <w:kern w:val="2"/>
              <w:sz w:val="24"/>
              <w:szCs w:val="24"/>
              <w14:ligatures w14:val="standardContextual"/>
            </w:rPr>
          </w:pPr>
          <w:del w:id="238" w:author="Jeff Pitzen" w:date="2025-12-13T10:24:00Z" w16du:dateUtc="2025-12-13T15:24:00Z">
            <w:r w:rsidRPr="00F92BF7" w:rsidDel="00F92BF7">
              <w:rPr>
                <w:noProof/>
                <w:rPrChange w:id="239" w:author="Jeff Pitzen" w:date="2025-12-13T10:24:00Z" w16du:dateUtc="2025-12-13T15:24:00Z">
                  <w:rPr>
                    <w:rStyle w:val="Hyperlink"/>
                    <w:noProof/>
                  </w:rPr>
                </w:rPrChange>
              </w:rPr>
              <w:delText>3.4.9</w:delText>
            </w:r>
            <w:r w:rsidDel="00F92BF7">
              <w:rPr>
                <w:rFonts w:asciiTheme="minorHAnsi" w:eastAsiaTheme="minorEastAsia" w:hAnsiTheme="minorHAnsi"/>
                <w:noProof/>
                <w:kern w:val="2"/>
                <w:sz w:val="24"/>
                <w:szCs w:val="24"/>
                <w14:ligatures w14:val="standardContextual"/>
              </w:rPr>
              <w:tab/>
            </w:r>
            <w:r w:rsidRPr="00F92BF7" w:rsidDel="00F92BF7">
              <w:rPr>
                <w:noProof/>
                <w:rPrChange w:id="240" w:author="Jeff Pitzen" w:date="2025-12-13T10:24:00Z" w16du:dateUtc="2025-12-13T15:24:00Z">
                  <w:rPr>
                    <w:rStyle w:val="Hyperlink"/>
                    <w:noProof/>
                  </w:rPr>
                </w:rPrChange>
              </w:rPr>
              <w:delText>Artifact Repository — Harbor</w:delText>
            </w:r>
            <w:r w:rsidDel="00F92BF7">
              <w:rPr>
                <w:noProof/>
                <w:webHidden/>
              </w:rPr>
              <w:tab/>
              <w:delText>14</w:delText>
            </w:r>
          </w:del>
        </w:p>
        <w:p w14:paraId="26B4751C" w14:textId="76E1AFFC" w:rsidR="00993FF1" w:rsidDel="00F92BF7" w:rsidRDefault="00993FF1">
          <w:pPr>
            <w:pStyle w:val="TOC2"/>
            <w:tabs>
              <w:tab w:val="right" w:leader="dot" w:pos="10790"/>
            </w:tabs>
            <w:rPr>
              <w:del w:id="241" w:author="Jeff Pitzen" w:date="2025-12-13T10:24:00Z" w16du:dateUtc="2025-12-13T15:24:00Z"/>
              <w:rFonts w:asciiTheme="minorHAnsi" w:eastAsiaTheme="minorEastAsia" w:hAnsiTheme="minorHAnsi"/>
              <w:noProof/>
              <w:kern w:val="2"/>
              <w:sz w:val="24"/>
              <w:szCs w:val="24"/>
              <w14:ligatures w14:val="standardContextual"/>
            </w:rPr>
          </w:pPr>
          <w:del w:id="242" w:author="Jeff Pitzen" w:date="2025-12-13T10:24:00Z" w16du:dateUtc="2025-12-13T15:24:00Z">
            <w:r w:rsidRPr="00F92BF7" w:rsidDel="00F92BF7">
              <w:rPr>
                <w:rFonts w:eastAsia="Times New Roman"/>
                <w:noProof/>
                <w:lang w:val="en-IN"/>
                <w:rPrChange w:id="243" w:author="Jeff Pitzen" w:date="2025-12-13T10:24:00Z" w16du:dateUtc="2025-12-13T15:24:00Z">
                  <w:rPr>
                    <w:rStyle w:val="Hyperlink"/>
                    <w:rFonts w:eastAsia="Times New Roman"/>
                    <w:noProof/>
                    <w:lang w:val="en-IN"/>
                  </w:rPr>
                </w:rPrChange>
              </w:rPr>
              <w:delText>3.5</w:delText>
            </w:r>
            <w:r w:rsidDel="00F92BF7">
              <w:rPr>
                <w:rFonts w:asciiTheme="minorHAnsi" w:eastAsiaTheme="minorEastAsia" w:hAnsiTheme="minorHAnsi"/>
                <w:noProof/>
                <w:kern w:val="2"/>
                <w:sz w:val="24"/>
                <w:szCs w:val="24"/>
                <w14:ligatures w14:val="standardContextual"/>
              </w:rPr>
              <w:tab/>
            </w:r>
            <w:r w:rsidRPr="00F92BF7" w:rsidDel="00F92BF7">
              <w:rPr>
                <w:rFonts w:eastAsia="Times New Roman"/>
                <w:noProof/>
                <w:lang w:val="en-IN"/>
                <w:rPrChange w:id="244" w:author="Jeff Pitzen" w:date="2025-12-13T10:24:00Z" w16du:dateUtc="2025-12-13T15:24:00Z">
                  <w:rPr>
                    <w:rStyle w:val="Hyperlink"/>
                    <w:rFonts w:eastAsia="Times New Roman"/>
                    <w:noProof/>
                    <w:lang w:val="en-IN"/>
                  </w:rPr>
                </w:rPrChange>
              </w:rPr>
              <w:delText>Role-Based Breakdown</w:delText>
            </w:r>
            <w:r w:rsidDel="00F92BF7">
              <w:rPr>
                <w:noProof/>
                <w:webHidden/>
              </w:rPr>
              <w:tab/>
              <w:delText>15</w:delText>
            </w:r>
          </w:del>
        </w:p>
        <w:p w14:paraId="73FD7841" w14:textId="11260D5F" w:rsidR="00993FF1" w:rsidDel="00F92BF7" w:rsidRDefault="00993FF1">
          <w:pPr>
            <w:pStyle w:val="TOC3"/>
            <w:tabs>
              <w:tab w:val="left" w:pos="1479"/>
              <w:tab w:val="right" w:leader="dot" w:pos="10790"/>
            </w:tabs>
            <w:rPr>
              <w:del w:id="245" w:author="Jeff Pitzen" w:date="2025-12-13T10:24:00Z" w16du:dateUtc="2025-12-13T15:24:00Z"/>
              <w:rFonts w:asciiTheme="minorHAnsi" w:eastAsiaTheme="minorEastAsia" w:hAnsiTheme="minorHAnsi"/>
              <w:noProof/>
              <w:kern w:val="2"/>
              <w:sz w:val="24"/>
              <w:szCs w:val="24"/>
              <w14:ligatures w14:val="standardContextual"/>
            </w:rPr>
          </w:pPr>
          <w:del w:id="246" w:author="Jeff Pitzen" w:date="2025-12-13T10:24:00Z" w16du:dateUtc="2025-12-13T15:24:00Z">
            <w:r w:rsidRPr="00F92BF7" w:rsidDel="00F92BF7">
              <w:rPr>
                <w:noProof/>
                <w:rPrChange w:id="247" w:author="Jeff Pitzen" w:date="2025-12-13T10:24:00Z" w16du:dateUtc="2025-12-13T15:24:00Z">
                  <w:rPr>
                    <w:rStyle w:val="Hyperlink"/>
                    <w:noProof/>
                  </w:rPr>
                </w:rPrChange>
              </w:rPr>
              <w:delText>3.5.1</w:delText>
            </w:r>
            <w:r w:rsidDel="00F92BF7">
              <w:rPr>
                <w:rFonts w:asciiTheme="minorHAnsi" w:eastAsiaTheme="minorEastAsia" w:hAnsiTheme="minorHAnsi"/>
                <w:noProof/>
                <w:kern w:val="2"/>
                <w:sz w:val="24"/>
                <w:szCs w:val="24"/>
                <w14:ligatures w14:val="standardContextual"/>
              </w:rPr>
              <w:tab/>
            </w:r>
            <w:r w:rsidRPr="00F92BF7" w:rsidDel="00F92BF7">
              <w:rPr>
                <w:noProof/>
                <w:rPrChange w:id="248" w:author="Jeff Pitzen" w:date="2025-12-13T10:24:00Z" w16du:dateUtc="2025-12-13T15:24:00Z">
                  <w:rPr>
                    <w:rStyle w:val="Hyperlink"/>
                    <w:noProof/>
                  </w:rPr>
                </w:rPrChange>
              </w:rPr>
              <w:delText>Phase Responsibilities</w:delText>
            </w:r>
            <w:r w:rsidDel="00F92BF7">
              <w:rPr>
                <w:noProof/>
                <w:webHidden/>
              </w:rPr>
              <w:tab/>
              <w:delText>15</w:delText>
            </w:r>
          </w:del>
        </w:p>
        <w:p w14:paraId="5DFB4195" w14:textId="74D30473" w:rsidR="00993FF1" w:rsidDel="00F92BF7" w:rsidRDefault="00993FF1">
          <w:pPr>
            <w:pStyle w:val="TOC3"/>
            <w:tabs>
              <w:tab w:val="left" w:pos="1479"/>
              <w:tab w:val="right" w:leader="dot" w:pos="10790"/>
            </w:tabs>
            <w:rPr>
              <w:del w:id="249" w:author="Jeff Pitzen" w:date="2025-12-13T10:24:00Z" w16du:dateUtc="2025-12-13T15:24:00Z"/>
              <w:rFonts w:asciiTheme="minorHAnsi" w:eastAsiaTheme="minorEastAsia" w:hAnsiTheme="minorHAnsi"/>
              <w:noProof/>
              <w:kern w:val="2"/>
              <w:sz w:val="24"/>
              <w:szCs w:val="24"/>
              <w14:ligatures w14:val="standardContextual"/>
            </w:rPr>
          </w:pPr>
          <w:del w:id="250" w:author="Jeff Pitzen" w:date="2025-12-13T10:24:00Z" w16du:dateUtc="2025-12-13T15:24:00Z">
            <w:r w:rsidRPr="00F92BF7" w:rsidDel="00F92BF7">
              <w:rPr>
                <w:noProof/>
                <w:rPrChange w:id="251" w:author="Jeff Pitzen" w:date="2025-12-13T10:24:00Z" w16du:dateUtc="2025-12-13T15:24:00Z">
                  <w:rPr>
                    <w:rStyle w:val="Hyperlink"/>
                    <w:noProof/>
                  </w:rPr>
                </w:rPrChange>
              </w:rPr>
              <w:delText>3.5.2</w:delText>
            </w:r>
            <w:r w:rsidDel="00F92BF7">
              <w:rPr>
                <w:rFonts w:asciiTheme="minorHAnsi" w:eastAsiaTheme="minorEastAsia" w:hAnsiTheme="minorHAnsi"/>
                <w:noProof/>
                <w:kern w:val="2"/>
                <w:sz w:val="24"/>
                <w:szCs w:val="24"/>
                <w14:ligatures w14:val="standardContextual"/>
              </w:rPr>
              <w:tab/>
            </w:r>
            <w:r w:rsidRPr="00F92BF7" w:rsidDel="00F92BF7">
              <w:rPr>
                <w:noProof/>
                <w:rPrChange w:id="252" w:author="Jeff Pitzen" w:date="2025-12-13T10:24:00Z" w16du:dateUtc="2025-12-13T15:24:00Z">
                  <w:rPr>
                    <w:rStyle w:val="Hyperlink"/>
                    <w:noProof/>
                  </w:rPr>
                </w:rPrChange>
              </w:rPr>
              <w:delText>Role Summary</w:delText>
            </w:r>
            <w:r w:rsidDel="00F92BF7">
              <w:rPr>
                <w:noProof/>
                <w:webHidden/>
              </w:rPr>
              <w:tab/>
              <w:delText>16</w:delText>
            </w:r>
          </w:del>
        </w:p>
        <w:p w14:paraId="4C936C6D" w14:textId="270C4D99" w:rsidR="00B45F42" w:rsidRPr="00B841AE" w:rsidRDefault="00B45F42" w:rsidP="00B45F42">
          <w:pPr>
            <w:rPr>
              <w:noProof/>
            </w:rPr>
          </w:pPr>
          <w:r w:rsidRPr="00B841AE">
            <w:rPr>
              <w:b/>
              <w:bCs/>
              <w:noProof/>
            </w:rPr>
            <w:fldChar w:fldCharType="end"/>
          </w:r>
        </w:p>
      </w:sdtContent>
    </w:sdt>
    <w:p w14:paraId="0F24F26A" w14:textId="77777777" w:rsidR="00980ECD" w:rsidRPr="00B841AE" w:rsidRDefault="00980ECD" w:rsidP="008246B7">
      <w:pPr>
        <w:pStyle w:val="Heading1"/>
        <w:sectPr w:rsidR="00980ECD" w:rsidRPr="00B841AE" w:rsidSect="00E4736F">
          <w:headerReference w:type="even" r:id="rId16"/>
          <w:headerReference w:type="default" r:id="rId17"/>
          <w:footerReference w:type="default" r:id="rId18"/>
          <w:headerReference w:type="first" r:id="rId19"/>
          <w:pgSz w:w="12240" w:h="15840"/>
          <w:pgMar w:top="1200" w:right="720" w:bottom="1860" w:left="720" w:header="1003" w:footer="1667" w:gutter="0"/>
          <w:pgNumType w:start="1"/>
          <w:cols w:space="720"/>
        </w:sectPr>
      </w:pPr>
    </w:p>
    <w:p w14:paraId="5F6963FD" w14:textId="32275FA9" w:rsidR="00B726A1" w:rsidRDefault="00B726A1" w:rsidP="00B726A1">
      <w:pPr>
        <w:spacing w:after="120" w:line="240" w:lineRule="auto"/>
        <w:rPr>
          <w:ins w:id="253" w:author="Jeff Pitzen" w:date="2025-12-10T08:42:00Z" w16du:dateUtc="2025-12-10T13:42:00Z"/>
        </w:rPr>
      </w:pPr>
      <w:ins w:id="254" w:author="Jeff Pitzen" w:date="2025-12-10T08:39:00Z" w16du:dateUtc="2025-12-10T13:39:00Z">
        <w:r>
          <w:t>This document provides a comprehensive guide for deploying the ZL Application</w:t>
        </w:r>
      </w:ins>
      <w:ins w:id="255" w:author="Jeff Pitzen" w:date="2025-12-10T10:31:00Z" w16du:dateUtc="2025-12-10T15:31:00Z">
        <w:r w:rsidR="0082248E">
          <w:t xml:space="preserve"> </w:t>
        </w:r>
      </w:ins>
      <w:ins w:id="256" w:author="Jeff Pitzen" w:date="2025-12-10T08:39:00Z" w16du:dateUtc="2025-12-10T13:39:00Z">
        <w:r>
          <w:t>on Amazon Elastic Kubernetes Service (EKS). It captures all steps taken during</w:t>
        </w:r>
      </w:ins>
      <w:ins w:id="257" w:author="Jeff Pitzen" w:date="2025-12-10T10:31:00Z" w16du:dateUtc="2025-12-10T15:31:00Z">
        <w:r w:rsidR="0082248E">
          <w:t xml:space="preserve"> </w:t>
        </w:r>
      </w:ins>
      <w:ins w:id="258" w:author="Jeff Pitzen" w:date="2025-12-10T08:39:00Z" w16du:dateUtc="2025-12-10T13:39:00Z">
        <w:r>
          <w:t>the initial deployment, including AWS resource provisioning, Kubernetes configuration, storage setup, and application deployment.</w:t>
        </w:r>
      </w:ins>
      <w:ins w:id="259" w:author="Jeff Pitzen" w:date="2025-12-10T10:30:00Z" w16du:dateUtc="2025-12-10T15:30:00Z">
        <w:r w:rsidR="0082248E">
          <w:t xml:space="preserve">  </w:t>
        </w:r>
        <w:r w:rsidR="0082248E">
          <w:rPr>
            <w:lang w:eastAsia="ja-JP"/>
          </w:rPr>
          <w:t xml:space="preserve">All examples taken from the ZLPS Deployment.  This document is for </w:t>
        </w:r>
        <w:r w:rsidR="0082248E" w:rsidRPr="007C3D79">
          <w:rPr>
            <w:b/>
            <w:bCs/>
            <w:u w:val="single"/>
            <w:lang w:eastAsia="ja-JP"/>
          </w:rPr>
          <w:t>INTERNAL USE ONLY.</w:t>
        </w:r>
      </w:ins>
    </w:p>
    <w:p w14:paraId="341F1818" w14:textId="77777777" w:rsidR="00B726A1" w:rsidRDefault="00B726A1" w:rsidP="00B726A1">
      <w:pPr>
        <w:spacing w:after="120" w:line="240" w:lineRule="auto"/>
        <w:rPr>
          <w:ins w:id="260" w:author="Jeff Pitzen" w:date="2025-12-10T08:42:00Z" w16du:dateUtc="2025-12-10T13:42:00Z"/>
        </w:rPr>
      </w:pPr>
    </w:p>
    <w:p w14:paraId="3EA50E1E" w14:textId="77777777" w:rsidR="00B726A1" w:rsidRDefault="00B726A1" w:rsidP="00B726A1">
      <w:pPr>
        <w:spacing w:after="120" w:line="240" w:lineRule="auto"/>
        <w:rPr>
          <w:ins w:id="261" w:author="Jeff Pitzen" w:date="2025-12-10T08:42:00Z" w16du:dateUtc="2025-12-10T13:42:00Z"/>
        </w:rPr>
      </w:pPr>
      <w:ins w:id="262" w:author="Jeff Pitzen" w:date="2025-12-10T08:42:00Z" w16du:dateUtc="2025-12-10T13:42:00Z">
        <w:r>
          <w:t>PURPOSE</w:t>
        </w:r>
      </w:ins>
    </w:p>
    <w:p w14:paraId="5D1B78B4" w14:textId="17E7C30E" w:rsidR="00B726A1" w:rsidRDefault="00B726A1" w:rsidP="00B726A1">
      <w:pPr>
        <w:pStyle w:val="ListParagraph"/>
        <w:numPr>
          <w:ilvl w:val="0"/>
          <w:numId w:val="23"/>
        </w:numPr>
        <w:spacing w:after="120"/>
        <w:rPr>
          <w:ins w:id="263" w:author="Jeff Pitzen" w:date="2025-12-10T08:42:00Z" w16du:dateUtc="2025-12-10T13:42:00Z"/>
        </w:rPr>
        <w:pPrChange w:id="264" w:author="Jeff Pitzen" w:date="2025-12-10T08:42:00Z" w16du:dateUtc="2025-12-10T13:42:00Z">
          <w:pPr>
            <w:spacing w:after="120" w:line="240" w:lineRule="auto"/>
          </w:pPr>
        </w:pPrChange>
      </w:pPr>
      <w:ins w:id="265" w:author="Jeff Pitzen" w:date="2025-12-10T08:42:00Z" w16du:dateUtc="2025-12-10T13:42:00Z">
        <w:r>
          <w:t>Serve as a reference for the deployed ZL application infrastructure</w:t>
        </w:r>
      </w:ins>
    </w:p>
    <w:p w14:paraId="01F26923" w14:textId="04AF6CC3" w:rsidR="00B726A1" w:rsidRDefault="00B726A1" w:rsidP="00B726A1">
      <w:pPr>
        <w:pStyle w:val="ListParagraph"/>
        <w:numPr>
          <w:ilvl w:val="0"/>
          <w:numId w:val="23"/>
        </w:numPr>
        <w:spacing w:after="120"/>
        <w:rPr>
          <w:ins w:id="266" w:author="Jeff Pitzen" w:date="2025-12-10T08:42:00Z" w16du:dateUtc="2025-12-10T13:42:00Z"/>
        </w:rPr>
        <w:pPrChange w:id="267" w:author="Jeff Pitzen" w:date="2025-12-10T08:42:00Z" w16du:dateUtc="2025-12-10T13:42:00Z">
          <w:pPr>
            <w:spacing w:after="120" w:line="240" w:lineRule="auto"/>
          </w:pPr>
        </w:pPrChange>
      </w:pPr>
      <w:ins w:id="268" w:author="Jeff Pitzen" w:date="2025-12-10T08:42:00Z" w16du:dateUtc="2025-12-10T13:42:00Z">
        <w:r>
          <w:t>Enable reproducibility for future deployments or disaster recovery</w:t>
        </w:r>
      </w:ins>
    </w:p>
    <w:p w14:paraId="4BB80BBA" w14:textId="05BC3B72" w:rsidR="00B726A1" w:rsidRDefault="00B726A1" w:rsidP="00B726A1">
      <w:pPr>
        <w:pStyle w:val="ListParagraph"/>
        <w:numPr>
          <w:ilvl w:val="0"/>
          <w:numId w:val="23"/>
        </w:numPr>
        <w:spacing w:after="120"/>
        <w:rPr>
          <w:ins w:id="269" w:author="Jeff Pitzen" w:date="2025-12-10T08:42:00Z" w16du:dateUtc="2025-12-10T13:42:00Z"/>
        </w:rPr>
        <w:pPrChange w:id="270" w:author="Jeff Pitzen" w:date="2025-12-10T08:42:00Z" w16du:dateUtc="2025-12-10T13:42:00Z">
          <w:pPr>
            <w:spacing w:after="120" w:line="240" w:lineRule="auto"/>
          </w:pPr>
        </w:pPrChange>
      </w:pPr>
      <w:ins w:id="271" w:author="Jeff Pitzen" w:date="2025-12-10T08:42:00Z" w16du:dateUtc="2025-12-10T13:42:00Z">
        <w:r>
          <w:t>Document architectural decisions and configurations</w:t>
        </w:r>
      </w:ins>
    </w:p>
    <w:p w14:paraId="6EA6B842" w14:textId="104A183B" w:rsidR="00B726A1" w:rsidRDefault="00B726A1" w:rsidP="00B726A1">
      <w:pPr>
        <w:pStyle w:val="ListParagraph"/>
        <w:numPr>
          <w:ilvl w:val="0"/>
          <w:numId w:val="23"/>
        </w:numPr>
        <w:spacing w:after="120"/>
        <w:rPr>
          <w:ins w:id="272" w:author="Jeff Pitzen" w:date="2025-12-10T08:42:00Z" w16du:dateUtc="2025-12-10T13:42:00Z"/>
        </w:rPr>
        <w:pPrChange w:id="273" w:author="Jeff Pitzen" w:date="2025-12-10T08:42:00Z" w16du:dateUtc="2025-12-10T13:42:00Z">
          <w:pPr>
            <w:spacing w:after="120" w:line="240" w:lineRule="auto"/>
          </w:pPr>
        </w:pPrChange>
      </w:pPr>
      <w:ins w:id="274" w:author="Jeff Pitzen" w:date="2025-12-10T08:42:00Z" w16du:dateUtc="2025-12-10T13:42:00Z">
        <w:r>
          <w:t>Provide troubleshooting guidance for common issues</w:t>
        </w:r>
      </w:ins>
    </w:p>
    <w:p w14:paraId="6165C416" w14:textId="77777777" w:rsidR="00B726A1" w:rsidRDefault="00B726A1" w:rsidP="00B726A1">
      <w:pPr>
        <w:spacing w:after="120" w:line="240" w:lineRule="auto"/>
        <w:rPr>
          <w:ins w:id="275" w:author="Jeff Pitzen" w:date="2025-12-10T08:39:00Z" w16du:dateUtc="2025-12-10T13:39:00Z"/>
        </w:rPr>
      </w:pPr>
    </w:p>
    <w:p w14:paraId="6A3F6122" w14:textId="77777777" w:rsidR="00C30034" w:rsidRDefault="00C30034">
      <w:pPr>
        <w:rPr>
          <w:ins w:id="276" w:author="Jeff Pitzen" w:date="2025-12-10T09:58:00Z" w16du:dateUtc="2025-12-10T14:58:00Z"/>
          <w:rFonts w:ascii="Verdana" w:eastAsiaTheme="majorEastAsia" w:hAnsi="Verdana" w:cstheme="majorBidi"/>
          <w:b/>
          <w:bCs/>
          <w:color w:val="C00000"/>
          <w:sz w:val="36"/>
          <w:szCs w:val="28"/>
          <w:lang w:eastAsia="ja-JP"/>
        </w:rPr>
      </w:pPr>
      <w:ins w:id="277" w:author="Jeff Pitzen" w:date="2025-12-10T09:58:00Z" w16du:dateUtc="2025-12-10T14:58:00Z">
        <w:r>
          <w:br w:type="page"/>
        </w:r>
      </w:ins>
    </w:p>
    <w:p w14:paraId="754AD213" w14:textId="660F0BAA" w:rsidR="00241904" w:rsidDel="00B726A1" w:rsidRDefault="00241904" w:rsidP="00241904">
      <w:pPr>
        <w:pStyle w:val="Body"/>
        <w:rPr>
          <w:del w:id="278" w:author="Jeff Pitzen" w:date="2025-12-10T08:39:00Z" w16du:dateUtc="2025-12-10T13:39:00Z"/>
          <w:lang w:eastAsia="ja-JP"/>
        </w:rPr>
      </w:pPr>
      <w:del w:id="279" w:author="Jeff Pitzen" w:date="2025-12-10T08:39:00Z" w16du:dateUtc="2025-12-10T13:39:00Z">
        <w:r w:rsidDel="00B726A1">
          <w:rPr>
            <w:lang w:eastAsia="ja-JP"/>
          </w:rPr>
          <w:delText xml:space="preserve">This document describes </w:delText>
        </w:r>
        <w:r w:rsidR="00492887" w:rsidDel="00B726A1">
          <w:rPr>
            <w:lang w:eastAsia="ja-JP"/>
          </w:rPr>
          <w:delText xml:space="preserve">the </w:delText>
        </w:r>
        <w:r w:rsidR="001718E2" w:rsidDel="00B726A1">
          <w:rPr>
            <w:lang w:eastAsia="ja-JP"/>
          </w:rPr>
          <w:delText xml:space="preserve">containerization </w:delText>
        </w:r>
        <w:r w:rsidR="0087587C" w:rsidDel="00B726A1">
          <w:rPr>
            <w:lang w:eastAsia="ja-JP"/>
          </w:rPr>
          <w:delText xml:space="preserve">architecture that is present in </w:delText>
        </w:r>
        <w:r w:rsidR="00492887" w:rsidDel="00B726A1">
          <w:rPr>
            <w:lang w:eastAsia="ja-JP"/>
          </w:rPr>
          <w:delText xml:space="preserve">the </w:delText>
        </w:r>
        <w:r w:rsidR="0087587C" w:rsidDel="00B726A1">
          <w:rPr>
            <w:lang w:eastAsia="ja-JP"/>
          </w:rPr>
          <w:delText>ZL</w:delText>
        </w:r>
        <w:r w:rsidR="00492887" w:rsidDel="00B726A1">
          <w:rPr>
            <w:lang w:eastAsia="ja-JP"/>
          </w:rPr>
          <w:delText xml:space="preserve"> Unified Archive (ZL</w:delText>
        </w:r>
        <w:r w:rsidR="0087587C" w:rsidDel="00B726A1">
          <w:rPr>
            <w:lang w:eastAsia="ja-JP"/>
          </w:rPr>
          <w:delText xml:space="preserve"> UA</w:delText>
        </w:r>
        <w:r w:rsidR="00492887" w:rsidDel="00B726A1">
          <w:rPr>
            <w:lang w:eastAsia="ja-JP"/>
          </w:rPr>
          <w:delText>)</w:delText>
        </w:r>
        <w:r w:rsidR="00CF3A2C" w:rsidDel="00B726A1">
          <w:rPr>
            <w:lang w:eastAsia="ja-JP"/>
          </w:rPr>
          <w:delText>, and provides a roadmap for future changes and enhancements</w:delText>
        </w:r>
        <w:r w:rsidR="0087587C" w:rsidDel="00B726A1">
          <w:rPr>
            <w:lang w:eastAsia="ja-JP"/>
          </w:rPr>
          <w:delText>. It includes the following sections:</w:delText>
        </w:r>
        <w:bookmarkStart w:id="280" w:name="_Toc216514399"/>
        <w:bookmarkEnd w:id="280"/>
      </w:del>
    </w:p>
    <w:p w14:paraId="31076626" w14:textId="6CFE97E0" w:rsidR="0087587C" w:rsidDel="00B726A1" w:rsidRDefault="0087587C" w:rsidP="00F5493D">
      <w:pPr>
        <w:pStyle w:val="Body"/>
        <w:numPr>
          <w:ilvl w:val="0"/>
          <w:numId w:val="7"/>
        </w:numPr>
        <w:rPr>
          <w:del w:id="281" w:author="Jeff Pitzen" w:date="2025-12-10T08:42:00Z" w16du:dateUtc="2025-12-10T13:42:00Z"/>
          <w:lang w:eastAsia="ja-JP"/>
        </w:rPr>
      </w:pPr>
      <w:del w:id="282" w:author="Jeff Pitzen" w:date="2025-12-10T08:42:00Z" w16du:dateUtc="2025-12-10T13:42:00Z">
        <w:r w:rsidRPr="00ED4F84" w:rsidDel="00B726A1">
          <w:rPr>
            <w:i/>
            <w:iCs/>
            <w:lang w:eastAsia="ja-JP"/>
          </w:rPr>
          <w:fldChar w:fldCharType="begin"/>
        </w:r>
        <w:r w:rsidRPr="00ED4F84" w:rsidDel="00B726A1">
          <w:rPr>
            <w:i/>
            <w:iCs/>
            <w:lang w:eastAsia="ja-JP"/>
          </w:rPr>
          <w:delInstrText xml:space="preserve"> REF _Ref213858418 \h </w:delInstrText>
        </w:r>
        <w:r w:rsidR="00CA4270" w:rsidRPr="00ED4F84" w:rsidDel="00B726A1">
          <w:rPr>
            <w:i/>
            <w:iCs/>
            <w:lang w:eastAsia="ja-JP"/>
          </w:rPr>
          <w:delInstrText xml:space="preserve"> \* MERGEFORMAT </w:delInstrText>
        </w:r>
        <w:r w:rsidRPr="00ED4F84" w:rsidDel="00B726A1">
          <w:rPr>
            <w:i/>
            <w:iCs/>
            <w:lang w:eastAsia="ja-JP"/>
          </w:rPr>
        </w:r>
        <w:r w:rsidRPr="00ED4F84" w:rsidDel="00B726A1">
          <w:rPr>
            <w:i/>
            <w:iCs/>
            <w:lang w:eastAsia="ja-JP"/>
          </w:rPr>
          <w:fldChar w:fldCharType="separate"/>
        </w:r>
        <w:r w:rsidR="00993FF1" w:rsidRPr="00993FF1" w:rsidDel="00B726A1">
          <w:rPr>
            <w:i/>
            <w:iCs/>
          </w:rPr>
          <w:delText>Containerization Architecture</w:delText>
        </w:r>
        <w:r w:rsidRPr="00ED4F84" w:rsidDel="00B726A1">
          <w:rPr>
            <w:i/>
            <w:iCs/>
            <w:lang w:eastAsia="ja-JP"/>
          </w:rPr>
          <w:fldChar w:fldCharType="end"/>
        </w:r>
        <w:r w:rsidDel="00B726A1">
          <w:rPr>
            <w:lang w:eastAsia="ja-JP"/>
          </w:rPr>
          <w:delText xml:space="preserve">: Describes the containerization </w:delText>
        </w:r>
        <w:r w:rsidR="00CA4270" w:rsidDel="00B726A1">
          <w:rPr>
            <w:lang w:eastAsia="ja-JP"/>
          </w:rPr>
          <w:delText xml:space="preserve">architecture that is </w:delText>
        </w:r>
        <w:r w:rsidR="00780BAD" w:rsidDel="00B726A1">
          <w:rPr>
            <w:lang w:eastAsia="ja-JP"/>
          </w:rPr>
          <w:delText>implemented</w:delText>
        </w:r>
        <w:r w:rsidR="00CA4270" w:rsidDel="00B726A1">
          <w:rPr>
            <w:lang w:eastAsia="ja-JP"/>
          </w:rPr>
          <w:delText xml:space="preserve"> as of the release of ZL UA 11.1 </w:delText>
        </w:r>
        <w:r w:rsidR="00E60D16" w:rsidDel="00B726A1">
          <w:rPr>
            <w:lang w:eastAsia="ja-JP"/>
          </w:rPr>
          <w:delText xml:space="preserve">in </w:delText>
        </w:r>
        <w:r w:rsidR="00CA4270" w:rsidDel="00B726A1">
          <w:rPr>
            <w:lang w:eastAsia="ja-JP"/>
          </w:rPr>
          <w:delText>November 2025).</w:delText>
        </w:r>
        <w:bookmarkStart w:id="283" w:name="_Toc216514400"/>
        <w:bookmarkEnd w:id="283"/>
      </w:del>
    </w:p>
    <w:p w14:paraId="4145ED76" w14:textId="039195F3" w:rsidR="0087587C" w:rsidRPr="00CA4270" w:rsidDel="00B726A1" w:rsidRDefault="0087587C" w:rsidP="00F5493D">
      <w:pPr>
        <w:pStyle w:val="Body"/>
        <w:numPr>
          <w:ilvl w:val="0"/>
          <w:numId w:val="7"/>
        </w:numPr>
        <w:rPr>
          <w:del w:id="284" w:author="Jeff Pitzen" w:date="2025-12-10T08:42:00Z" w16du:dateUtc="2025-12-10T13:42:00Z"/>
          <w:i/>
          <w:iCs/>
          <w:lang w:eastAsia="ja-JP"/>
        </w:rPr>
      </w:pPr>
      <w:del w:id="285" w:author="Jeff Pitzen" w:date="2025-12-10T08:42:00Z" w16du:dateUtc="2025-12-10T13:42:00Z">
        <w:r w:rsidRPr="00CA4270" w:rsidDel="00B726A1">
          <w:rPr>
            <w:i/>
            <w:iCs/>
            <w:lang w:eastAsia="ja-JP"/>
          </w:rPr>
          <w:fldChar w:fldCharType="begin"/>
        </w:r>
        <w:r w:rsidRPr="00CA4270" w:rsidDel="00B726A1">
          <w:rPr>
            <w:i/>
            <w:iCs/>
            <w:lang w:eastAsia="ja-JP"/>
          </w:rPr>
          <w:delInstrText xml:space="preserve"> REF _Ref213858421 \h </w:delInstrText>
        </w:r>
        <w:r w:rsidR="00CA4270" w:rsidDel="00B726A1">
          <w:rPr>
            <w:i/>
            <w:iCs/>
            <w:lang w:eastAsia="ja-JP"/>
          </w:rPr>
          <w:delInstrText xml:space="preserve"> \* MERGEFORMAT </w:delInstrText>
        </w:r>
        <w:r w:rsidRPr="00CA4270" w:rsidDel="00B726A1">
          <w:rPr>
            <w:i/>
            <w:iCs/>
            <w:lang w:eastAsia="ja-JP"/>
          </w:rPr>
        </w:r>
        <w:r w:rsidRPr="00CA4270" w:rsidDel="00B726A1">
          <w:rPr>
            <w:i/>
            <w:iCs/>
            <w:lang w:eastAsia="ja-JP"/>
          </w:rPr>
          <w:fldChar w:fldCharType="separate"/>
        </w:r>
        <w:r w:rsidR="00993FF1" w:rsidRPr="00993FF1" w:rsidDel="00B726A1">
          <w:rPr>
            <w:i/>
            <w:iCs/>
          </w:rPr>
          <w:delText>DoD and Second Front</w:delText>
        </w:r>
        <w:r w:rsidRPr="00CA4270" w:rsidDel="00B726A1">
          <w:rPr>
            <w:i/>
            <w:iCs/>
            <w:lang w:eastAsia="ja-JP"/>
          </w:rPr>
          <w:fldChar w:fldCharType="end"/>
        </w:r>
        <w:r w:rsidR="00CA4270" w:rsidDel="00B726A1">
          <w:rPr>
            <w:i/>
            <w:iCs/>
            <w:lang w:eastAsia="ja-JP"/>
          </w:rPr>
          <w:delText xml:space="preserve">: </w:delText>
        </w:r>
        <w:r w:rsidR="00CA4270" w:rsidDel="00B726A1">
          <w:rPr>
            <w:lang w:eastAsia="ja-JP"/>
          </w:rPr>
          <w:delText>Describes containerization workflows and requirements for DoD and Second Front.</w:delText>
        </w:r>
        <w:bookmarkStart w:id="286" w:name="_Toc216514401"/>
        <w:bookmarkEnd w:id="286"/>
      </w:del>
    </w:p>
    <w:p w14:paraId="599D1659" w14:textId="469879BA" w:rsidR="0087587C" w:rsidRPr="00241904" w:rsidDel="00B726A1" w:rsidRDefault="00D60819" w:rsidP="00F5493D">
      <w:pPr>
        <w:pStyle w:val="Body"/>
        <w:numPr>
          <w:ilvl w:val="0"/>
          <w:numId w:val="7"/>
        </w:numPr>
        <w:rPr>
          <w:del w:id="287" w:author="Jeff Pitzen" w:date="2025-12-10T08:42:00Z" w16du:dateUtc="2025-12-10T13:42:00Z"/>
          <w:lang w:eastAsia="ja-JP"/>
        </w:rPr>
      </w:pPr>
      <w:del w:id="288" w:author="Jeff Pitzen" w:date="2025-12-10T08:42:00Z" w16du:dateUtc="2025-12-10T13:42:00Z">
        <w:r w:rsidRPr="00D60819" w:rsidDel="00B726A1">
          <w:rPr>
            <w:i/>
            <w:iCs/>
            <w:lang w:eastAsia="ja-JP"/>
          </w:rPr>
          <w:fldChar w:fldCharType="begin"/>
        </w:r>
        <w:r w:rsidRPr="00D60819" w:rsidDel="00B726A1">
          <w:rPr>
            <w:i/>
            <w:iCs/>
            <w:lang w:eastAsia="ja-JP"/>
          </w:rPr>
          <w:delInstrText xml:space="preserve"> REF _Ref213915567 \h  \* MERGEFORMAT </w:delInstrText>
        </w:r>
        <w:r w:rsidRPr="00D60819" w:rsidDel="00B726A1">
          <w:rPr>
            <w:i/>
            <w:iCs/>
            <w:lang w:eastAsia="ja-JP"/>
          </w:rPr>
        </w:r>
        <w:r w:rsidRPr="00D60819" w:rsidDel="00B726A1">
          <w:rPr>
            <w:i/>
            <w:iCs/>
            <w:lang w:eastAsia="ja-JP"/>
          </w:rPr>
          <w:fldChar w:fldCharType="separate"/>
        </w:r>
        <w:r w:rsidR="00993FF1" w:rsidRPr="00993FF1" w:rsidDel="00B726A1">
          <w:rPr>
            <w:i/>
            <w:iCs/>
          </w:rPr>
          <w:delText>Current Implementation and Roadmap</w:delText>
        </w:r>
        <w:r w:rsidRPr="00D60819" w:rsidDel="00B726A1">
          <w:rPr>
            <w:i/>
            <w:iCs/>
            <w:lang w:eastAsia="ja-JP"/>
          </w:rPr>
          <w:fldChar w:fldCharType="end"/>
        </w:r>
        <w:r w:rsidR="00CA4270" w:rsidRPr="008E76EF" w:rsidDel="00B726A1">
          <w:rPr>
            <w:i/>
            <w:iCs/>
            <w:lang w:eastAsia="ja-JP"/>
          </w:rPr>
          <w:delText>:</w:delText>
        </w:r>
        <w:r w:rsidR="00ED5A7C" w:rsidDel="00B726A1">
          <w:rPr>
            <w:lang w:eastAsia="ja-JP"/>
          </w:rPr>
          <w:delText xml:space="preserve"> Provides details on </w:delText>
        </w:r>
        <w:r w:rsidR="00326E48" w:rsidDel="00B726A1">
          <w:rPr>
            <w:lang w:eastAsia="ja-JP"/>
          </w:rPr>
          <w:delText>the</w:delText>
        </w:r>
        <w:r w:rsidR="00ED5A7C" w:rsidDel="00B726A1">
          <w:rPr>
            <w:lang w:eastAsia="ja-JP"/>
          </w:rPr>
          <w:delText xml:space="preserve"> containerization </w:delText>
        </w:r>
        <w:r w:rsidR="00780BAD" w:rsidDel="00B726A1">
          <w:rPr>
            <w:lang w:eastAsia="ja-JP"/>
          </w:rPr>
          <w:delText>practices</w:delText>
        </w:r>
        <w:r w:rsidR="00ED5A7C" w:rsidDel="00B726A1">
          <w:rPr>
            <w:lang w:eastAsia="ja-JP"/>
          </w:rPr>
          <w:delText xml:space="preserve"> </w:delText>
        </w:r>
        <w:r w:rsidR="00E60D16" w:rsidDel="00B726A1">
          <w:rPr>
            <w:lang w:eastAsia="ja-JP"/>
          </w:rPr>
          <w:delText>are successfully implemented</w:delText>
        </w:r>
        <w:r w:rsidR="00951BBE" w:rsidDel="00B726A1">
          <w:rPr>
            <w:lang w:eastAsia="ja-JP"/>
          </w:rPr>
          <w:delText xml:space="preserve"> in ZL UA today, and how </w:delText>
        </w:r>
        <w:r w:rsidR="00071D73" w:rsidDel="00B726A1">
          <w:rPr>
            <w:lang w:eastAsia="ja-JP"/>
          </w:rPr>
          <w:delText>they</w:delText>
        </w:r>
        <w:r w:rsidR="00951BBE" w:rsidDel="00B726A1">
          <w:rPr>
            <w:lang w:eastAsia="ja-JP"/>
          </w:rPr>
          <w:delText xml:space="preserve"> can be improved moving forward. This includes details on changes that may be need</w:delText>
        </w:r>
        <w:r w:rsidR="00E60D16" w:rsidDel="00B726A1">
          <w:rPr>
            <w:lang w:eastAsia="ja-JP"/>
          </w:rPr>
          <w:delText>ed</w:delText>
        </w:r>
        <w:r w:rsidR="00951BBE" w:rsidDel="00B726A1">
          <w:rPr>
            <w:lang w:eastAsia="ja-JP"/>
          </w:rPr>
          <w:delText xml:space="preserve"> to support DoD and Second Front </w:delText>
        </w:r>
        <w:r w:rsidR="00B85453" w:rsidDel="00B726A1">
          <w:rPr>
            <w:lang w:eastAsia="ja-JP"/>
          </w:rPr>
          <w:delText>workflows and requirements</w:delText>
        </w:r>
        <w:r w:rsidR="000F3FA2" w:rsidDel="00B726A1">
          <w:rPr>
            <w:lang w:eastAsia="ja-JP"/>
          </w:rPr>
          <w:delText>.</w:delText>
        </w:r>
        <w:bookmarkStart w:id="289" w:name="_Toc216514402"/>
        <w:bookmarkEnd w:id="289"/>
      </w:del>
    </w:p>
    <w:p w14:paraId="69C018CB" w14:textId="513012CB" w:rsidR="00310530" w:rsidRDefault="002C0A41" w:rsidP="00354CF6">
      <w:pPr>
        <w:pStyle w:val="Heading1"/>
        <w:pageBreakBefore w:val="0"/>
      </w:pPr>
      <w:bookmarkStart w:id="290" w:name="_Ref213858418"/>
      <w:bookmarkStart w:id="291" w:name="_Ref180652517"/>
      <w:bookmarkStart w:id="292" w:name="_Ref181004270"/>
      <w:bookmarkStart w:id="293" w:name="_Ref40280540"/>
      <w:bookmarkStart w:id="294" w:name="_Toc216514403"/>
      <w:commentRangeStart w:id="295"/>
      <w:r>
        <w:t xml:space="preserve">Containerization </w:t>
      </w:r>
      <w:r w:rsidR="00906A83">
        <w:t>Architecture</w:t>
      </w:r>
      <w:bookmarkEnd w:id="290"/>
      <w:commentRangeEnd w:id="295"/>
      <w:r w:rsidR="00D86C8E">
        <w:rPr>
          <w:rStyle w:val="CommentReference"/>
          <w:sz w:val="36"/>
          <w:szCs w:val="28"/>
        </w:rPr>
        <w:commentReference w:id="295"/>
      </w:r>
      <w:bookmarkEnd w:id="294"/>
    </w:p>
    <w:p w14:paraId="65E7E09F" w14:textId="0E2D1786" w:rsidR="004656B5" w:rsidRPr="00505565" w:rsidRDefault="004656B5" w:rsidP="00E27855">
      <w:pPr>
        <w:pStyle w:val="Body"/>
      </w:pPr>
      <w:r>
        <w:t xml:space="preserve">Figure 1 shows the architecture </w:t>
      </w:r>
      <w:r w:rsidR="001B6F8E">
        <w:t xml:space="preserve">currently implemented for </w:t>
      </w:r>
      <w:del w:id="297" w:author="Jeff Pitzen" w:date="2025-12-10T09:58:00Z" w16du:dateUtc="2025-12-10T14:58:00Z">
        <w:r w:rsidR="001B6F8E" w:rsidDel="00D9667E">
          <w:delText>an EKS cluster</w:delText>
        </w:r>
      </w:del>
      <w:ins w:id="298" w:author="Jeff Pitzen" w:date="2025-12-10T09:58:00Z" w16du:dateUtc="2025-12-10T14:58:00Z">
        <w:r w:rsidR="00D9667E">
          <w:t>a ZL</w:t>
        </w:r>
      </w:ins>
      <w:ins w:id="299" w:author="Jeff Pitzen" w:date="2025-12-10T09:59:00Z" w16du:dateUtc="2025-12-10T14:59:00Z">
        <w:r w:rsidR="00D9667E">
          <w:t>UA Deployment</w:t>
        </w:r>
      </w:ins>
      <w:r w:rsidR="001B6F8E">
        <w:t>.</w:t>
      </w:r>
    </w:p>
    <w:p w14:paraId="2BF73B8A" w14:textId="35BA9CEA" w:rsidR="0023011B" w:rsidRDefault="00AC751D" w:rsidP="0023011B">
      <w:pPr>
        <w:pStyle w:val="Body"/>
        <w:keepNext/>
        <w:ind w:left="0"/>
        <w:rPr>
          <w:ins w:id="300" w:author="Jeff Pitzen" w:date="2025-12-10T09:56:00Z" w16du:dateUtc="2025-12-10T14:56:00Z"/>
        </w:rPr>
        <w:pPrChange w:id="301" w:author="Jeff Pitzen" w:date="2025-12-10T09:56:00Z" w16du:dateUtc="2025-12-10T14:56:00Z">
          <w:pPr>
            <w:pStyle w:val="Body"/>
            <w:ind w:left="0"/>
          </w:pPr>
        </w:pPrChange>
      </w:pPr>
      <w:ins w:id="302" w:author="Jeff Pitzen" w:date="2025-12-10T10:05:00Z" w16du:dateUtc="2025-12-10T15:05:00Z">
        <w:r>
          <w:rPr>
            <w:noProof/>
          </w:rPr>
          <w:drawing>
            <wp:inline distT="0" distB="0" distL="0" distR="0" wp14:anchorId="53229E30" wp14:editId="311EC756">
              <wp:extent cx="6858000" cy="5255260"/>
              <wp:effectExtent l="0" t="0" r="0" b="2540"/>
              <wp:docPr id="2134000269"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00269" name="Picture 9" descr="A diagram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58000" cy="5255260"/>
                      </a:xfrm>
                      <a:prstGeom prst="rect">
                        <a:avLst/>
                      </a:prstGeom>
                    </pic:spPr>
                  </pic:pic>
                </a:graphicData>
              </a:graphic>
            </wp:inline>
          </w:drawing>
        </w:r>
      </w:ins>
    </w:p>
    <w:p w14:paraId="46B3F925" w14:textId="07BA732B" w:rsidR="0023011B" w:rsidRDefault="0023011B" w:rsidP="0023011B">
      <w:pPr>
        <w:pStyle w:val="Caption"/>
        <w:rPr>
          <w:ins w:id="303" w:author="Jeff Pitzen" w:date="2025-12-10T09:56:00Z" w16du:dateUtc="2025-12-10T14:56:00Z"/>
        </w:rPr>
      </w:pPr>
      <w:ins w:id="304" w:author="Jeff Pitzen" w:date="2025-12-10T09:56:00Z" w16du:dateUtc="2025-12-10T14:56:00Z">
        <w:r>
          <w:t xml:space="preserve">Figure </w:t>
        </w:r>
        <w:r>
          <w:fldChar w:fldCharType="begin"/>
        </w:r>
        <w:r>
          <w:instrText xml:space="preserve"> SEQ Figure \* ARABIC </w:instrText>
        </w:r>
      </w:ins>
      <w:r>
        <w:fldChar w:fldCharType="separate"/>
      </w:r>
      <w:ins w:id="305" w:author="Jeff Pitzen" w:date="2025-12-10T09:56:00Z" w16du:dateUtc="2025-12-10T14:56:00Z">
        <w:r>
          <w:rPr>
            <w:noProof/>
          </w:rPr>
          <w:t>1</w:t>
        </w:r>
        <w:r>
          <w:fldChar w:fldCharType="end"/>
        </w:r>
        <w:r>
          <w:t>:</w:t>
        </w:r>
        <w:r w:rsidRPr="00847FD2">
          <w:t>Microservices Architecture</w:t>
        </w:r>
      </w:ins>
    </w:p>
    <w:p w14:paraId="057C3FD5" w14:textId="6295E822" w:rsidR="74BDC736" w:rsidRDefault="74BDC736" w:rsidP="001E620D">
      <w:pPr>
        <w:pStyle w:val="Body"/>
        <w:ind w:left="0"/>
      </w:pPr>
      <w:del w:id="306" w:author="Jeff Pitzen" w:date="2025-12-10T09:45:00Z" w16du:dateUtc="2025-12-10T14:45:00Z">
        <w:r w:rsidDel="00BB26C1">
          <w:rPr>
            <w:noProof/>
          </w:rPr>
          <w:drawing>
            <wp:inline distT="0" distB="0" distL="0" distR="0" wp14:anchorId="494C3C57" wp14:editId="0C605E2A">
              <wp:extent cx="7080250" cy="4264358"/>
              <wp:effectExtent l="0" t="0" r="0" b="0"/>
              <wp:docPr id="986530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0062" name="Picture 986530062"/>
                      <pic:cNvPicPr/>
                    </pic:nvPicPr>
                    <pic:blipFill>
                      <a:blip r:embed="rId25">
                        <a:extLst>
                          <a:ext uri="{28A0092B-C50C-407E-A947-70E740481C1C}">
                            <a14:useLocalDpi xmlns:a14="http://schemas.microsoft.com/office/drawing/2010/main"/>
                          </a:ext>
                        </a:extLst>
                      </a:blip>
                      <a:stretch>
                        <a:fillRect/>
                      </a:stretch>
                    </pic:blipFill>
                    <pic:spPr>
                      <a:xfrm>
                        <a:off x="0" y="0"/>
                        <a:ext cx="7080250" cy="4264358"/>
                      </a:xfrm>
                      <a:prstGeom prst="rect">
                        <a:avLst/>
                      </a:prstGeom>
                    </pic:spPr>
                  </pic:pic>
                </a:graphicData>
              </a:graphic>
            </wp:inline>
          </w:drawing>
        </w:r>
      </w:del>
    </w:p>
    <w:p w14:paraId="2D8F8BFC" w14:textId="44F7423F" w:rsidR="008B492D" w:rsidDel="0023011B" w:rsidRDefault="00894BEE" w:rsidP="0023011B">
      <w:pPr>
        <w:pStyle w:val="Figure"/>
        <w:ind w:left="0"/>
        <w:rPr>
          <w:del w:id="307" w:author="Jeff Pitzen" w:date="2025-12-10T09:56:00Z" w16du:dateUtc="2025-12-10T14:56:00Z"/>
          <w:rFonts w:eastAsiaTheme="minorEastAsia"/>
        </w:rPr>
        <w:pPrChange w:id="308" w:author="Jeff Pitzen" w:date="2025-12-10T09:56:00Z" w16du:dateUtc="2025-12-10T14:56:00Z">
          <w:pPr>
            <w:pStyle w:val="Figure"/>
          </w:pPr>
        </w:pPrChange>
      </w:pPr>
      <w:del w:id="309" w:author="Jeff Pitzen" w:date="2025-12-10T09:45:00Z" w16du:dateUtc="2025-12-10T14:45:00Z">
        <w:r w:rsidDel="00BB26C1">
          <w:rPr>
            <w:rFonts w:eastAsiaTheme="minorEastAsia"/>
          </w:rPr>
          <w:delText>EKS</w:delText>
        </w:r>
        <w:r w:rsidR="00EF7FB3" w:rsidDel="00BB26C1">
          <w:rPr>
            <w:rFonts w:eastAsiaTheme="minorEastAsia"/>
          </w:rPr>
          <w:delText xml:space="preserve"> </w:delText>
        </w:r>
      </w:del>
      <w:del w:id="310" w:author="Jeff Pitzen" w:date="2025-12-10T09:46:00Z" w16du:dateUtc="2025-12-10T14:46:00Z">
        <w:r w:rsidR="00EF7FB3" w:rsidDel="00BB26C1">
          <w:rPr>
            <w:rFonts w:eastAsiaTheme="minorEastAsia"/>
          </w:rPr>
          <w:delText xml:space="preserve">Cluster </w:delText>
        </w:r>
      </w:del>
      <w:del w:id="311" w:author="Jeff Pitzen" w:date="2025-12-10T09:56:00Z" w16du:dateUtc="2025-12-10T14:56:00Z">
        <w:r w:rsidR="008B492D" w:rsidDel="0023011B">
          <w:rPr>
            <w:rFonts w:eastAsiaTheme="minorEastAsia"/>
          </w:rPr>
          <w:delText>Architecture</w:delText>
        </w:r>
      </w:del>
    </w:p>
    <w:p w14:paraId="76F52B45" w14:textId="5AC705C7" w:rsidR="00354CF6" w:rsidDel="00BB26C1" w:rsidRDefault="00354CF6" w:rsidP="0023011B">
      <w:pPr>
        <w:pStyle w:val="Body"/>
        <w:keepNext/>
        <w:keepLines/>
        <w:ind w:left="0"/>
        <w:rPr>
          <w:del w:id="312" w:author="Jeff Pitzen" w:date="2025-12-10T09:46:00Z" w16du:dateUtc="2025-12-10T14:46:00Z"/>
        </w:rPr>
        <w:pPrChange w:id="313" w:author="Jeff Pitzen" w:date="2025-12-10T09:56:00Z" w16du:dateUtc="2025-12-10T14:56:00Z">
          <w:pPr>
            <w:pStyle w:val="Body"/>
            <w:keepNext/>
            <w:keepLines/>
          </w:pPr>
        </w:pPrChange>
      </w:pPr>
      <w:del w:id="314" w:author="Jeff Pitzen" w:date="2025-12-10T09:46:00Z" w16du:dateUtc="2025-12-10T14:46:00Z">
        <w:r w:rsidDel="00BB26C1">
          <w:delText xml:space="preserve">The following sections provide additional details on the </w:delText>
        </w:r>
        <w:r w:rsidR="00E27855" w:rsidDel="00BB26C1">
          <w:delText xml:space="preserve">components and data </w:delText>
        </w:r>
        <w:r w:rsidDel="00BB26C1">
          <w:delText xml:space="preserve">flows </w:delText>
        </w:r>
        <w:r w:rsidR="00854BDE" w:rsidDel="00BB26C1">
          <w:delText>shown</w:delText>
        </w:r>
        <w:r w:rsidDel="00BB26C1">
          <w:delText xml:space="preserve"> in Figure 1:</w:delText>
        </w:r>
      </w:del>
    </w:p>
    <w:p w14:paraId="52B78FF3" w14:textId="634A2284" w:rsidR="00354CF6" w:rsidRPr="00354CF6" w:rsidDel="00BB26C1" w:rsidRDefault="00354CF6" w:rsidP="0023011B">
      <w:pPr>
        <w:pStyle w:val="Body"/>
        <w:keepNext/>
        <w:keepLines/>
        <w:numPr>
          <w:ilvl w:val="0"/>
          <w:numId w:val="21"/>
        </w:numPr>
        <w:ind w:left="0"/>
        <w:rPr>
          <w:del w:id="315" w:author="Jeff Pitzen" w:date="2025-12-10T09:46:00Z" w16du:dateUtc="2025-12-10T14:46:00Z"/>
          <w:i/>
          <w:iCs/>
        </w:rPr>
        <w:pPrChange w:id="316" w:author="Jeff Pitzen" w:date="2025-12-10T09:56:00Z" w16du:dateUtc="2025-12-10T14:56:00Z">
          <w:pPr>
            <w:pStyle w:val="Body"/>
            <w:keepNext/>
            <w:keepLines/>
            <w:numPr>
              <w:numId w:val="21"/>
            </w:numPr>
            <w:ind w:left="1440" w:hanging="360"/>
          </w:pPr>
        </w:pPrChange>
      </w:pPr>
      <w:del w:id="317" w:author="Jeff Pitzen" w:date="2025-12-10T09:46:00Z" w16du:dateUtc="2025-12-10T14:46:00Z">
        <w:r w:rsidRPr="00354CF6" w:rsidDel="00BB26C1">
          <w:rPr>
            <w:i/>
            <w:iCs/>
          </w:rPr>
          <w:fldChar w:fldCharType="begin"/>
        </w:r>
        <w:r w:rsidRPr="00354CF6" w:rsidDel="00BB26C1">
          <w:rPr>
            <w:i/>
            <w:iCs/>
          </w:rPr>
          <w:delInstrText xml:space="preserve"> REF _Ref213998060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Core Components</w:delText>
        </w:r>
        <w:r w:rsidRPr="00354CF6" w:rsidDel="00BB26C1">
          <w:rPr>
            <w:i/>
            <w:iCs/>
          </w:rPr>
          <w:fldChar w:fldCharType="end"/>
        </w:r>
      </w:del>
    </w:p>
    <w:p w14:paraId="6C262063" w14:textId="57D37A11" w:rsidR="00354CF6" w:rsidRPr="00354CF6" w:rsidDel="00BB26C1" w:rsidRDefault="00354CF6" w:rsidP="0023011B">
      <w:pPr>
        <w:pStyle w:val="Body"/>
        <w:numPr>
          <w:ilvl w:val="0"/>
          <w:numId w:val="21"/>
        </w:numPr>
        <w:ind w:left="0"/>
        <w:rPr>
          <w:del w:id="318" w:author="Jeff Pitzen" w:date="2025-12-10T09:46:00Z" w16du:dateUtc="2025-12-10T14:46:00Z"/>
          <w:i/>
          <w:iCs/>
        </w:rPr>
        <w:pPrChange w:id="319" w:author="Jeff Pitzen" w:date="2025-12-10T09:56:00Z" w16du:dateUtc="2025-12-10T14:56:00Z">
          <w:pPr>
            <w:pStyle w:val="Body"/>
            <w:numPr>
              <w:numId w:val="21"/>
            </w:numPr>
            <w:ind w:left="1440" w:hanging="360"/>
          </w:pPr>
        </w:pPrChange>
      </w:pPr>
      <w:del w:id="320" w:author="Jeff Pitzen" w:date="2025-12-10T09:46:00Z" w16du:dateUtc="2025-12-10T14:46:00Z">
        <w:r w:rsidRPr="00354CF6" w:rsidDel="00BB26C1">
          <w:rPr>
            <w:i/>
            <w:iCs/>
          </w:rPr>
          <w:fldChar w:fldCharType="begin"/>
        </w:r>
        <w:r w:rsidRPr="00354CF6" w:rsidDel="00BB26C1">
          <w:rPr>
            <w:i/>
            <w:iCs/>
          </w:rPr>
          <w:delInstrText xml:space="preserve"> REF _Ref213998065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EKS Cluster Pod Architecture</w:delText>
        </w:r>
        <w:r w:rsidRPr="00354CF6" w:rsidDel="00BB26C1">
          <w:rPr>
            <w:i/>
            <w:iCs/>
          </w:rPr>
          <w:fldChar w:fldCharType="end"/>
        </w:r>
      </w:del>
    </w:p>
    <w:p w14:paraId="37835ED9" w14:textId="1BA9AE0E" w:rsidR="00354CF6" w:rsidRPr="00354CF6" w:rsidDel="00BB26C1" w:rsidRDefault="00354CF6" w:rsidP="0023011B">
      <w:pPr>
        <w:pStyle w:val="Body"/>
        <w:numPr>
          <w:ilvl w:val="0"/>
          <w:numId w:val="21"/>
        </w:numPr>
        <w:ind w:left="0"/>
        <w:rPr>
          <w:del w:id="321" w:author="Jeff Pitzen" w:date="2025-12-10T09:46:00Z" w16du:dateUtc="2025-12-10T14:46:00Z"/>
          <w:i/>
          <w:iCs/>
        </w:rPr>
        <w:pPrChange w:id="322" w:author="Jeff Pitzen" w:date="2025-12-10T09:56:00Z" w16du:dateUtc="2025-12-10T14:56:00Z">
          <w:pPr>
            <w:pStyle w:val="Body"/>
            <w:numPr>
              <w:numId w:val="21"/>
            </w:numPr>
            <w:ind w:left="1440" w:hanging="360"/>
          </w:pPr>
        </w:pPrChange>
      </w:pPr>
      <w:del w:id="323" w:author="Jeff Pitzen" w:date="2025-12-10T09:46:00Z" w16du:dateUtc="2025-12-10T14:46:00Z">
        <w:r w:rsidRPr="00354CF6" w:rsidDel="00BB26C1">
          <w:rPr>
            <w:i/>
            <w:iCs/>
          </w:rPr>
          <w:fldChar w:fldCharType="begin"/>
        </w:r>
        <w:r w:rsidRPr="00354CF6" w:rsidDel="00BB26C1">
          <w:rPr>
            <w:i/>
            <w:iCs/>
          </w:rPr>
          <w:delInstrText xml:space="preserve"> REF _Ref213998068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Load Balancer &amp; User Access</w:delText>
        </w:r>
        <w:r w:rsidRPr="00354CF6" w:rsidDel="00BB26C1">
          <w:rPr>
            <w:i/>
            <w:iCs/>
          </w:rPr>
          <w:fldChar w:fldCharType="end"/>
        </w:r>
      </w:del>
    </w:p>
    <w:p w14:paraId="2726BA4F" w14:textId="2516E31D" w:rsidR="00354CF6" w:rsidRPr="00354CF6" w:rsidDel="00BB26C1" w:rsidRDefault="00354CF6" w:rsidP="0023011B">
      <w:pPr>
        <w:pStyle w:val="Body"/>
        <w:numPr>
          <w:ilvl w:val="0"/>
          <w:numId w:val="21"/>
        </w:numPr>
        <w:ind w:left="0"/>
        <w:rPr>
          <w:del w:id="324" w:author="Jeff Pitzen" w:date="2025-12-10T09:46:00Z" w16du:dateUtc="2025-12-10T14:46:00Z"/>
          <w:i/>
          <w:iCs/>
        </w:rPr>
        <w:pPrChange w:id="325" w:author="Jeff Pitzen" w:date="2025-12-10T09:56:00Z" w16du:dateUtc="2025-12-10T14:56:00Z">
          <w:pPr>
            <w:pStyle w:val="Body"/>
            <w:numPr>
              <w:numId w:val="21"/>
            </w:numPr>
            <w:ind w:left="1440" w:hanging="360"/>
          </w:pPr>
        </w:pPrChange>
      </w:pPr>
      <w:del w:id="326" w:author="Jeff Pitzen" w:date="2025-12-10T09:46:00Z" w16du:dateUtc="2025-12-10T14:46:00Z">
        <w:r w:rsidRPr="00354CF6" w:rsidDel="00BB26C1">
          <w:rPr>
            <w:i/>
            <w:iCs/>
          </w:rPr>
          <w:fldChar w:fldCharType="begin"/>
        </w:r>
        <w:r w:rsidRPr="00354CF6" w:rsidDel="00BB26C1">
          <w:rPr>
            <w:i/>
            <w:iCs/>
          </w:rPr>
          <w:delInstrText xml:space="preserve"> REF _Ref213998070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Storage Layer Integration (CSI + IAM)</w:delText>
        </w:r>
        <w:r w:rsidRPr="00354CF6" w:rsidDel="00BB26C1">
          <w:rPr>
            <w:i/>
            <w:iCs/>
          </w:rPr>
          <w:fldChar w:fldCharType="end"/>
        </w:r>
      </w:del>
    </w:p>
    <w:p w14:paraId="251BE70B" w14:textId="28744757" w:rsidR="00354CF6" w:rsidRPr="00354CF6" w:rsidDel="00BB26C1" w:rsidRDefault="00354CF6" w:rsidP="0023011B">
      <w:pPr>
        <w:pStyle w:val="Body"/>
        <w:numPr>
          <w:ilvl w:val="0"/>
          <w:numId w:val="21"/>
        </w:numPr>
        <w:ind w:left="0"/>
        <w:rPr>
          <w:del w:id="327" w:author="Jeff Pitzen" w:date="2025-12-10T09:46:00Z" w16du:dateUtc="2025-12-10T14:46:00Z"/>
          <w:i/>
          <w:iCs/>
        </w:rPr>
        <w:pPrChange w:id="328" w:author="Jeff Pitzen" w:date="2025-12-10T09:56:00Z" w16du:dateUtc="2025-12-10T14:56:00Z">
          <w:pPr>
            <w:pStyle w:val="Body"/>
            <w:numPr>
              <w:numId w:val="21"/>
            </w:numPr>
            <w:ind w:left="1440" w:hanging="360"/>
          </w:pPr>
        </w:pPrChange>
      </w:pPr>
      <w:del w:id="329" w:author="Jeff Pitzen" w:date="2025-12-10T09:46:00Z" w16du:dateUtc="2025-12-10T14:46:00Z">
        <w:r w:rsidRPr="00354CF6" w:rsidDel="00BB26C1">
          <w:rPr>
            <w:i/>
            <w:iCs/>
          </w:rPr>
          <w:fldChar w:fldCharType="begin"/>
        </w:r>
        <w:r w:rsidRPr="00354CF6" w:rsidDel="00BB26C1">
          <w:rPr>
            <w:i/>
            <w:iCs/>
          </w:rPr>
          <w:delInstrText xml:space="preserve"> REF _Ref213998071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External Integrations</w:delText>
        </w:r>
        <w:r w:rsidRPr="00354CF6" w:rsidDel="00BB26C1">
          <w:rPr>
            <w:i/>
            <w:iCs/>
          </w:rPr>
          <w:fldChar w:fldCharType="end"/>
        </w:r>
      </w:del>
    </w:p>
    <w:p w14:paraId="7F46F613" w14:textId="78164719" w:rsidR="00354CF6" w:rsidRPr="00354CF6" w:rsidDel="00BB26C1" w:rsidRDefault="00354CF6" w:rsidP="0023011B">
      <w:pPr>
        <w:pStyle w:val="Body"/>
        <w:numPr>
          <w:ilvl w:val="0"/>
          <w:numId w:val="21"/>
        </w:numPr>
        <w:ind w:left="0"/>
        <w:rPr>
          <w:del w:id="330" w:author="Jeff Pitzen" w:date="2025-12-10T09:46:00Z" w16du:dateUtc="2025-12-10T14:46:00Z"/>
          <w:i/>
          <w:iCs/>
        </w:rPr>
        <w:pPrChange w:id="331" w:author="Jeff Pitzen" w:date="2025-12-10T09:56:00Z" w16du:dateUtc="2025-12-10T14:56:00Z">
          <w:pPr>
            <w:pStyle w:val="Body"/>
            <w:numPr>
              <w:numId w:val="21"/>
            </w:numPr>
            <w:ind w:left="1440" w:hanging="360"/>
          </w:pPr>
        </w:pPrChange>
      </w:pPr>
      <w:del w:id="332" w:author="Jeff Pitzen" w:date="2025-12-10T09:46:00Z" w16du:dateUtc="2025-12-10T14:46:00Z">
        <w:r w:rsidRPr="00354CF6" w:rsidDel="00BB26C1">
          <w:rPr>
            <w:i/>
            <w:iCs/>
          </w:rPr>
          <w:fldChar w:fldCharType="begin"/>
        </w:r>
        <w:r w:rsidRPr="00354CF6" w:rsidDel="00BB26C1">
          <w:rPr>
            <w:i/>
            <w:iCs/>
          </w:rPr>
          <w:delInstrText xml:space="preserve"> REF _Ref213998074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Security &amp; Compliance</w:delText>
        </w:r>
        <w:r w:rsidRPr="00354CF6" w:rsidDel="00BB26C1">
          <w:rPr>
            <w:i/>
            <w:iCs/>
          </w:rPr>
          <w:fldChar w:fldCharType="end"/>
        </w:r>
      </w:del>
    </w:p>
    <w:p w14:paraId="25E62446" w14:textId="2BEB7379" w:rsidR="00354CF6" w:rsidRPr="00354CF6" w:rsidDel="00BB26C1" w:rsidRDefault="00354CF6" w:rsidP="0023011B">
      <w:pPr>
        <w:pStyle w:val="Body"/>
        <w:numPr>
          <w:ilvl w:val="0"/>
          <w:numId w:val="21"/>
        </w:numPr>
        <w:ind w:left="0"/>
        <w:rPr>
          <w:del w:id="333" w:author="Jeff Pitzen" w:date="2025-12-10T09:46:00Z" w16du:dateUtc="2025-12-10T14:46:00Z"/>
          <w:i/>
          <w:iCs/>
        </w:rPr>
        <w:pPrChange w:id="334" w:author="Jeff Pitzen" w:date="2025-12-10T09:56:00Z" w16du:dateUtc="2025-12-10T14:56:00Z">
          <w:pPr>
            <w:pStyle w:val="Body"/>
            <w:numPr>
              <w:numId w:val="21"/>
            </w:numPr>
            <w:ind w:left="1440" w:hanging="360"/>
          </w:pPr>
        </w:pPrChange>
      </w:pPr>
      <w:del w:id="335" w:author="Jeff Pitzen" w:date="2025-12-10T09:46:00Z" w16du:dateUtc="2025-12-10T14:46:00Z">
        <w:r w:rsidRPr="00354CF6" w:rsidDel="00BB26C1">
          <w:rPr>
            <w:i/>
            <w:iCs/>
          </w:rPr>
          <w:fldChar w:fldCharType="begin"/>
        </w:r>
        <w:r w:rsidRPr="00354CF6" w:rsidDel="00BB26C1">
          <w:rPr>
            <w:i/>
            <w:iCs/>
          </w:rPr>
          <w:delInstrText xml:space="preserve"> REF _Ref213998075 \h </w:delInstrText>
        </w:r>
        <w:r w:rsidDel="00BB26C1">
          <w:rPr>
            <w:i/>
            <w:iCs/>
          </w:rPr>
          <w:delInstrText xml:space="preserve"> \* MERGEFORMAT </w:delInstrText>
        </w:r>
        <w:r w:rsidRPr="00354CF6" w:rsidDel="00BB26C1">
          <w:rPr>
            <w:i/>
            <w:iCs/>
          </w:rPr>
        </w:r>
        <w:r w:rsidRPr="00354CF6" w:rsidDel="00BB26C1">
          <w:rPr>
            <w:i/>
            <w:iCs/>
          </w:rPr>
          <w:fldChar w:fldCharType="separate"/>
        </w:r>
        <w:r w:rsidR="00993FF1" w:rsidRPr="00993FF1" w:rsidDel="00BB26C1">
          <w:rPr>
            <w:i/>
            <w:iCs/>
          </w:rPr>
          <w:delText>Data Flow Summary</w:delText>
        </w:r>
        <w:r w:rsidRPr="00354CF6" w:rsidDel="00BB26C1">
          <w:rPr>
            <w:i/>
            <w:iCs/>
          </w:rPr>
          <w:fldChar w:fldCharType="end"/>
        </w:r>
      </w:del>
    </w:p>
    <w:p w14:paraId="4C038007" w14:textId="77777777" w:rsidR="00BB26C1" w:rsidRDefault="00BB26C1" w:rsidP="0023011B">
      <w:pPr>
        <w:ind w:left="0"/>
        <w:rPr>
          <w:ins w:id="336" w:author="Jeff Pitzen" w:date="2025-12-10T09:46:00Z" w16du:dateUtc="2025-12-10T14:46:00Z"/>
          <w:rFonts w:ascii="Verdana" w:eastAsiaTheme="majorEastAsia" w:hAnsi="Verdana" w:cstheme="majorBidi"/>
          <w:b/>
          <w:bCs/>
          <w:color w:val="C00000"/>
          <w:sz w:val="28"/>
          <w:szCs w:val="24"/>
          <w:lang w:eastAsia="ja-JP"/>
        </w:rPr>
        <w:pPrChange w:id="337" w:author="Jeff Pitzen" w:date="2025-12-10T09:56:00Z" w16du:dateUtc="2025-12-10T14:56:00Z">
          <w:pPr/>
        </w:pPrChange>
      </w:pPr>
      <w:bookmarkStart w:id="338" w:name="_Ref213998060"/>
      <w:ins w:id="339" w:author="Jeff Pitzen" w:date="2025-12-10T09:46:00Z" w16du:dateUtc="2025-12-10T14:46:00Z">
        <w:r>
          <w:br w:type="page"/>
        </w:r>
      </w:ins>
    </w:p>
    <w:tbl>
      <w:tblPr>
        <w:tblStyle w:val="TableGrid"/>
        <w:tblW w:w="0" w:type="auto"/>
        <w:tblInd w:w="265" w:type="dxa"/>
        <w:tblLook w:val="04A0" w:firstRow="1" w:lastRow="0" w:firstColumn="1" w:lastColumn="0" w:noHBand="0" w:noVBand="1"/>
        <w:tblPrChange w:id="340" w:author="Jeff Pitzen" w:date="2025-12-10T09:54:00Z" w16du:dateUtc="2025-12-10T14:54:00Z">
          <w:tblPr>
            <w:tblStyle w:val="TableGrid"/>
            <w:tblW w:w="0" w:type="auto"/>
            <w:tblInd w:w="720" w:type="dxa"/>
            <w:tblLook w:val="04A0" w:firstRow="1" w:lastRow="0" w:firstColumn="1" w:lastColumn="0" w:noHBand="0" w:noVBand="1"/>
          </w:tblPr>
        </w:tblPrChange>
      </w:tblPr>
      <w:tblGrid>
        <w:gridCol w:w="3351"/>
        <w:gridCol w:w="3350"/>
        <w:gridCol w:w="3369"/>
        <w:tblGridChange w:id="341">
          <w:tblGrid>
            <w:gridCol w:w="455"/>
            <w:gridCol w:w="2896"/>
            <w:gridCol w:w="455"/>
            <w:gridCol w:w="2895"/>
            <w:gridCol w:w="455"/>
            <w:gridCol w:w="2914"/>
            <w:gridCol w:w="455"/>
          </w:tblGrid>
        </w:tblGridChange>
      </w:tblGrid>
      <w:tr w:rsidR="00BB26C1" w14:paraId="6ED5CC91" w14:textId="77777777" w:rsidTr="00BB26C1">
        <w:trPr>
          <w:ins w:id="342" w:author="Jeff Pitzen" w:date="2025-12-10T09:46:00Z" w16du:dateUtc="2025-12-10T14:46:00Z"/>
          <w:trPrChange w:id="343" w:author="Jeff Pitzen" w:date="2025-12-10T09:54:00Z" w16du:dateUtc="2025-12-10T14:54:00Z">
            <w:trPr>
              <w:gridBefore w:val="1"/>
            </w:trPr>
          </w:trPrChange>
        </w:trPr>
        <w:tc>
          <w:tcPr>
            <w:tcW w:w="3351" w:type="dxa"/>
            <w:tcPrChange w:id="344" w:author="Jeff Pitzen" w:date="2025-12-10T09:54:00Z" w16du:dateUtc="2025-12-10T14:54:00Z">
              <w:tcPr>
                <w:tcW w:w="3596" w:type="dxa"/>
                <w:gridSpan w:val="2"/>
              </w:tcPr>
            </w:tcPrChange>
          </w:tcPr>
          <w:p w14:paraId="43E76CC0" w14:textId="122A36B8" w:rsidR="00BB26C1" w:rsidRPr="00BB26C1" w:rsidRDefault="00BB26C1">
            <w:pPr>
              <w:ind w:left="0"/>
              <w:rPr>
                <w:ins w:id="345" w:author="Jeff Pitzen" w:date="2025-12-10T09:46:00Z" w16du:dateUtc="2025-12-10T14:46:00Z"/>
                <w:rStyle w:val="Strong"/>
                <w:color w:val="C00000"/>
                <w:rPrChange w:id="346" w:author="Jeff Pitzen" w:date="2025-12-10T09:48:00Z" w16du:dateUtc="2025-12-10T14:48:00Z">
                  <w:rPr>
                    <w:ins w:id="347" w:author="Jeff Pitzen" w:date="2025-12-10T09:46:00Z" w16du:dateUtc="2025-12-10T14:46:00Z"/>
                    <w:rFonts w:ascii="Verdana" w:eastAsiaTheme="majorEastAsia" w:hAnsi="Verdana" w:cstheme="majorBidi"/>
                    <w:b/>
                    <w:bCs/>
                    <w:color w:val="C00000"/>
                    <w:sz w:val="28"/>
                    <w:szCs w:val="24"/>
                    <w:lang w:eastAsia="ja-JP"/>
                  </w:rPr>
                </w:rPrChange>
              </w:rPr>
            </w:pPr>
            <w:ins w:id="348" w:author="Jeff Pitzen" w:date="2025-12-10T09:46:00Z" w16du:dateUtc="2025-12-10T14:46:00Z">
              <w:r w:rsidRPr="00BB26C1">
                <w:rPr>
                  <w:rStyle w:val="Strong"/>
                  <w:color w:val="C00000"/>
                  <w:rPrChange w:id="349" w:author="Jeff Pitzen" w:date="2025-12-10T09:48:00Z" w16du:dateUtc="2025-12-10T14:48:00Z">
                    <w:rPr>
                      <w:rFonts w:ascii="Verdana" w:eastAsiaTheme="majorEastAsia" w:hAnsi="Verdana" w:cstheme="majorBidi"/>
                      <w:b/>
                      <w:bCs/>
                      <w:color w:val="C00000"/>
                      <w:sz w:val="28"/>
                      <w:szCs w:val="24"/>
                      <w:lang w:eastAsia="ja-JP"/>
                    </w:rPr>
                  </w:rPrChange>
                </w:rPr>
                <w:t>Component</w:t>
              </w:r>
            </w:ins>
          </w:p>
        </w:tc>
        <w:tc>
          <w:tcPr>
            <w:tcW w:w="3350" w:type="dxa"/>
            <w:tcPrChange w:id="350" w:author="Jeff Pitzen" w:date="2025-12-10T09:54:00Z" w16du:dateUtc="2025-12-10T14:54:00Z">
              <w:tcPr>
                <w:tcW w:w="3597" w:type="dxa"/>
                <w:gridSpan w:val="2"/>
              </w:tcPr>
            </w:tcPrChange>
          </w:tcPr>
          <w:p w14:paraId="2043D526" w14:textId="1CE3E53D" w:rsidR="00BB26C1" w:rsidRPr="00BB26C1" w:rsidRDefault="00BB26C1">
            <w:pPr>
              <w:ind w:left="0"/>
              <w:rPr>
                <w:ins w:id="351" w:author="Jeff Pitzen" w:date="2025-12-10T09:46:00Z" w16du:dateUtc="2025-12-10T14:46:00Z"/>
                <w:rStyle w:val="Strong"/>
                <w:color w:val="C00000"/>
                <w:rPrChange w:id="352" w:author="Jeff Pitzen" w:date="2025-12-10T09:48:00Z" w16du:dateUtc="2025-12-10T14:48:00Z">
                  <w:rPr>
                    <w:ins w:id="353" w:author="Jeff Pitzen" w:date="2025-12-10T09:46:00Z" w16du:dateUtc="2025-12-10T14:46:00Z"/>
                    <w:rFonts w:ascii="Verdana" w:eastAsiaTheme="majorEastAsia" w:hAnsi="Verdana" w:cstheme="majorBidi"/>
                    <w:b/>
                    <w:bCs/>
                    <w:color w:val="C00000"/>
                    <w:sz w:val="28"/>
                    <w:szCs w:val="24"/>
                    <w:lang w:eastAsia="ja-JP"/>
                  </w:rPr>
                </w:rPrChange>
              </w:rPr>
            </w:pPr>
            <w:ins w:id="354" w:author="Jeff Pitzen" w:date="2025-12-10T09:46:00Z" w16du:dateUtc="2025-12-10T14:46:00Z">
              <w:r w:rsidRPr="00BB26C1">
                <w:rPr>
                  <w:rStyle w:val="Strong"/>
                  <w:color w:val="C00000"/>
                  <w:rPrChange w:id="355" w:author="Jeff Pitzen" w:date="2025-12-10T09:48:00Z" w16du:dateUtc="2025-12-10T14:48:00Z">
                    <w:rPr>
                      <w:rFonts w:ascii="Verdana" w:eastAsiaTheme="majorEastAsia" w:hAnsi="Verdana" w:cstheme="majorBidi"/>
                      <w:b/>
                      <w:bCs/>
                      <w:color w:val="C00000"/>
                      <w:sz w:val="28"/>
                      <w:szCs w:val="24"/>
                      <w:lang w:eastAsia="ja-JP"/>
                    </w:rPr>
                  </w:rPrChange>
                </w:rPr>
                <w:t>Technology</w:t>
              </w:r>
            </w:ins>
          </w:p>
        </w:tc>
        <w:tc>
          <w:tcPr>
            <w:tcW w:w="3369" w:type="dxa"/>
            <w:tcPrChange w:id="356" w:author="Jeff Pitzen" w:date="2025-12-10T09:54:00Z" w16du:dateUtc="2025-12-10T14:54:00Z">
              <w:tcPr>
                <w:tcW w:w="3597" w:type="dxa"/>
                <w:gridSpan w:val="2"/>
              </w:tcPr>
            </w:tcPrChange>
          </w:tcPr>
          <w:p w14:paraId="6554CCA6" w14:textId="75D402D0" w:rsidR="00BB26C1" w:rsidRPr="00BB26C1" w:rsidRDefault="00BB26C1">
            <w:pPr>
              <w:ind w:left="0"/>
              <w:rPr>
                <w:ins w:id="357" w:author="Jeff Pitzen" w:date="2025-12-10T09:46:00Z" w16du:dateUtc="2025-12-10T14:46:00Z"/>
                <w:rStyle w:val="Strong"/>
                <w:color w:val="C00000"/>
                <w:rPrChange w:id="358" w:author="Jeff Pitzen" w:date="2025-12-10T09:48:00Z" w16du:dateUtc="2025-12-10T14:48:00Z">
                  <w:rPr>
                    <w:ins w:id="359" w:author="Jeff Pitzen" w:date="2025-12-10T09:46:00Z" w16du:dateUtc="2025-12-10T14:46:00Z"/>
                    <w:rFonts w:ascii="Verdana" w:eastAsiaTheme="majorEastAsia" w:hAnsi="Verdana" w:cstheme="majorBidi"/>
                    <w:b/>
                    <w:bCs/>
                    <w:color w:val="C00000"/>
                    <w:sz w:val="28"/>
                    <w:szCs w:val="24"/>
                    <w:lang w:eastAsia="ja-JP"/>
                  </w:rPr>
                </w:rPrChange>
              </w:rPr>
            </w:pPr>
            <w:ins w:id="360" w:author="Jeff Pitzen" w:date="2025-12-10T09:46:00Z" w16du:dateUtc="2025-12-10T14:46:00Z">
              <w:r w:rsidRPr="00BB26C1">
                <w:rPr>
                  <w:rStyle w:val="Strong"/>
                  <w:color w:val="C00000"/>
                  <w:rPrChange w:id="361" w:author="Jeff Pitzen" w:date="2025-12-10T09:48:00Z" w16du:dateUtc="2025-12-10T14:48:00Z">
                    <w:rPr>
                      <w:rFonts w:ascii="Verdana" w:eastAsiaTheme="majorEastAsia" w:hAnsi="Verdana" w:cstheme="majorBidi"/>
                      <w:b/>
                      <w:bCs/>
                      <w:color w:val="C00000"/>
                      <w:sz w:val="28"/>
                      <w:szCs w:val="24"/>
                      <w:lang w:eastAsia="ja-JP"/>
                    </w:rPr>
                  </w:rPrChange>
                </w:rPr>
                <w:t>Purpose</w:t>
              </w:r>
            </w:ins>
          </w:p>
        </w:tc>
      </w:tr>
      <w:tr w:rsidR="00BB26C1" w14:paraId="74E8BD33" w14:textId="77777777" w:rsidTr="00BB26C1">
        <w:trPr>
          <w:ins w:id="362" w:author="Jeff Pitzen" w:date="2025-12-10T09:46:00Z" w16du:dateUtc="2025-12-10T14:46:00Z"/>
          <w:trPrChange w:id="363" w:author="Jeff Pitzen" w:date="2025-12-10T09:54:00Z" w16du:dateUtc="2025-12-10T14:54:00Z">
            <w:trPr>
              <w:gridBefore w:val="1"/>
            </w:trPr>
          </w:trPrChange>
        </w:trPr>
        <w:tc>
          <w:tcPr>
            <w:tcW w:w="3351" w:type="dxa"/>
            <w:tcPrChange w:id="364" w:author="Jeff Pitzen" w:date="2025-12-10T09:54:00Z" w16du:dateUtc="2025-12-10T14:54:00Z">
              <w:tcPr>
                <w:tcW w:w="3596" w:type="dxa"/>
                <w:gridSpan w:val="2"/>
              </w:tcPr>
            </w:tcPrChange>
          </w:tcPr>
          <w:p w14:paraId="70E08C1C" w14:textId="026B9766" w:rsidR="00BB26C1" w:rsidRDefault="00BB26C1" w:rsidP="00BB26C1">
            <w:pPr>
              <w:pStyle w:val="BodyText"/>
              <w:ind w:left="69"/>
              <w:rPr>
                <w:ins w:id="365" w:author="Jeff Pitzen" w:date="2025-12-10T09:46:00Z" w16du:dateUtc="2025-12-10T14:46:00Z"/>
                <w:lang w:eastAsia="ja-JP"/>
              </w:rPr>
              <w:pPrChange w:id="366" w:author="Jeff Pitzen" w:date="2025-12-10T09:47:00Z" w16du:dateUtc="2025-12-10T14:47:00Z">
                <w:pPr>
                  <w:ind w:left="0"/>
                </w:pPr>
              </w:pPrChange>
            </w:pPr>
            <w:ins w:id="367" w:author="Jeff Pitzen" w:date="2025-12-10T09:47:00Z" w16du:dateUtc="2025-12-10T14:47:00Z">
              <w:r>
                <w:rPr>
                  <w:lang w:eastAsia="ja-JP"/>
                </w:rPr>
                <w:t>Container</w:t>
              </w:r>
            </w:ins>
            <w:ins w:id="368" w:author="Jeff Pitzen" w:date="2025-12-10T09:48:00Z" w16du:dateUtc="2025-12-10T14:48:00Z">
              <w:r>
                <w:rPr>
                  <w:lang w:eastAsia="ja-JP"/>
                </w:rPr>
                <w:t xml:space="preserve"> Runtime</w:t>
              </w:r>
            </w:ins>
          </w:p>
        </w:tc>
        <w:tc>
          <w:tcPr>
            <w:tcW w:w="3350" w:type="dxa"/>
            <w:tcPrChange w:id="369" w:author="Jeff Pitzen" w:date="2025-12-10T09:54:00Z" w16du:dateUtc="2025-12-10T14:54:00Z">
              <w:tcPr>
                <w:tcW w:w="3597" w:type="dxa"/>
                <w:gridSpan w:val="2"/>
              </w:tcPr>
            </w:tcPrChange>
          </w:tcPr>
          <w:p w14:paraId="716BFC3D" w14:textId="419444A9" w:rsidR="00BB26C1" w:rsidRDefault="00BB26C1" w:rsidP="00BB26C1">
            <w:pPr>
              <w:pStyle w:val="BodyText"/>
              <w:ind w:left="0"/>
              <w:rPr>
                <w:ins w:id="370" w:author="Jeff Pitzen" w:date="2025-12-10T09:46:00Z" w16du:dateUtc="2025-12-10T14:46:00Z"/>
                <w:lang w:eastAsia="ja-JP"/>
              </w:rPr>
              <w:pPrChange w:id="371" w:author="Jeff Pitzen" w:date="2025-12-10T09:48:00Z" w16du:dateUtc="2025-12-10T14:48:00Z">
                <w:pPr>
                  <w:ind w:left="0"/>
                </w:pPr>
              </w:pPrChange>
            </w:pPr>
            <w:ins w:id="372" w:author="Jeff Pitzen" w:date="2025-12-10T09:48:00Z" w16du:dateUtc="2025-12-10T14:48:00Z">
              <w:r>
                <w:rPr>
                  <w:lang w:eastAsia="ja-JP"/>
                </w:rPr>
                <w:t>AWS EKS (</w:t>
              </w:r>
            </w:ins>
            <w:ins w:id="373" w:author="Jeff Pitzen" w:date="2025-12-10T09:49:00Z" w16du:dateUtc="2025-12-10T14:49:00Z">
              <w:r>
                <w:rPr>
                  <w:lang w:eastAsia="ja-JP"/>
                </w:rPr>
                <w:t>current version (1.34))</w:t>
              </w:r>
            </w:ins>
          </w:p>
        </w:tc>
        <w:tc>
          <w:tcPr>
            <w:tcW w:w="3369" w:type="dxa"/>
            <w:tcPrChange w:id="374" w:author="Jeff Pitzen" w:date="2025-12-10T09:54:00Z" w16du:dateUtc="2025-12-10T14:54:00Z">
              <w:tcPr>
                <w:tcW w:w="3597" w:type="dxa"/>
                <w:gridSpan w:val="2"/>
              </w:tcPr>
            </w:tcPrChange>
          </w:tcPr>
          <w:p w14:paraId="56B8B575" w14:textId="423A6100" w:rsidR="00BB26C1" w:rsidRDefault="00BB26C1" w:rsidP="00BB26C1">
            <w:pPr>
              <w:pStyle w:val="BodyText"/>
              <w:ind w:left="69"/>
              <w:rPr>
                <w:ins w:id="375" w:author="Jeff Pitzen" w:date="2025-12-10T09:46:00Z" w16du:dateUtc="2025-12-10T14:46:00Z"/>
                <w:lang w:eastAsia="ja-JP"/>
              </w:rPr>
              <w:pPrChange w:id="376" w:author="Jeff Pitzen" w:date="2025-12-10T09:47:00Z" w16du:dateUtc="2025-12-10T14:47:00Z">
                <w:pPr>
                  <w:ind w:left="0"/>
                </w:pPr>
              </w:pPrChange>
            </w:pPr>
            <w:ins w:id="377" w:author="Jeff Pitzen" w:date="2025-12-10T09:49:00Z" w16du:dateUtc="2025-12-10T14:49:00Z">
              <w:r>
                <w:rPr>
                  <w:lang w:eastAsia="ja-JP"/>
                </w:rPr>
                <w:t>Kubernetes orchestration</w:t>
              </w:r>
            </w:ins>
          </w:p>
        </w:tc>
      </w:tr>
      <w:tr w:rsidR="00BB26C1" w14:paraId="068EBD79" w14:textId="77777777" w:rsidTr="00BB26C1">
        <w:trPr>
          <w:ins w:id="378" w:author="Jeff Pitzen" w:date="2025-12-10T09:46:00Z" w16du:dateUtc="2025-12-10T14:46:00Z"/>
          <w:trPrChange w:id="379" w:author="Jeff Pitzen" w:date="2025-12-10T09:54:00Z" w16du:dateUtc="2025-12-10T14:54:00Z">
            <w:trPr>
              <w:gridBefore w:val="1"/>
            </w:trPr>
          </w:trPrChange>
        </w:trPr>
        <w:tc>
          <w:tcPr>
            <w:tcW w:w="3351" w:type="dxa"/>
            <w:tcPrChange w:id="380" w:author="Jeff Pitzen" w:date="2025-12-10T09:54:00Z" w16du:dateUtc="2025-12-10T14:54:00Z">
              <w:tcPr>
                <w:tcW w:w="3596" w:type="dxa"/>
                <w:gridSpan w:val="2"/>
              </w:tcPr>
            </w:tcPrChange>
          </w:tcPr>
          <w:p w14:paraId="7825AF53" w14:textId="439F571C" w:rsidR="00BB26C1" w:rsidRDefault="00BB26C1" w:rsidP="00BB26C1">
            <w:pPr>
              <w:pStyle w:val="BodyText"/>
              <w:ind w:left="69"/>
              <w:rPr>
                <w:ins w:id="381" w:author="Jeff Pitzen" w:date="2025-12-10T09:46:00Z" w16du:dateUtc="2025-12-10T14:46:00Z"/>
                <w:lang w:eastAsia="ja-JP"/>
              </w:rPr>
              <w:pPrChange w:id="382" w:author="Jeff Pitzen" w:date="2025-12-10T09:47:00Z" w16du:dateUtc="2025-12-10T14:47:00Z">
                <w:pPr>
                  <w:ind w:left="0"/>
                </w:pPr>
              </w:pPrChange>
            </w:pPr>
            <w:ins w:id="383" w:author="Jeff Pitzen" w:date="2025-12-10T09:49:00Z" w16du:dateUtc="2025-12-10T14:49:00Z">
              <w:r>
                <w:rPr>
                  <w:lang w:eastAsia="ja-JP"/>
                </w:rPr>
                <w:t>Worker Nodes</w:t>
              </w:r>
            </w:ins>
          </w:p>
        </w:tc>
        <w:tc>
          <w:tcPr>
            <w:tcW w:w="3350" w:type="dxa"/>
            <w:tcPrChange w:id="384" w:author="Jeff Pitzen" w:date="2025-12-10T09:54:00Z" w16du:dateUtc="2025-12-10T14:54:00Z">
              <w:tcPr>
                <w:tcW w:w="3597" w:type="dxa"/>
                <w:gridSpan w:val="2"/>
              </w:tcPr>
            </w:tcPrChange>
          </w:tcPr>
          <w:p w14:paraId="58C40D18" w14:textId="53B384C2" w:rsidR="00BB26C1" w:rsidRDefault="00BB26C1" w:rsidP="00BB26C1">
            <w:pPr>
              <w:pStyle w:val="BodyText"/>
              <w:ind w:left="0"/>
              <w:rPr>
                <w:ins w:id="385" w:author="Jeff Pitzen" w:date="2025-12-10T09:46:00Z" w16du:dateUtc="2025-12-10T14:46:00Z"/>
                <w:lang w:eastAsia="ja-JP"/>
              </w:rPr>
              <w:pPrChange w:id="386" w:author="Jeff Pitzen" w:date="2025-12-10T09:50:00Z" w16du:dateUtc="2025-12-10T14:50:00Z">
                <w:pPr>
                  <w:ind w:left="0"/>
                </w:pPr>
              </w:pPrChange>
            </w:pPr>
            <w:ins w:id="387" w:author="Jeff Pitzen" w:date="2025-12-10T09:50:00Z" w16du:dateUtc="2025-12-10T14:50:00Z">
              <w:r>
                <w:rPr>
                  <w:lang w:eastAsia="ja-JP"/>
                </w:rPr>
                <w:t>m</w:t>
              </w:r>
              <w:proofErr w:type="gramStart"/>
              <w:r>
                <w:rPr>
                  <w:lang w:eastAsia="ja-JP"/>
                </w:rPr>
                <w:t>5.xlarge</w:t>
              </w:r>
              <w:proofErr w:type="gramEnd"/>
              <w:r>
                <w:rPr>
                  <w:lang w:eastAsia="ja-JP"/>
                </w:rPr>
                <w:t xml:space="preserve"> (2 nodes, scale up to 5)</w:t>
              </w:r>
            </w:ins>
          </w:p>
        </w:tc>
        <w:tc>
          <w:tcPr>
            <w:tcW w:w="3369" w:type="dxa"/>
            <w:tcPrChange w:id="388" w:author="Jeff Pitzen" w:date="2025-12-10T09:54:00Z" w16du:dateUtc="2025-12-10T14:54:00Z">
              <w:tcPr>
                <w:tcW w:w="3597" w:type="dxa"/>
                <w:gridSpan w:val="2"/>
              </w:tcPr>
            </w:tcPrChange>
          </w:tcPr>
          <w:p w14:paraId="74373AFD" w14:textId="09AA0E99" w:rsidR="00BB26C1" w:rsidRDefault="00BB26C1" w:rsidP="00BB26C1">
            <w:pPr>
              <w:pStyle w:val="BodyText"/>
              <w:ind w:left="69"/>
              <w:rPr>
                <w:ins w:id="389" w:author="Jeff Pitzen" w:date="2025-12-10T09:46:00Z" w16du:dateUtc="2025-12-10T14:46:00Z"/>
                <w:lang w:eastAsia="ja-JP"/>
              </w:rPr>
              <w:pPrChange w:id="390" w:author="Jeff Pitzen" w:date="2025-12-10T09:47:00Z" w16du:dateUtc="2025-12-10T14:47:00Z">
                <w:pPr>
                  <w:ind w:left="0"/>
                </w:pPr>
              </w:pPrChange>
            </w:pPr>
            <w:ins w:id="391" w:author="Jeff Pitzen" w:date="2025-12-10T09:50:00Z" w16du:dateUtc="2025-12-10T14:50:00Z">
              <w:r>
                <w:rPr>
                  <w:lang w:eastAsia="ja-JP"/>
                </w:rPr>
                <w:t>Application Compute</w:t>
              </w:r>
            </w:ins>
          </w:p>
        </w:tc>
      </w:tr>
      <w:tr w:rsidR="00BB26C1" w14:paraId="1D84F7C6" w14:textId="77777777" w:rsidTr="00BB26C1">
        <w:trPr>
          <w:ins w:id="392" w:author="Jeff Pitzen" w:date="2025-12-10T09:50:00Z" w16du:dateUtc="2025-12-10T14:50:00Z"/>
          <w:trPrChange w:id="393" w:author="Jeff Pitzen" w:date="2025-12-10T09:54:00Z" w16du:dateUtc="2025-12-10T14:54:00Z">
            <w:trPr>
              <w:gridBefore w:val="1"/>
            </w:trPr>
          </w:trPrChange>
        </w:trPr>
        <w:tc>
          <w:tcPr>
            <w:tcW w:w="3351" w:type="dxa"/>
            <w:tcPrChange w:id="394" w:author="Jeff Pitzen" w:date="2025-12-10T09:54:00Z" w16du:dateUtc="2025-12-10T14:54:00Z">
              <w:tcPr>
                <w:tcW w:w="3596" w:type="dxa"/>
                <w:gridSpan w:val="2"/>
              </w:tcPr>
            </w:tcPrChange>
          </w:tcPr>
          <w:p w14:paraId="5E9DCB0E" w14:textId="719333AB" w:rsidR="00BB26C1" w:rsidRDefault="00BB26C1" w:rsidP="00BB26C1">
            <w:pPr>
              <w:pStyle w:val="BodyText"/>
              <w:ind w:left="69"/>
              <w:rPr>
                <w:ins w:id="395" w:author="Jeff Pitzen" w:date="2025-12-10T09:50:00Z" w16du:dateUtc="2025-12-10T14:50:00Z"/>
                <w:lang w:eastAsia="ja-JP"/>
              </w:rPr>
            </w:pPr>
            <w:ins w:id="396" w:author="Jeff Pitzen" w:date="2025-12-10T09:50:00Z" w16du:dateUtc="2025-12-10T14:50:00Z">
              <w:r>
                <w:rPr>
                  <w:lang w:eastAsia="ja-JP"/>
                </w:rPr>
                <w:t>Container Re</w:t>
              </w:r>
            </w:ins>
            <w:ins w:id="397" w:author="Jeff Pitzen" w:date="2025-12-10T09:51:00Z" w16du:dateUtc="2025-12-10T14:51:00Z">
              <w:r>
                <w:rPr>
                  <w:lang w:eastAsia="ja-JP"/>
                </w:rPr>
                <w:t>gistry</w:t>
              </w:r>
            </w:ins>
          </w:p>
        </w:tc>
        <w:tc>
          <w:tcPr>
            <w:tcW w:w="3350" w:type="dxa"/>
            <w:tcPrChange w:id="398" w:author="Jeff Pitzen" w:date="2025-12-10T09:54:00Z" w16du:dateUtc="2025-12-10T14:54:00Z">
              <w:tcPr>
                <w:tcW w:w="3597" w:type="dxa"/>
                <w:gridSpan w:val="2"/>
              </w:tcPr>
            </w:tcPrChange>
          </w:tcPr>
          <w:p w14:paraId="6683B838" w14:textId="4F04EF85" w:rsidR="00BB26C1" w:rsidRDefault="00BB26C1" w:rsidP="00BB26C1">
            <w:pPr>
              <w:pStyle w:val="BodyText"/>
              <w:ind w:left="0"/>
              <w:rPr>
                <w:ins w:id="399" w:author="Jeff Pitzen" w:date="2025-12-10T09:50:00Z" w16du:dateUtc="2025-12-10T14:50:00Z"/>
                <w:lang w:eastAsia="ja-JP"/>
              </w:rPr>
            </w:pPr>
            <w:ins w:id="400" w:author="Jeff Pitzen" w:date="2025-12-10T09:51:00Z" w16du:dateUtc="2025-12-10T14:51:00Z">
              <w:r>
                <w:rPr>
                  <w:lang w:eastAsia="ja-JP"/>
                </w:rPr>
                <w:t>AWS ECR</w:t>
              </w:r>
            </w:ins>
          </w:p>
        </w:tc>
        <w:tc>
          <w:tcPr>
            <w:tcW w:w="3369" w:type="dxa"/>
            <w:tcPrChange w:id="401" w:author="Jeff Pitzen" w:date="2025-12-10T09:54:00Z" w16du:dateUtc="2025-12-10T14:54:00Z">
              <w:tcPr>
                <w:tcW w:w="3597" w:type="dxa"/>
                <w:gridSpan w:val="2"/>
              </w:tcPr>
            </w:tcPrChange>
          </w:tcPr>
          <w:p w14:paraId="663F17E7" w14:textId="6BADA00E" w:rsidR="00BB26C1" w:rsidRDefault="00BB26C1" w:rsidP="00BB26C1">
            <w:pPr>
              <w:pStyle w:val="BodyText"/>
              <w:ind w:left="69"/>
              <w:rPr>
                <w:ins w:id="402" w:author="Jeff Pitzen" w:date="2025-12-10T09:50:00Z" w16du:dateUtc="2025-12-10T14:50:00Z"/>
                <w:lang w:eastAsia="ja-JP"/>
              </w:rPr>
            </w:pPr>
            <w:ins w:id="403" w:author="Jeff Pitzen" w:date="2025-12-10T09:51:00Z" w16du:dateUtc="2025-12-10T14:51:00Z">
              <w:r>
                <w:rPr>
                  <w:lang w:eastAsia="ja-JP"/>
                </w:rPr>
                <w:t>Docker Image Storage</w:t>
              </w:r>
            </w:ins>
          </w:p>
        </w:tc>
      </w:tr>
      <w:tr w:rsidR="00BB26C1" w14:paraId="78C2A843" w14:textId="77777777" w:rsidTr="00BB26C1">
        <w:trPr>
          <w:ins w:id="404" w:author="Jeff Pitzen" w:date="2025-12-10T09:51:00Z" w16du:dateUtc="2025-12-10T14:51:00Z"/>
          <w:trPrChange w:id="405" w:author="Jeff Pitzen" w:date="2025-12-10T09:54:00Z" w16du:dateUtc="2025-12-10T14:54:00Z">
            <w:trPr>
              <w:gridBefore w:val="1"/>
            </w:trPr>
          </w:trPrChange>
        </w:trPr>
        <w:tc>
          <w:tcPr>
            <w:tcW w:w="3351" w:type="dxa"/>
            <w:tcPrChange w:id="406" w:author="Jeff Pitzen" w:date="2025-12-10T09:54:00Z" w16du:dateUtc="2025-12-10T14:54:00Z">
              <w:tcPr>
                <w:tcW w:w="3596" w:type="dxa"/>
                <w:gridSpan w:val="2"/>
              </w:tcPr>
            </w:tcPrChange>
          </w:tcPr>
          <w:p w14:paraId="510D6309" w14:textId="2C53A881" w:rsidR="00BB26C1" w:rsidRDefault="00BB26C1" w:rsidP="00BB26C1">
            <w:pPr>
              <w:pStyle w:val="BodyText"/>
              <w:ind w:left="69"/>
              <w:rPr>
                <w:ins w:id="407" w:author="Jeff Pitzen" w:date="2025-12-10T09:51:00Z" w16du:dateUtc="2025-12-10T14:51:00Z"/>
                <w:lang w:eastAsia="ja-JP"/>
              </w:rPr>
            </w:pPr>
            <w:ins w:id="408" w:author="Jeff Pitzen" w:date="2025-12-10T09:51:00Z" w16du:dateUtc="2025-12-10T14:51:00Z">
              <w:r>
                <w:rPr>
                  <w:lang w:eastAsia="ja-JP"/>
                </w:rPr>
                <w:t>Shared Storage</w:t>
              </w:r>
            </w:ins>
          </w:p>
        </w:tc>
        <w:tc>
          <w:tcPr>
            <w:tcW w:w="3350" w:type="dxa"/>
            <w:tcPrChange w:id="409" w:author="Jeff Pitzen" w:date="2025-12-10T09:54:00Z" w16du:dateUtc="2025-12-10T14:54:00Z">
              <w:tcPr>
                <w:tcW w:w="3597" w:type="dxa"/>
                <w:gridSpan w:val="2"/>
              </w:tcPr>
            </w:tcPrChange>
          </w:tcPr>
          <w:p w14:paraId="099D2D42" w14:textId="172D0189" w:rsidR="00BB26C1" w:rsidRDefault="00BB26C1" w:rsidP="00BB26C1">
            <w:pPr>
              <w:pStyle w:val="BodyText"/>
              <w:ind w:left="0"/>
              <w:rPr>
                <w:ins w:id="410" w:author="Jeff Pitzen" w:date="2025-12-10T09:51:00Z" w16du:dateUtc="2025-12-10T14:51:00Z"/>
                <w:lang w:eastAsia="ja-JP"/>
              </w:rPr>
            </w:pPr>
            <w:ins w:id="411" w:author="Jeff Pitzen" w:date="2025-12-10T09:51:00Z" w16du:dateUtc="2025-12-10T14:51:00Z">
              <w:r>
                <w:rPr>
                  <w:lang w:eastAsia="ja-JP"/>
                </w:rPr>
                <w:t>AWS EFS</w:t>
              </w:r>
            </w:ins>
          </w:p>
        </w:tc>
        <w:tc>
          <w:tcPr>
            <w:tcW w:w="3369" w:type="dxa"/>
            <w:tcPrChange w:id="412" w:author="Jeff Pitzen" w:date="2025-12-10T09:54:00Z" w16du:dateUtc="2025-12-10T14:54:00Z">
              <w:tcPr>
                <w:tcW w:w="3597" w:type="dxa"/>
                <w:gridSpan w:val="2"/>
              </w:tcPr>
            </w:tcPrChange>
          </w:tcPr>
          <w:p w14:paraId="6DDE0069" w14:textId="0F2E75B9" w:rsidR="00BB26C1" w:rsidRDefault="00BB26C1" w:rsidP="00BB26C1">
            <w:pPr>
              <w:pStyle w:val="BodyText"/>
              <w:ind w:left="69"/>
              <w:rPr>
                <w:ins w:id="413" w:author="Jeff Pitzen" w:date="2025-12-10T09:51:00Z" w16du:dateUtc="2025-12-10T14:51:00Z"/>
                <w:lang w:eastAsia="ja-JP"/>
              </w:rPr>
            </w:pPr>
            <w:ins w:id="414" w:author="Jeff Pitzen" w:date="2025-12-10T09:51:00Z" w16du:dateUtc="2025-12-10T14:51:00Z">
              <w:r>
                <w:rPr>
                  <w:lang w:eastAsia="ja-JP"/>
                </w:rPr>
                <w:t>Logs, Temp files, Vault Data</w:t>
              </w:r>
            </w:ins>
          </w:p>
        </w:tc>
      </w:tr>
      <w:tr w:rsidR="00BB26C1" w14:paraId="119F29B7" w14:textId="77777777" w:rsidTr="00BB26C1">
        <w:trPr>
          <w:ins w:id="415" w:author="Jeff Pitzen" w:date="2025-12-10T09:51:00Z" w16du:dateUtc="2025-12-10T14:51:00Z"/>
          <w:trPrChange w:id="416" w:author="Jeff Pitzen" w:date="2025-12-10T09:54:00Z" w16du:dateUtc="2025-12-10T14:54:00Z">
            <w:trPr>
              <w:gridBefore w:val="1"/>
            </w:trPr>
          </w:trPrChange>
        </w:trPr>
        <w:tc>
          <w:tcPr>
            <w:tcW w:w="3351" w:type="dxa"/>
            <w:tcPrChange w:id="417" w:author="Jeff Pitzen" w:date="2025-12-10T09:54:00Z" w16du:dateUtc="2025-12-10T14:54:00Z">
              <w:tcPr>
                <w:tcW w:w="3596" w:type="dxa"/>
                <w:gridSpan w:val="2"/>
              </w:tcPr>
            </w:tcPrChange>
          </w:tcPr>
          <w:p w14:paraId="3A5EA89F" w14:textId="788F19FF" w:rsidR="00BB26C1" w:rsidRDefault="00BB26C1" w:rsidP="00BB26C1">
            <w:pPr>
              <w:pStyle w:val="BodyText"/>
              <w:ind w:left="69"/>
              <w:rPr>
                <w:ins w:id="418" w:author="Jeff Pitzen" w:date="2025-12-10T09:51:00Z" w16du:dateUtc="2025-12-10T14:51:00Z"/>
                <w:lang w:eastAsia="ja-JP"/>
              </w:rPr>
            </w:pPr>
            <w:ins w:id="419" w:author="Jeff Pitzen" w:date="2025-12-10T09:51:00Z" w16du:dateUtc="2025-12-10T14:51:00Z">
              <w:r>
                <w:rPr>
                  <w:lang w:eastAsia="ja-JP"/>
                </w:rPr>
                <w:t>Block Storage</w:t>
              </w:r>
            </w:ins>
          </w:p>
        </w:tc>
        <w:tc>
          <w:tcPr>
            <w:tcW w:w="3350" w:type="dxa"/>
            <w:tcPrChange w:id="420" w:author="Jeff Pitzen" w:date="2025-12-10T09:54:00Z" w16du:dateUtc="2025-12-10T14:54:00Z">
              <w:tcPr>
                <w:tcW w:w="3597" w:type="dxa"/>
                <w:gridSpan w:val="2"/>
              </w:tcPr>
            </w:tcPrChange>
          </w:tcPr>
          <w:p w14:paraId="5C77BBD2" w14:textId="4D59D1B1" w:rsidR="00BB26C1" w:rsidRDefault="00BB26C1" w:rsidP="00BB26C1">
            <w:pPr>
              <w:pStyle w:val="BodyText"/>
              <w:ind w:left="0"/>
              <w:rPr>
                <w:ins w:id="421" w:author="Jeff Pitzen" w:date="2025-12-10T09:51:00Z" w16du:dateUtc="2025-12-10T14:51:00Z"/>
                <w:lang w:eastAsia="ja-JP"/>
              </w:rPr>
            </w:pPr>
            <w:ins w:id="422" w:author="Jeff Pitzen" w:date="2025-12-10T09:51:00Z" w16du:dateUtc="2025-12-10T14:51:00Z">
              <w:r>
                <w:rPr>
                  <w:lang w:eastAsia="ja-JP"/>
                </w:rPr>
                <w:t>AWS EBS</w:t>
              </w:r>
            </w:ins>
            <w:ins w:id="423" w:author="Jeff Pitzen" w:date="2025-12-10T09:52:00Z" w16du:dateUtc="2025-12-10T14:52:00Z">
              <w:r>
                <w:rPr>
                  <w:lang w:eastAsia="ja-JP"/>
                </w:rPr>
                <w:t xml:space="preserve"> (gp3)</w:t>
              </w:r>
            </w:ins>
          </w:p>
        </w:tc>
        <w:tc>
          <w:tcPr>
            <w:tcW w:w="3369" w:type="dxa"/>
            <w:tcPrChange w:id="424" w:author="Jeff Pitzen" w:date="2025-12-10T09:54:00Z" w16du:dateUtc="2025-12-10T14:54:00Z">
              <w:tcPr>
                <w:tcW w:w="3597" w:type="dxa"/>
                <w:gridSpan w:val="2"/>
              </w:tcPr>
            </w:tcPrChange>
          </w:tcPr>
          <w:p w14:paraId="786D3BE1" w14:textId="3F9C61EB" w:rsidR="00BB26C1" w:rsidRDefault="00BB26C1" w:rsidP="00BB26C1">
            <w:pPr>
              <w:pStyle w:val="BodyText"/>
              <w:ind w:left="69"/>
              <w:rPr>
                <w:ins w:id="425" w:author="Jeff Pitzen" w:date="2025-12-10T09:51:00Z" w16du:dateUtc="2025-12-10T14:51:00Z"/>
                <w:lang w:eastAsia="ja-JP"/>
              </w:rPr>
            </w:pPr>
            <w:ins w:id="426" w:author="Jeff Pitzen" w:date="2025-12-10T09:52:00Z" w16du:dateUtc="2025-12-10T14:52:00Z">
              <w:r>
                <w:rPr>
                  <w:lang w:eastAsia="ja-JP"/>
                </w:rPr>
                <w:t>Zookeeper Persistent data</w:t>
              </w:r>
            </w:ins>
          </w:p>
        </w:tc>
      </w:tr>
      <w:tr w:rsidR="00BB26C1" w14:paraId="5E3BB4D0" w14:textId="77777777" w:rsidTr="00BB26C1">
        <w:trPr>
          <w:ins w:id="427" w:author="Jeff Pitzen" w:date="2025-12-10T09:52:00Z" w16du:dateUtc="2025-12-10T14:52:00Z"/>
          <w:trPrChange w:id="428" w:author="Jeff Pitzen" w:date="2025-12-10T09:54:00Z" w16du:dateUtc="2025-12-10T14:54:00Z">
            <w:trPr>
              <w:gridBefore w:val="1"/>
            </w:trPr>
          </w:trPrChange>
        </w:trPr>
        <w:tc>
          <w:tcPr>
            <w:tcW w:w="3351" w:type="dxa"/>
            <w:tcPrChange w:id="429" w:author="Jeff Pitzen" w:date="2025-12-10T09:54:00Z" w16du:dateUtc="2025-12-10T14:54:00Z">
              <w:tcPr>
                <w:tcW w:w="3596" w:type="dxa"/>
                <w:gridSpan w:val="2"/>
              </w:tcPr>
            </w:tcPrChange>
          </w:tcPr>
          <w:p w14:paraId="130823E0" w14:textId="0F86487A" w:rsidR="00BB26C1" w:rsidRDefault="00BB26C1" w:rsidP="00BB26C1">
            <w:pPr>
              <w:pStyle w:val="BodyText"/>
              <w:ind w:left="69"/>
              <w:rPr>
                <w:ins w:id="430" w:author="Jeff Pitzen" w:date="2025-12-10T09:52:00Z" w16du:dateUtc="2025-12-10T14:52:00Z"/>
                <w:lang w:eastAsia="ja-JP"/>
              </w:rPr>
            </w:pPr>
            <w:ins w:id="431" w:author="Jeff Pitzen" w:date="2025-12-10T09:52:00Z" w16du:dateUtc="2025-12-10T14:52:00Z">
              <w:r>
                <w:rPr>
                  <w:lang w:eastAsia="ja-JP"/>
                </w:rPr>
                <w:t>Database</w:t>
              </w:r>
            </w:ins>
          </w:p>
        </w:tc>
        <w:tc>
          <w:tcPr>
            <w:tcW w:w="3350" w:type="dxa"/>
            <w:tcPrChange w:id="432" w:author="Jeff Pitzen" w:date="2025-12-10T09:54:00Z" w16du:dateUtc="2025-12-10T14:54:00Z">
              <w:tcPr>
                <w:tcW w:w="3597" w:type="dxa"/>
                <w:gridSpan w:val="2"/>
              </w:tcPr>
            </w:tcPrChange>
          </w:tcPr>
          <w:p w14:paraId="3A55134E" w14:textId="74444849" w:rsidR="00BB26C1" w:rsidRDefault="00BB26C1" w:rsidP="00BB26C1">
            <w:pPr>
              <w:pStyle w:val="BodyText"/>
              <w:ind w:left="0"/>
              <w:rPr>
                <w:ins w:id="433" w:author="Jeff Pitzen" w:date="2025-12-10T09:52:00Z" w16du:dateUtc="2025-12-10T14:52:00Z"/>
                <w:lang w:eastAsia="ja-JP"/>
              </w:rPr>
            </w:pPr>
            <w:ins w:id="434" w:author="Jeff Pitzen" w:date="2025-12-10T09:52:00Z" w16du:dateUtc="2025-12-10T14:52:00Z">
              <w:r>
                <w:rPr>
                  <w:lang w:eastAsia="ja-JP"/>
                </w:rPr>
                <w:t>AWS RDS SQL Server</w:t>
              </w:r>
            </w:ins>
          </w:p>
        </w:tc>
        <w:tc>
          <w:tcPr>
            <w:tcW w:w="3369" w:type="dxa"/>
            <w:tcPrChange w:id="435" w:author="Jeff Pitzen" w:date="2025-12-10T09:54:00Z" w16du:dateUtc="2025-12-10T14:54:00Z">
              <w:tcPr>
                <w:tcW w:w="3597" w:type="dxa"/>
                <w:gridSpan w:val="2"/>
              </w:tcPr>
            </w:tcPrChange>
          </w:tcPr>
          <w:p w14:paraId="6CD26363" w14:textId="20B49FAF" w:rsidR="00BB26C1" w:rsidRDefault="00BB26C1" w:rsidP="00BB26C1">
            <w:pPr>
              <w:pStyle w:val="BodyText"/>
              <w:ind w:left="69"/>
              <w:rPr>
                <w:ins w:id="436" w:author="Jeff Pitzen" w:date="2025-12-10T09:52:00Z" w16du:dateUtc="2025-12-10T14:52:00Z"/>
                <w:lang w:eastAsia="ja-JP"/>
              </w:rPr>
            </w:pPr>
            <w:ins w:id="437" w:author="Jeff Pitzen" w:date="2025-12-10T09:52:00Z" w16du:dateUtc="2025-12-10T14:52:00Z">
              <w:r>
                <w:rPr>
                  <w:lang w:eastAsia="ja-JP"/>
                </w:rPr>
                <w:t>Application Database</w:t>
              </w:r>
            </w:ins>
          </w:p>
        </w:tc>
      </w:tr>
      <w:tr w:rsidR="00BB26C1" w14:paraId="690DF923" w14:textId="77777777" w:rsidTr="00BB26C1">
        <w:trPr>
          <w:ins w:id="438" w:author="Jeff Pitzen" w:date="2025-12-10T09:52:00Z" w16du:dateUtc="2025-12-10T14:52:00Z"/>
          <w:trPrChange w:id="439" w:author="Jeff Pitzen" w:date="2025-12-10T09:54:00Z" w16du:dateUtc="2025-12-10T14:54:00Z">
            <w:trPr>
              <w:gridBefore w:val="1"/>
            </w:trPr>
          </w:trPrChange>
        </w:trPr>
        <w:tc>
          <w:tcPr>
            <w:tcW w:w="3351" w:type="dxa"/>
            <w:tcPrChange w:id="440" w:author="Jeff Pitzen" w:date="2025-12-10T09:54:00Z" w16du:dateUtc="2025-12-10T14:54:00Z">
              <w:tcPr>
                <w:tcW w:w="3596" w:type="dxa"/>
                <w:gridSpan w:val="2"/>
              </w:tcPr>
            </w:tcPrChange>
          </w:tcPr>
          <w:p w14:paraId="790A4D2B" w14:textId="6BAD7616" w:rsidR="00BB26C1" w:rsidRDefault="00BB26C1" w:rsidP="00BB26C1">
            <w:pPr>
              <w:pStyle w:val="BodyText"/>
              <w:ind w:left="69"/>
              <w:rPr>
                <w:ins w:id="441" w:author="Jeff Pitzen" w:date="2025-12-10T09:52:00Z" w16du:dateUtc="2025-12-10T14:52:00Z"/>
                <w:lang w:eastAsia="ja-JP"/>
              </w:rPr>
            </w:pPr>
            <w:ins w:id="442" w:author="Jeff Pitzen" w:date="2025-12-10T09:52:00Z" w16du:dateUtc="2025-12-10T14:52:00Z">
              <w:r>
                <w:rPr>
                  <w:lang w:eastAsia="ja-JP"/>
                </w:rPr>
                <w:t xml:space="preserve">Load </w:t>
              </w:r>
            </w:ins>
            <w:ins w:id="443" w:author="Jeff Pitzen" w:date="2025-12-10T09:53:00Z" w16du:dateUtc="2025-12-10T14:53:00Z">
              <w:r>
                <w:rPr>
                  <w:lang w:eastAsia="ja-JP"/>
                </w:rPr>
                <w:t>Balancer</w:t>
              </w:r>
            </w:ins>
          </w:p>
        </w:tc>
        <w:tc>
          <w:tcPr>
            <w:tcW w:w="3350" w:type="dxa"/>
            <w:tcPrChange w:id="444" w:author="Jeff Pitzen" w:date="2025-12-10T09:54:00Z" w16du:dateUtc="2025-12-10T14:54:00Z">
              <w:tcPr>
                <w:tcW w:w="3597" w:type="dxa"/>
                <w:gridSpan w:val="2"/>
              </w:tcPr>
            </w:tcPrChange>
          </w:tcPr>
          <w:p w14:paraId="1B3F5FF6" w14:textId="24C76552" w:rsidR="00BB26C1" w:rsidRDefault="00BB26C1" w:rsidP="00BB26C1">
            <w:pPr>
              <w:pStyle w:val="BodyText"/>
              <w:ind w:left="0"/>
              <w:rPr>
                <w:ins w:id="445" w:author="Jeff Pitzen" w:date="2025-12-10T09:52:00Z" w16du:dateUtc="2025-12-10T14:52:00Z"/>
                <w:lang w:eastAsia="ja-JP"/>
              </w:rPr>
            </w:pPr>
            <w:ins w:id="446" w:author="Jeff Pitzen" w:date="2025-12-10T09:53:00Z" w16du:dateUtc="2025-12-10T14:53:00Z">
              <w:r>
                <w:rPr>
                  <w:lang w:eastAsia="ja-JP"/>
                </w:rPr>
                <w:t>AWS ALB</w:t>
              </w:r>
            </w:ins>
          </w:p>
        </w:tc>
        <w:tc>
          <w:tcPr>
            <w:tcW w:w="3369" w:type="dxa"/>
            <w:tcPrChange w:id="447" w:author="Jeff Pitzen" w:date="2025-12-10T09:54:00Z" w16du:dateUtc="2025-12-10T14:54:00Z">
              <w:tcPr>
                <w:tcW w:w="3597" w:type="dxa"/>
                <w:gridSpan w:val="2"/>
              </w:tcPr>
            </w:tcPrChange>
          </w:tcPr>
          <w:p w14:paraId="69512539" w14:textId="772640A2" w:rsidR="00BB26C1" w:rsidRDefault="00BB26C1" w:rsidP="00BB26C1">
            <w:pPr>
              <w:pStyle w:val="BodyText"/>
              <w:ind w:left="69"/>
              <w:rPr>
                <w:ins w:id="448" w:author="Jeff Pitzen" w:date="2025-12-10T09:52:00Z" w16du:dateUtc="2025-12-10T14:52:00Z"/>
                <w:lang w:eastAsia="ja-JP"/>
              </w:rPr>
            </w:pPr>
            <w:ins w:id="449" w:author="Jeff Pitzen" w:date="2025-12-10T09:53:00Z" w16du:dateUtc="2025-12-10T14:53:00Z">
              <w:r>
                <w:rPr>
                  <w:lang w:eastAsia="ja-JP"/>
                </w:rPr>
                <w:t>Public Internet Access (if needed)</w:t>
              </w:r>
            </w:ins>
          </w:p>
        </w:tc>
      </w:tr>
      <w:tr w:rsidR="00BB26C1" w14:paraId="4B4143F7" w14:textId="77777777" w:rsidTr="00BB26C1">
        <w:trPr>
          <w:ins w:id="450" w:author="Jeff Pitzen" w:date="2025-12-10T09:53:00Z" w16du:dateUtc="2025-12-10T14:53:00Z"/>
          <w:trPrChange w:id="451" w:author="Jeff Pitzen" w:date="2025-12-10T09:54:00Z" w16du:dateUtc="2025-12-10T14:54:00Z">
            <w:trPr>
              <w:gridBefore w:val="1"/>
            </w:trPr>
          </w:trPrChange>
        </w:trPr>
        <w:tc>
          <w:tcPr>
            <w:tcW w:w="3351" w:type="dxa"/>
            <w:tcPrChange w:id="452" w:author="Jeff Pitzen" w:date="2025-12-10T09:54:00Z" w16du:dateUtc="2025-12-10T14:54:00Z">
              <w:tcPr>
                <w:tcW w:w="3596" w:type="dxa"/>
                <w:gridSpan w:val="2"/>
              </w:tcPr>
            </w:tcPrChange>
          </w:tcPr>
          <w:p w14:paraId="49BA6355" w14:textId="1B0ED04D" w:rsidR="00BB26C1" w:rsidRDefault="00BB26C1" w:rsidP="00BB26C1">
            <w:pPr>
              <w:pStyle w:val="BodyText"/>
              <w:ind w:left="69"/>
              <w:rPr>
                <w:ins w:id="453" w:author="Jeff Pitzen" w:date="2025-12-10T09:53:00Z" w16du:dateUtc="2025-12-10T14:53:00Z"/>
                <w:lang w:eastAsia="ja-JP"/>
              </w:rPr>
            </w:pPr>
            <w:ins w:id="454" w:author="Jeff Pitzen" w:date="2025-12-10T09:53:00Z" w16du:dateUtc="2025-12-10T14:53:00Z">
              <w:r>
                <w:rPr>
                  <w:lang w:eastAsia="ja-JP"/>
                </w:rPr>
                <w:t>DNS</w:t>
              </w:r>
            </w:ins>
          </w:p>
        </w:tc>
        <w:tc>
          <w:tcPr>
            <w:tcW w:w="3350" w:type="dxa"/>
            <w:tcPrChange w:id="455" w:author="Jeff Pitzen" w:date="2025-12-10T09:54:00Z" w16du:dateUtc="2025-12-10T14:54:00Z">
              <w:tcPr>
                <w:tcW w:w="3597" w:type="dxa"/>
                <w:gridSpan w:val="2"/>
              </w:tcPr>
            </w:tcPrChange>
          </w:tcPr>
          <w:p w14:paraId="0E818721" w14:textId="612437FC" w:rsidR="00BB26C1" w:rsidRDefault="00BB26C1" w:rsidP="00BB26C1">
            <w:pPr>
              <w:pStyle w:val="BodyText"/>
              <w:ind w:left="0"/>
              <w:rPr>
                <w:ins w:id="456" w:author="Jeff Pitzen" w:date="2025-12-10T09:53:00Z" w16du:dateUtc="2025-12-10T14:53:00Z"/>
                <w:lang w:eastAsia="ja-JP"/>
              </w:rPr>
            </w:pPr>
            <w:ins w:id="457" w:author="Jeff Pitzen" w:date="2025-12-10T09:53:00Z" w16du:dateUtc="2025-12-10T14:53:00Z">
              <w:r>
                <w:rPr>
                  <w:lang w:eastAsia="ja-JP"/>
                </w:rPr>
                <w:t>Kubernetes Internal DNS</w:t>
              </w:r>
            </w:ins>
          </w:p>
        </w:tc>
        <w:tc>
          <w:tcPr>
            <w:tcW w:w="3369" w:type="dxa"/>
            <w:tcPrChange w:id="458" w:author="Jeff Pitzen" w:date="2025-12-10T09:54:00Z" w16du:dateUtc="2025-12-10T14:54:00Z">
              <w:tcPr>
                <w:tcW w:w="3597" w:type="dxa"/>
                <w:gridSpan w:val="2"/>
              </w:tcPr>
            </w:tcPrChange>
          </w:tcPr>
          <w:p w14:paraId="1A29A8E6" w14:textId="29464E33" w:rsidR="00BB26C1" w:rsidRDefault="00BB26C1" w:rsidP="00BB26C1">
            <w:pPr>
              <w:pStyle w:val="BodyText"/>
              <w:keepNext/>
              <w:ind w:left="69"/>
              <w:rPr>
                <w:ins w:id="459" w:author="Jeff Pitzen" w:date="2025-12-10T09:53:00Z" w16du:dateUtc="2025-12-10T14:53:00Z"/>
                <w:lang w:eastAsia="ja-JP"/>
              </w:rPr>
              <w:pPrChange w:id="460" w:author="Jeff Pitzen" w:date="2025-12-10T09:54:00Z" w16du:dateUtc="2025-12-10T14:54:00Z">
                <w:pPr>
                  <w:pStyle w:val="BodyText"/>
                  <w:ind w:left="69"/>
                </w:pPr>
              </w:pPrChange>
            </w:pPr>
            <w:ins w:id="461" w:author="Jeff Pitzen" w:date="2025-12-10T09:53:00Z" w16du:dateUtc="2025-12-10T14:53:00Z">
              <w:r>
                <w:rPr>
                  <w:lang w:eastAsia="ja-JP"/>
                </w:rPr>
                <w:t>Service Discovery</w:t>
              </w:r>
            </w:ins>
          </w:p>
        </w:tc>
      </w:tr>
    </w:tbl>
    <w:p w14:paraId="4E7A3801" w14:textId="68C76911" w:rsidR="00BB26C1" w:rsidRDefault="00BB26C1" w:rsidP="00BB26C1">
      <w:pPr>
        <w:pStyle w:val="Caption"/>
        <w:rPr>
          <w:ins w:id="462" w:author="Jeff Pitzen" w:date="2025-12-10T09:46:00Z" w16du:dateUtc="2025-12-10T14:46:00Z"/>
          <w:rFonts w:ascii="Verdana" w:eastAsiaTheme="majorEastAsia" w:hAnsi="Verdana" w:cstheme="majorBidi"/>
          <w:b/>
          <w:bCs w:val="0"/>
          <w:color w:val="C00000"/>
          <w:sz w:val="28"/>
          <w:szCs w:val="24"/>
          <w:lang w:eastAsia="ja-JP"/>
        </w:rPr>
        <w:pPrChange w:id="463" w:author="Jeff Pitzen" w:date="2025-12-10T09:54:00Z" w16du:dateUtc="2025-12-10T14:54:00Z">
          <w:pPr/>
        </w:pPrChange>
      </w:pPr>
      <w:ins w:id="464" w:author="Jeff Pitzen" w:date="2025-12-10T09:54:00Z" w16du:dateUtc="2025-12-10T14:54:00Z">
        <w:r>
          <w:t xml:space="preserve">Table </w:t>
        </w:r>
        <w:r>
          <w:fldChar w:fldCharType="begin"/>
        </w:r>
        <w:r>
          <w:instrText xml:space="preserve"> SEQ Table \* ARABIC </w:instrText>
        </w:r>
      </w:ins>
      <w:r>
        <w:fldChar w:fldCharType="separate"/>
      </w:r>
      <w:ins w:id="465" w:author="Jeff Pitzen" w:date="2025-12-13T13:41:00Z" w16du:dateUtc="2025-12-13T18:41:00Z">
        <w:r w:rsidR="009859FA">
          <w:rPr>
            <w:noProof/>
          </w:rPr>
          <w:t>1</w:t>
        </w:r>
      </w:ins>
      <w:ins w:id="466" w:author="Jeff Pitzen" w:date="2025-12-10T09:54:00Z" w16du:dateUtc="2025-12-10T14:54:00Z">
        <w:r>
          <w:fldChar w:fldCharType="end"/>
        </w:r>
        <w:r>
          <w:t>: Key Components</w:t>
        </w:r>
      </w:ins>
    </w:p>
    <w:p w14:paraId="3821EF1F" w14:textId="78E6D904" w:rsidR="00F7606C" w:rsidRDefault="00F7606C">
      <w:pPr>
        <w:rPr>
          <w:ins w:id="467" w:author="Jeff Pitzen" w:date="2025-12-10T09:57:00Z" w16du:dateUtc="2025-12-10T14:57:00Z"/>
          <w:rFonts w:ascii="Verdana" w:eastAsiaTheme="majorEastAsia" w:hAnsi="Verdana" w:cstheme="majorBidi"/>
          <w:b/>
          <w:bCs/>
          <w:color w:val="C00000"/>
          <w:sz w:val="28"/>
          <w:szCs w:val="24"/>
          <w:lang w:eastAsia="ja-JP"/>
        </w:rPr>
      </w:pPr>
    </w:p>
    <w:p w14:paraId="5F19267D" w14:textId="5E0D1D17" w:rsidR="00B24CBD" w:rsidRDefault="00B24CBD" w:rsidP="00B24CBD">
      <w:pPr>
        <w:pStyle w:val="Heading2"/>
      </w:pPr>
      <w:bookmarkStart w:id="468" w:name="_Toc216514404"/>
      <w:r>
        <w:t>Core Components</w:t>
      </w:r>
      <w:bookmarkEnd w:id="338"/>
      <w:bookmarkEnd w:id="468"/>
    </w:p>
    <w:p w14:paraId="5F64E4E0" w14:textId="619E78D3" w:rsidR="00D54EA7" w:rsidRPr="00D54EA7" w:rsidRDefault="00D54EA7" w:rsidP="00B24CBD">
      <w:pPr>
        <w:pStyle w:val="Body"/>
        <w:keepNext/>
        <w:keepLines/>
        <w:rPr>
          <w:lang w:eastAsia="ja-JP"/>
        </w:rPr>
      </w:pPr>
      <w:r>
        <w:rPr>
          <w:lang w:eastAsia="ja-JP"/>
        </w:rPr>
        <w:t xml:space="preserve">The following table describes the </w:t>
      </w:r>
      <w:r w:rsidR="00110714">
        <w:rPr>
          <w:lang w:eastAsia="ja-JP"/>
        </w:rPr>
        <w:t xml:space="preserve">core system </w:t>
      </w:r>
      <w:r>
        <w:rPr>
          <w:lang w:eastAsia="ja-JP"/>
        </w:rPr>
        <w:t>components shown in Figure 1.</w:t>
      </w:r>
    </w:p>
    <w:tbl>
      <w:tblPr>
        <w:tblStyle w:val="TableGrid"/>
        <w:tblW w:w="0" w:type="auto"/>
        <w:tblInd w:w="715" w:type="dxa"/>
        <w:tblLook w:val="04A0" w:firstRow="1" w:lastRow="0" w:firstColumn="1" w:lastColumn="0" w:noHBand="0" w:noVBand="1"/>
      </w:tblPr>
      <w:tblGrid>
        <w:gridCol w:w="1620"/>
        <w:gridCol w:w="1386"/>
        <w:gridCol w:w="897"/>
        <w:gridCol w:w="1719"/>
        <w:gridCol w:w="1758"/>
        <w:gridCol w:w="2695"/>
      </w:tblGrid>
      <w:tr w:rsidR="00AD6BA0" w:rsidRPr="007D23DE" w14:paraId="013F4584" w14:textId="77777777" w:rsidTr="00AD6BA0">
        <w:tc>
          <w:tcPr>
            <w:tcW w:w="1620" w:type="dxa"/>
            <w:shd w:val="pct15" w:color="auto" w:fill="auto"/>
            <w:noWrap/>
            <w:hideMark/>
          </w:tcPr>
          <w:p w14:paraId="4A104A6C"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Component</w:t>
            </w:r>
          </w:p>
        </w:tc>
        <w:tc>
          <w:tcPr>
            <w:tcW w:w="1386" w:type="dxa"/>
            <w:shd w:val="pct15" w:color="auto" w:fill="auto"/>
            <w:noWrap/>
            <w:hideMark/>
          </w:tcPr>
          <w:p w14:paraId="6E03E8E6"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OS</w:t>
            </w:r>
          </w:p>
        </w:tc>
        <w:tc>
          <w:tcPr>
            <w:tcW w:w="0" w:type="auto"/>
            <w:shd w:val="pct15" w:color="auto" w:fill="auto"/>
            <w:noWrap/>
            <w:hideMark/>
          </w:tcPr>
          <w:p w14:paraId="270AAD54"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IP</w:t>
            </w:r>
          </w:p>
        </w:tc>
        <w:tc>
          <w:tcPr>
            <w:tcW w:w="0" w:type="auto"/>
            <w:shd w:val="pct15" w:color="auto" w:fill="auto"/>
            <w:noWrap/>
            <w:hideMark/>
          </w:tcPr>
          <w:p w14:paraId="5FA82709"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Security Group</w:t>
            </w:r>
          </w:p>
        </w:tc>
        <w:tc>
          <w:tcPr>
            <w:tcW w:w="1758" w:type="dxa"/>
            <w:shd w:val="pct15" w:color="auto" w:fill="auto"/>
            <w:noWrap/>
            <w:hideMark/>
          </w:tcPr>
          <w:p w14:paraId="50EE74F6"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Key Ports</w:t>
            </w:r>
          </w:p>
        </w:tc>
        <w:tc>
          <w:tcPr>
            <w:tcW w:w="2695" w:type="dxa"/>
            <w:shd w:val="pct15" w:color="auto" w:fill="auto"/>
            <w:noWrap/>
            <w:hideMark/>
          </w:tcPr>
          <w:p w14:paraId="6709E266" w14:textId="77777777" w:rsidR="00205F1C" w:rsidRPr="00AD6BA0" w:rsidRDefault="00205F1C" w:rsidP="00B24CBD">
            <w:pPr>
              <w:pStyle w:val="Body"/>
              <w:keepNext/>
              <w:keepLines/>
              <w:ind w:left="29" w:right="29"/>
              <w:jc w:val="center"/>
              <w:rPr>
                <w:rFonts w:eastAsiaTheme="minorEastAsia" w:cs="Arial"/>
                <w:b/>
                <w:bCs/>
                <w:color w:val="0D0D0D" w:themeColor="text1" w:themeTint="F2"/>
                <w:szCs w:val="20"/>
              </w:rPr>
            </w:pPr>
            <w:r w:rsidRPr="00AD6BA0">
              <w:rPr>
                <w:rFonts w:eastAsiaTheme="minorEastAsia" w:cs="Arial"/>
                <w:b/>
                <w:bCs/>
                <w:color w:val="0D0D0D" w:themeColor="text1" w:themeTint="F2"/>
                <w:szCs w:val="20"/>
              </w:rPr>
              <w:t>Purpose</w:t>
            </w:r>
          </w:p>
        </w:tc>
      </w:tr>
      <w:tr w:rsidR="00AD6BA0" w:rsidRPr="007D23DE" w14:paraId="4F836460" w14:textId="77777777" w:rsidTr="00AD6BA0">
        <w:tc>
          <w:tcPr>
            <w:tcW w:w="1620" w:type="dxa"/>
            <w:hideMark/>
          </w:tcPr>
          <w:p w14:paraId="735A7FFD" w14:textId="77777777" w:rsidR="00205F1C" w:rsidRPr="00AD6BA0" w:rsidRDefault="00205F1C" w:rsidP="00B24CBD">
            <w:pPr>
              <w:pStyle w:val="Body"/>
              <w:keepNext/>
              <w:keepLines/>
              <w:ind w:left="29" w:right="29"/>
              <w:rPr>
                <w:rFonts w:eastAsiaTheme="minorEastAsia" w:cs="Arial"/>
                <w:b/>
                <w:bCs/>
                <w:color w:val="0D0D0D" w:themeColor="text1" w:themeTint="F2"/>
                <w:szCs w:val="20"/>
              </w:rPr>
            </w:pPr>
            <w:r w:rsidRPr="00AD6BA0">
              <w:rPr>
                <w:rFonts w:eastAsiaTheme="minorEastAsia" w:cs="Arial"/>
                <w:b/>
                <w:bCs/>
                <w:color w:val="0D0D0D" w:themeColor="text1" w:themeTint="F2"/>
                <w:szCs w:val="20"/>
              </w:rPr>
              <w:t>Admin EC2</w:t>
            </w:r>
          </w:p>
        </w:tc>
        <w:tc>
          <w:tcPr>
            <w:tcW w:w="0" w:type="auto"/>
            <w:hideMark/>
          </w:tcPr>
          <w:p w14:paraId="71ECFF19"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Windows Server (AMI)</w:t>
            </w:r>
          </w:p>
        </w:tc>
        <w:tc>
          <w:tcPr>
            <w:tcW w:w="0" w:type="auto"/>
            <w:hideMark/>
          </w:tcPr>
          <w:p w14:paraId="2C0366EE"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Public IP: YES</w:t>
            </w:r>
          </w:p>
        </w:tc>
        <w:tc>
          <w:tcPr>
            <w:tcW w:w="0" w:type="auto"/>
            <w:hideMark/>
          </w:tcPr>
          <w:p w14:paraId="19909440"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Admin server SG</w:t>
            </w:r>
          </w:p>
        </w:tc>
        <w:tc>
          <w:tcPr>
            <w:tcW w:w="1758" w:type="dxa"/>
            <w:hideMark/>
          </w:tcPr>
          <w:p w14:paraId="5A942248"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3389 (RDP)</w:t>
            </w:r>
          </w:p>
        </w:tc>
        <w:tc>
          <w:tcPr>
            <w:tcW w:w="2695" w:type="dxa"/>
            <w:hideMark/>
          </w:tcPr>
          <w:p w14:paraId="7FF4057C"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End-user access, run kubectl, eksctl, access ZL UI via browser</w:t>
            </w:r>
          </w:p>
        </w:tc>
      </w:tr>
      <w:tr w:rsidR="00AD6BA0" w:rsidRPr="007D23DE" w14:paraId="7B289C9F" w14:textId="77777777" w:rsidTr="00AD6BA0">
        <w:tc>
          <w:tcPr>
            <w:tcW w:w="1620" w:type="dxa"/>
            <w:hideMark/>
          </w:tcPr>
          <w:p w14:paraId="7EAE9A4D" w14:textId="77777777" w:rsidR="00205F1C" w:rsidRPr="00AD6BA0" w:rsidRDefault="00205F1C" w:rsidP="00B24CBD">
            <w:pPr>
              <w:pStyle w:val="Body"/>
              <w:keepNext/>
              <w:keepLines/>
              <w:ind w:left="29" w:right="29"/>
              <w:rPr>
                <w:rFonts w:eastAsiaTheme="minorEastAsia" w:cs="Arial"/>
                <w:b/>
                <w:bCs/>
                <w:color w:val="0D0D0D" w:themeColor="text1" w:themeTint="F2"/>
                <w:szCs w:val="20"/>
              </w:rPr>
            </w:pPr>
            <w:r w:rsidRPr="00AD6BA0">
              <w:rPr>
                <w:rFonts w:eastAsiaTheme="minorEastAsia" w:cs="Arial"/>
                <w:b/>
                <w:bCs/>
                <w:color w:val="0D0D0D" w:themeColor="text1" w:themeTint="F2"/>
                <w:szCs w:val="20"/>
              </w:rPr>
              <w:t>File Connector EC2</w:t>
            </w:r>
          </w:p>
        </w:tc>
        <w:tc>
          <w:tcPr>
            <w:tcW w:w="0" w:type="auto"/>
            <w:hideMark/>
          </w:tcPr>
          <w:p w14:paraId="0B627D9A"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Linux</w:t>
            </w:r>
          </w:p>
        </w:tc>
        <w:tc>
          <w:tcPr>
            <w:tcW w:w="0" w:type="auto"/>
            <w:hideMark/>
          </w:tcPr>
          <w:p w14:paraId="5C7939B6"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Private only</w:t>
            </w:r>
          </w:p>
        </w:tc>
        <w:tc>
          <w:tcPr>
            <w:tcW w:w="0" w:type="auto"/>
            <w:hideMark/>
          </w:tcPr>
          <w:p w14:paraId="31A7E0DF"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Custom SG</w:t>
            </w:r>
          </w:p>
        </w:tc>
        <w:tc>
          <w:tcPr>
            <w:tcW w:w="1758" w:type="dxa"/>
            <w:hideMark/>
          </w:tcPr>
          <w:p w14:paraId="106A981E" w14:textId="77777777"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9975 (in/out)</w:t>
            </w:r>
          </w:p>
        </w:tc>
        <w:tc>
          <w:tcPr>
            <w:tcW w:w="2695" w:type="dxa"/>
            <w:hideMark/>
          </w:tcPr>
          <w:p w14:paraId="645A66DA" w14:textId="2CD7D5F5" w:rsidR="00205F1C" w:rsidRPr="00AD6BA0" w:rsidRDefault="00205F1C" w:rsidP="00B24CBD">
            <w:pPr>
              <w:pStyle w:val="Body"/>
              <w:keepNext/>
              <w:keepLines/>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 xml:space="preserve">Remote </w:t>
            </w:r>
            <w:r w:rsidR="00173C67">
              <w:rPr>
                <w:rFonts w:eastAsiaTheme="minorEastAsia" w:cs="Arial"/>
                <w:color w:val="0D0D0D" w:themeColor="text1" w:themeTint="F2"/>
                <w:szCs w:val="20"/>
              </w:rPr>
              <w:t>f</w:t>
            </w:r>
            <w:r w:rsidRPr="00AD6BA0">
              <w:rPr>
                <w:rFonts w:eastAsiaTheme="minorEastAsia" w:cs="Arial"/>
                <w:color w:val="0D0D0D" w:themeColor="text1" w:themeTint="F2"/>
                <w:szCs w:val="20"/>
              </w:rPr>
              <w:t xml:space="preserve">ile crawling </w:t>
            </w:r>
            <w:r w:rsidR="00173C67">
              <w:rPr>
                <w:rFonts w:eastAsiaTheme="minorEastAsia" w:cs="Arial"/>
                <w:color w:val="0D0D0D" w:themeColor="text1" w:themeTint="F2"/>
                <w:szCs w:val="20"/>
              </w:rPr>
              <w:t>m</w:t>
            </w:r>
            <w:r w:rsidRPr="00AD6BA0">
              <w:rPr>
                <w:rFonts w:eastAsiaTheme="minorEastAsia" w:cs="Arial"/>
                <w:color w:val="0D0D0D" w:themeColor="text1" w:themeTint="F2"/>
                <w:szCs w:val="20"/>
              </w:rPr>
              <w:t>achine</w:t>
            </w:r>
          </w:p>
        </w:tc>
      </w:tr>
      <w:tr w:rsidR="00AD6BA0" w:rsidRPr="007D23DE" w14:paraId="26FE0E66" w14:textId="77777777" w:rsidTr="00AD6BA0">
        <w:tc>
          <w:tcPr>
            <w:tcW w:w="1620" w:type="dxa"/>
            <w:hideMark/>
          </w:tcPr>
          <w:p w14:paraId="600D8163" w14:textId="77777777" w:rsidR="00205F1C" w:rsidRPr="00AD6BA0" w:rsidRDefault="00205F1C" w:rsidP="00BD6179">
            <w:pPr>
              <w:pStyle w:val="Body"/>
              <w:ind w:left="29" w:right="29"/>
              <w:rPr>
                <w:rFonts w:eastAsiaTheme="minorEastAsia" w:cs="Arial"/>
                <w:b/>
                <w:bCs/>
                <w:color w:val="0D0D0D" w:themeColor="text1" w:themeTint="F2"/>
                <w:szCs w:val="20"/>
              </w:rPr>
            </w:pPr>
            <w:r w:rsidRPr="00AD6BA0">
              <w:rPr>
                <w:rFonts w:eastAsiaTheme="minorEastAsia" w:cs="Arial"/>
                <w:b/>
                <w:bCs/>
                <w:color w:val="0D0D0D" w:themeColor="text1" w:themeTint="F2"/>
                <w:szCs w:val="20"/>
              </w:rPr>
              <w:t>EKS Private Cluster</w:t>
            </w:r>
          </w:p>
        </w:tc>
        <w:tc>
          <w:tcPr>
            <w:tcW w:w="0" w:type="auto"/>
            <w:hideMark/>
          </w:tcPr>
          <w:p w14:paraId="01299619" w14:textId="77777777" w:rsidR="00205F1C" w:rsidRPr="00AD6BA0" w:rsidRDefault="00205F1C" w:rsidP="00BD6179">
            <w:pPr>
              <w:pStyle w:val="Body"/>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Kubernetes (EKS)</w:t>
            </w:r>
          </w:p>
        </w:tc>
        <w:tc>
          <w:tcPr>
            <w:tcW w:w="0" w:type="auto"/>
            <w:hideMark/>
          </w:tcPr>
          <w:p w14:paraId="336FFC79" w14:textId="77777777" w:rsidR="00205F1C" w:rsidRPr="00AD6BA0" w:rsidRDefault="00205F1C" w:rsidP="00BD6179">
            <w:pPr>
              <w:pStyle w:val="Body"/>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Private only</w:t>
            </w:r>
          </w:p>
        </w:tc>
        <w:tc>
          <w:tcPr>
            <w:tcW w:w="0" w:type="auto"/>
            <w:hideMark/>
          </w:tcPr>
          <w:p w14:paraId="6A357B0F" w14:textId="77777777" w:rsidR="00205F1C" w:rsidRPr="00AD6BA0" w:rsidRDefault="00205F1C" w:rsidP="00BD6179">
            <w:pPr>
              <w:pStyle w:val="Body"/>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EKS Cluster SG</w:t>
            </w:r>
          </w:p>
        </w:tc>
        <w:tc>
          <w:tcPr>
            <w:tcW w:w="1758" w:type="dxa"/>
            <w:hideMark/>
          </w:tcPr>
          <w:p w14:paraId="20BED045" w14:textId="77777777" w:rsidR="00205F1C" w:rsidRPr="00AD6BA0" w:rsidRDefault="00205F1C" w:rsidP="00BD6179">
            <w:pPr>
              <w:pStyle w:val="Body"/>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N/A (internal)</w:t>
            </w:r>
          </w:p>
        </w:tc>
        <w:tc>
          <w:tcPr>
            <w:tcW w:w="2695" w:type="dxa"/>
            <w:hideMark/>
          </w:tcPr>
          <w:p w14:paraId="5348B2BE" w14:textId="77777777" w:rsidR="00205F1C" w:rsidRPr="00AD6BA0" w:rsidRDefault="00205F1C" w:rsidP="00BD6179">
            <w:pPr>
              <w:pStyle w:val="Body"/>
              <w:ind w:left="29" w:right="29"/>
              <w:rPr>
                <w:rFonts w:eastAsiaTheme="minorEastAsia" w:cs="Arial"/>
                <w:color w:val="0D0D0D" w:themeColor="text1" w:themeTint="F2"/>
                <w:szCs w:val="20"/>
              </w:rPr>
            </w:pPr>
            <w:r w:rsidRPr="00AD6BA0">
              <w:rPr>
                <w:rFonts w:eastAsiaTheme="minorEastAsia" w:cs="Arial"/>
                <w:color w:val="0D0D0D" w:themeColor="text1" w:themeTint="F2"/>
                <w:szCs w:val="20"/>
              </w:rPr>
              <w:t>Runs ZL application pods</w:t>
            </w:r>
          </w:p>
        </w:tc>
      </w:tr>
    </w:tbl>
    <w:p w14:paraId="3D2F09CF" w14:textId="431DE0C9" w:rsidR="00205F1C" w:rsidRDefault="00205F1C" w:rsidP="004013C8">
      <w:pPr>
        <w:pStyle w:val="Heading2"/>
      </w:pPr>
      <w:bookmarkStart w:id="469" w:name="_Toc214036311"/>
      <w:bookmarkStart w:id="470" w:name="_Ref213998065"/>
      <w:bookmarkStart w:id="471" w:name="_Toc216514405"/>
      <w:r w:rsidRPr="007D23DE">
        <w:t>EKS Cluster</w:t>
      </w:r>
      <w:r w:rsidR="00110714">
        <w:t xml:space="preserve"> </w:t>
      </w:r>
      <w:r w:rsidRPr="007D23DE">
        <w:t>Pod Architecture</w:t>
      </w:r>
      <w:bookmarkEnd w:id="469"/>
      <w:bookmarkEnd w:id="470"/>
      <w:bookmarkEnd w:id="471"/>
    </w:p>
    <w:p w14:paraId="3C93F467" w14:textId="6FB6FB00" w:rsidR="00110714" w:rsidRPr="00110714" w:rsidRDefault="00110714" w:rsidP="004013C8">
      <w:pPr>
        <w:pStyle w:val="Body"/>
        <w:keepNext/>
        <w:keepLines/>
        <w:rPr>
          <w:lang w:eastAsia="ja-JP"/>
        </w:rPr>
      </w:pPr>
      <w:r>
        <w:rPr>
          <w:lang w:eastAsia="ja-JP"/>
        </w:rPr>
        <w:t>The following table describes the cluster pods</w:t>
      </w:r>
      <w:r w:rsidR="00CC2AD6">
        <w:rPr>
          <w:lang w:eastAsia="ja-JP"/>
        </w:rPr>
        <w:t xml:space="preserve"> shown in Figure 1.</w:t>
      </w:r>
    </w:p>
    <w:tbl>
      <w:tblPr>
        <w:tblStyle w:val="TableGrid"/>
        <w:tblW w:w="10080" w:type="dxa"/>
        <w:tblInd w:w="715" w:type="dxa"/>
        <w:tblLook w:val="04A0" w:firstRow="1" w:lastRow="0" w:firstColumn="1" w:lastColumn="0" w:noHBand="0" w:noVBand="1"/>
      </w:tblPr>
      <w:tblGrid>
        <w:gridCol w:w="2070"/>
        <w:gridCol w:w="5310"/>
        <w:gridCol w:w="2700"/>
      </w:tblGrid>
      <w:tr w:rsidR="00CC2AD6" w:rsidRPr="007D23DE" w14:paraId="57293E3F" w14:textId="77777777" w:rsidTr="00EC3490">
        <w:trPr>
          <w:tblHeader/>
        </w:trPr>
        <w:tc>
          <w:tcPr>
            <w:tcW w:w="2070" w:type="dxa"/>
            <w:shd w:val="pct15" w:color="auto" w:fill="auto"/>
            <w:noWrap/>
            <w:hideMark/>
          </w:tcPr>
          <w:p w14:paraId="50982370" w14:textId="77777777" w:rsidR="00205F1C" w:rsidRPr="00165C3F" w:rsidRDefault="00205F1C" w:rsidP="004013C8">
            <w:pPr>
              <w:pStyle w:val="Body"/>
              <w:keepNext/>
              <w:keepLines/>
              <w:ind w:left="29" w:right="29"/>
              <w:jc w:val="center"/>
              <w:rPr>
                <w:b/>
                <w:bCs/>
              </w:rPr>
            </w:pPr>
            <w:r w:rsidRPr="00165C3F">
              <w:rPr>
                <w:b/>
                <w:bCs/>
              </w:rPr>
              <w:t>Pod Cluster</w:t>
            </w:r>
          </w:p>
        </w:tc>
        <w:tc>
          <w:tcPr>
            <w:tcW w:w="5310" w:type="dxa"/>
            <w:shd w:val="pct15" w:color="auto" w:fill="auto"/>
            <w:noWrap/>
            <w:hideMark/>
          </w:tcPr>
          <w:p w14:paraId="77946656" w14:textId="77777777" w:rsidR="00205F1C" w:rsidRPr="00165C3F" w:rsidRDefault="00205F1C" w:rsidP="004013C8">
            <w:pPr>
              <w:pStyle w:val="Body"/>
              <w:keepNext/>
              <w:keepLines/>
              <w:ind w:left="29" w:right="29"/>
              <w:jc w:val="center"/>
              <w:rPr>
                <w:b/>
                <w:bCs/>
              </w:rPr>
            </w:pPr>
            <w:r w:rsidRPr="00165C3F">
              <w:rPr>
                <w:b/>
                <w:bCs/>
              </w:rPr>
              <w:t>Function</w:t>
            </w:r>
          </w:p>
        </w:tc>
        <w:tc>
          <w:tcPr>
            <w:tcW w:w="2700" w:type="dxa"/>
            <w:shd w:val="pct15" w:color="auto" w:fill="auto"/>
            <w:noWrap/>
            <w:hideMark/>
          </w:tcPr>
          <w:p w14:paraId="1326EB9A" w14:textId="77777777" w:rsidR="00205F1C" w:rsidRPr="00165C3F" w:rsidRDefault="00205F1C" w:rsidP="004013C8">
            <w:pPr>
              <w:pStyle w:val="Body"/>
              <w:keepNext/>
              <w:keepLines/>
              <w:ind w:left="29" w:right="29"/>
              <w:jc w:val="center"/>
              <w:rPr>
                <w:b/>
                <w:bCs/>
              </w:rPr>
            </w:pPr>
            <w:r w:rsidRPr="00165C3F">
              <w:rPr>
                <w:b/>
                <w:bCs/>
              </w:rPr>
              <w:t>Key Ports</w:t>
            </w:r>
          </w:p>
        </w:tc>
      </w:tr>
      <w:tr w:rsidR="00205F1C" w:rsidRPr="007D23DE" w14:paraId="36ADA836" w14:textId="77777777" w:rsidTr="00CC2AD6">
        <w:tc>
          <w:tcPr>
            <w:tcW w:w="2070" w:type="dxa"/>
            <w:hideMark/>
          </w:tcPr>
          <w:p w14:paraId="6445E5C7" w14:textId="4901A8BB" w:rsidR="00205F1C" w:rsidRPr="00165C3F" w:rsidRDefault="00205F1C" w:rsidP="004013C8">
            <w:pPr>
              <w:pStyle w:val="Body"/>
              <w:keepNext/>
              <w:keepLines/>
              <w:ind w:left="29" w:right="29"/>
              <w:rPr>
                <w:b/>
                <w:bCs/>
              </w:rPr>
            </w:pPr>
            <w:r w:rsidRPr="00165C3F">
              <w:rPr>
                <w:b/>
                <w:bCs/>
              </w:rPr>
              <w:t>ZL</w:t>
            </w:r>
            <w:r w:rsidR="00165C3F">
              <w:rPr>
                <w:b/>
                <w:bCs/>
              </w:rPr>
              <w:t xml:space="preserve"> </w:t>
            </w:r>
            <w:r w:rsidRPr="00165C3F">
              <w:rPr>
                <w:b/>
                <w:bCs/>
              </w:rPr>
              <w:t>UI Cluster</w:t>
            </w:r>
          </w:p>
        </w:tc>
        <w:tc>
          <w:tcPr>
            <w:tcW w:w="5310" w:type="dxa"/>
            <w:hideMark/>
          </w:tcPr>
          <w:p w14:paraId="688CFCE6" w14:textId="67C7A78C" w:rsidR="00205F1C" w:rsidRPr="00165C3F" w:rsidRDefault="00205F1C" w:rsidP="004013C8">
            <w:pPr>
              <w:pStyle w:val="Body"/>
              <w:keepNext/>
              <w:keepLines/>
              <w:ind w:left="29" w:right="29"/>
            </w:pPr>
            <w:r w:rsidRPr="00165C3F">
              <w:t>Web UI</w:t>
            </w:r>
            <w:r w:rsidR="00173C67">
              <w:t xml:space="preserve"> services</w:t>
            </w:r>
          </w:p>
        </w:tc>
        <w:tc>
          <w:tcPr>
            <w:tcW w:w="2700" w:type="dxa"/>
            <w:hideMark/>
          </w:tcPr>
          <w:p w14:paraId="03CEFC31" w14:textId="77777777" w:rsidR="00205F1C" w:rsidRPr="00165C3F" w:rsidRDefault="00205F1C" w:rsidP="004013C8">
            <w:pPr>
              <w:pStyle w:val="Body"/>
              <w:keepNext/>
              <w:keepLines/>
              <w:ind w:left="29" w:right="29"/>
            </w:pPr>
            <w:r w:rsidRPr="00165C3F">
              <w:t>HTTP/HTTPS → Intranet NLB</w:t>
            </w:r>
          </w:p>
        </w:tc>
      </w:tr>
      <w:tr w:rsidR="00205F1C" w:rsidRPr="007D23DE" w14:paraId="2A48820F" w14:textId="77777777" w:rsidTr="00CC2AD6">
        <w:tc>
          <w:tcPr>
            <w:tcW w:w="2070" w:type="dxa"/>
            <w:hideMark/>
          </w:tcPr>
          <w:p w14:paraId="3F1AF33D" w14:textId="77777777" w:rsidR="00205F1C" w:rsidRPr="00165C3F" w:rsidRDefault="00205F1C" w:rsidP="004013C8">
            <w:pPr>
              <w:pStyle w:val="Body"/>
              <w:keepNext/>
              <w:keepLines/>
              <w:ind w:left="29" w:right="29"/>
              <w:rPr>
                <w:b/>
                <w:bCs/>
              </w:rPr>
            </w:pPr>
            <w:r w:rsidRPr="00165C3F">
              <w:rPr>
                <w:b/>
                <w:bCs/>
              </w:rPr>
              <w:t>Zookeeper Cluster</w:t>
            </w:r>
          </w:p>
        </w:tc>
        <w:tc>
          <w:tcPr>
            <w:tcW w:w="5310" w:type="dxa"/>
            <w:hideMark/>
          </w:tcPr>
          <w:p w14:paraId="07F239EA" w14:textId="486A910B" w:rsidR="00205F1C" w:rsidRPr="00165C3F" w:rsidRDefault="00165C3F" w:rsidP="004013C8">
            <w:pPr>
              <w:pStyle w:val="Body"/>
              <w:keepNext/>
              <w:keepLines/>
              <w:ind w:left="29" w:right="29"/>
            </w:pPr>
            <w:r>
              <w:t>The ZooKeeper service is used</w:t>
            </w:r>
            <w:r w:rsidRPr="00B14AEB">
              <w:t xml:space="preserve"> for distributed coordination and configuration management</w:t>
            </w:r>
            <w:r>
              <w:t xml:space="preserve"> between the database server and the ZL UA server(s)</w:t>
            </w:r>
            <w:r w:rsidRPr="00B14AEB">
              <w:t>. ZooKeeper allows for simplified server addition/removal, faster and more secure configuration management, one-step database disaster recovery, heartbeat detection, and failover redirection.</w:t>
            </w:r>
          </w:p>
        </w:tc>
        <w:tc>
          <w:tcPr>
            <w:tcW w:w="2700" w:type="dxa"/>
            <w:hideMark/>
          </w:tcPr>
          <w:p w14:paraId="72A475CF" w14:textId="77777777" w:rsidR="00205F1C" w:rsidRPr="00165C3F" w:rsidRDefault="00205F1C" w:rsidP="004013C8">
            <w:pPr>
              <w:pStyle w:val="Body"/>
              <w:keepNext/>
              <w:keepLines/>
              <w:ind w:left="29" w:right="29"/>
            </w:pPr>
            <w:r w:rsidRPr="00165C3F">
              <w:t>Internal</w:t>
            </w:r>
          </w:p>
        </w:tc>
      </w:tr>
      <w:tr w:rsidR="004013C8" w:rsidRPr="007D23DE" w14:paraId="7ED8FE96" w14:textId="77777777" w:rsidTr="00CC2AD6">
        <w:tc>
          <w:tcPr>
            <w:tcW w:w="2070" w:type="dxa"/>
            <w:hideMark/>
          </w:tcPr>
          <w:p w14:paraId="3AB236AB" w14:textId="77777777" w:rsidR="00165C3F" w:rsidRPr="00165C3F" w:rsidRDefault="00165C3F" w:rsidP="004013C8">
            <w:pPr>
              <w:pStyle w:val="Body"/>
              <w:keepNext/>
              <w:keepLines/>
              <w:ind w:left="29" w:right="29"/>
              <w:rPr>
                <w:b/>
                <w:bCs/>
              </w:rPr>
            </w:pPr>
            <w:r w:rsidRPr="00165C3F">
              <w:rPr>
                <w:b/>
                <w:bCs/>
              </w:rPr>
              <w:t>Tika Cluster</w:t>
            </w:r>
          </w:p>
        </w:tc>
        <w:tc>
          <w:tcPr>
            <w:tcW w:w="5310" w:type="dxa"/>
            <w:hideMark/>
          </w:tcPr>
          <w:p w14:paraId="61E800F5" w14:textId="15E0CA67" w:rsidR="00165C3F" w:rsidRPr="00165C3F" w:rsidRDefault="00165C3F" w:rsidP="004013C8">
            <w:pPr>
              <w:pStyle w:val="Body"/>
              <w:keepNext/>
              <w:keepLines/>
              <w:ind w:left="29" w:right="29"/>
            </w:pPr>
            <w:r>
              <w:rPr>
                <w:color w:val="222222"/>
                <w:shd w:val="clear" w:color="auto" w:fill="FFFFFF"/>
              </w:rPr>
              <w:t xml:space="preserve">ZL Tika is a file filtering and file transformation solution for enterprise systems that is used to help consolidate information stored on the system. This is included in the ZL UA software </w:t>
            </w:r>
            <w:del w:id="472" w:author="Jeff Pitzen" w:date="2025-12-10T10:31:00Z" w16du:dateUtc="2025-12-10T15:31:00Z">
              <w:r w:rsidDel="0082248E">
                <w:rPr>
                  <w:color w:val="222222"/>
                  <w:shd w:val="clear" w:color="auto" w:fill="FFFFFF"/>
                </w:rPr>
                <w:delText>installation, and</w:delText>
              </w:r>
            </w:del>
            <w:ins w:id="473" w:author="Jeff Pitzen" w:date="2025-12-10T10:31:00Z" w16du:dateUtc="2025-12-10T15:31:00Z">
              <w:r w:rsidR="0082248E">
                <w:rPr>
                  <w:color w:val="222222"/>
                  <w:shd w:val="clear" w:color="auto" w:fill="FFFFFF"/>
                </w:rPr>
                <w:t>installation and</w:t>
              </w:r>
            </w:ins>
            <w:r>
              <w:rPr>
                <w:color w:val="222222"/>
                <w:shd w:val="clear" w:color="auto" w:fill="FFFFFF"/>
              </w:rPr>
              <w:t xml:space="preserve"> controlled via the ZL Document Convertor service.</w:t>
            </w:r>
          </w:p>
        </w:tc>
        <w:tc>
          <w:tcPr>
            <w:tcW w:w="2700" w:type="dxa"/>
            <w:hideMark/>
          </w:tcPr>
          <w:p w14:paraId="1C7991BF" w14:textId="77777777" w:rsidR="00165C3F" w:rsidRPr="00165C3F" w:rsidRDefault="00165C3F" w:rsidP="004013C8">
            <w:pPr>
              <w:pStyle w:val="Body"/>
              <w:keepNext/>
              <w:keepLines/>
              <w:ind w:left="29" w:right="29"/>
            </w:pPr>
            <w:r w:rsidRPr="00165C3F">
              <w:t>Internal</w:t>
            </w:r>
          </w:p>
        </w:tc>
      </w:tr>
      <w:tr w:rsidR="00165C3F" w:rsidRPr="007D23DE" w14:paraId="1E2739BE" w14:textId="77777777" w:rsidTr="00CC2AD6">
        <w:tc>
          <w:tcPr>
            <w:tcW w:w="2070" w:type="dxa"/>
            <w:hideMark/>
          </w:tcPr>
          <w:p w14:paraId="65ABB527" w14:textId="77777777" w:rsidR="00165C3F" w:rsidRPr="00165C3F" w:rsidRDefault="00165C3F" w:rsidP="00165C3F">
            <w:pPr>
              <w:pStyle w:val="Body"/>
              <w:ind w:left="29" w:right="29"/>
              <w:rPr>
                <w:b/>
                <w:bCs/>
              </w:rPr>
            </w:pPr>
            <w:r w:rsidRPr="00165C3F">
              <w:rPr>
                <w:b/>
                <w:bCs/>
              </w:rPr>
              <w:t>Search Cluster</w:t>
            </w:r>
          </w:p>
        </w:tc>
        <w:tc>
          <w:tcPr>
            <w:tcW w:w="5310" w:type="dxa"/>
            <w:hideMark/>
          </w:tcPr>
          <w:p w14:paraId="07519255" w14:textId="6F37EDA5" w:rsidR="00165C3F" w:rsidRPr="00165C3F" w:rsidRDefault="00165C3F" w:rsidP="00165C3F">
            <w:pPr>
              <w:pStyle w:val="Body"/>
              <w:ind w:left="29" w:right="29"/>
            </w:pPr>
            <w:r w:rsidRPr="00165C3F">
              <w:t xml:space="preserve">Search </w:t>
            </w:r>
            <w:r w:rsidR="00EC3490">
              <w:t>s</w:t>
            </w:r>
            <w:r w:rsidRPr="00165C3F">
              <w:t>ervers</w:t>
            </w:r>
          </w:p>
        </w:tc>
        <w:tc>
          <w:tcPr>
            <w:tcW w:w="2700" w:type="dxa"/>
            <w:hideMark/>
          </w:tcPr>
          <w:p w14:paraId="5F676F57" w14:textId="77777777" w:rsidR="00165C3F" w:rsidRPr="00165C3F" w:rsidRDefault="00165C3F" w:rsidP="00165C3F">
            <w:pPr>
              <w:pStyle w:val="Body"/>
              <w:ind w:left="29" w:right="29"/>
            </w:pPr>
            <w:r w:rsidRPr="00165C3F">
              <w:t>Internal</w:t>
            </w:r>
          </w:p>
        </w:tc>
      </w:tr>
    </w:tbl>
    <w:p w14:paraId="42F8A992" w14:textId="77777777" w:rsidR="00205F1C" w:rsidRPr="00CC2AD6" w:rsidRDefault="00205F1C" w:rsidP="00CC2AD6">
      <w:pPr>
        <w:pStyle w:val="Body"/>
      </w:pPr>
      <w:r w:rsidRPr="00CC2AD6">
        <w:t xml:space="preserve">All pods </w:t>
      </w:r>
      <w:proofErr w:type="gramStart"/>
      <w:r w:rsidRPr="00CC2AD6">
        <w:t>use</w:t>
      </w:r>
      <w:proofErr w:type="gramEnd"/>
      <w:r w:rsidRPr="00CC2AD6">
        <w:t>:</w:t>
      </w:r>
    </w:p>
    <w:p w14:paraId="588E24BF" w14:textId="77777777" w:rsidR="00205F1C" w:rsidRPr="00CD6002" w:rsidRDefault="00205F1C" w:rsidP="00F5493D">
      <w:pPr>
        <w:pStyle w:val="Body"/>
        <w:numPr>
          <w:ilvl w:val="0"/>
          <w:numId w:val="18"/>
        </w:numPr>
      </w:pPr>
      <w:r w:rsidRPr="00CD6002">
        <w:t>CSI Drivers (EBS, EFS, S3)</w:t>
      </w:r>
    </w:p>
    <w:p w14:paraId="6024A401" w14:textId="77777777" w:rsidR="00205F1C" w:rsidRPr="00CD6002" w:rsidRDefault="00205F1C" w:rsidP="00F5493D">
      <w:pPr>
        <w:pStyle w:val="Body"/>
        <w:numPr>
          <w:ilvl w:val="0"/>
          <w:numId w:val="18"/>
        </w:numPr>
      </w:pPr>
      <w:r w:rsidRPr="00CD6002">
        <w:t>Kubernetes Service Accounts</w:t>
      </w:r>
    </w:p>
    <w:p w14:paraId="78B4946D" w14:textId="77777777" w:rsidR="00205F1C" w:rsidRPr="007D23DE" w:rsidRDefault="00205F1C" w:rsidP="00F5493D">
      <w:pPr>
        <w:pStyle w:val="Body"/>
        <w:numPr>
          <w:ilvl w:val="0"/>
          <w:numId w:val="18"/>
        </w:numPr>
      </w:pPr>
      <w:r w:rsidRPr="00CD6002">
        <w:t>IAM Roles for Service Accounts (IRSA) via OIDC</w:t>
      </w:r>
    </w:p>
    <w:p w14:paraId="42AF002D" w14:textId="77777777" w:rsidR="00205F1C" w:rsidRPr="00CD6002" w:rsidRDefault="00205F1C" w:rsidP="00F5493D">
      <w:pPr>
        <w:pStyle w:val="Body"/>
        <w:numPr>
          <w:ilvl w:val="0"/>
          <w:numId w:val="18"/>
        </w:numPr>
      </w:pPr>
      <w:r w:rsidRPr="007D23DE">
        <w:t>IAM Policies</w:t>
      </w:r>
    </w:p>
    <w:p w14:paraId="4EA68B73" w14:textId="79A23A42" w:rsidR="00205F1C" w:rsidRPr="007D23DE" w:rsidRDefault="00205F1C" w:rsidP="00CC2AD6">
      <w:pPr>
        <w:pStyle w:val="Heading2"/>
        <w:rPr>
          <w:rFonts w:eastAsiaTheme="minorEastAsia"/>
        </w:rPr>
      </w:pPr>
      <w:bookmarkStart w:id="474" w:name="_Toc214036312"/>
      <w:bookmarkStart w:id="475" w:name="_Ref213998068"/>
      <w:bookmarkStart w:id="476" w:name="_Toc216514406"/>
      <w:r w:rsidRPr="00CD6002">
        <w:rPr>
          <w:rFonts w:eastAsiaTheme="minorEastAsia"/>
        </w:rPr>
        <w:t>Load Balancer &amp; User Access</w:t>
      </w:r>
      <w:bookmarkEnd w:id="474"/>
      <w:bookmarkEnd w:id="475"/>
      <w:bookmarkEnd w:id="476"/>
    </w:p>
    <w:tbl>
      <w:tblPr>
        <w:tblStyle w:val="TableGrid"/>
        <w:tblW w:w="0" w:type="auto"/>
        <w:tblInd w:w="805" w:type="dxa"/>
        <w:tblLook w:val="04A0" w:firstRow="1" w:lastRow="0" w:firstColumn="1" w:lastColumn="0" w:noHBand="0" w:noVBand="1"/>
      </w:tblPr>
      <w:tblGrid>
        <w:gridCol w:w="1327"/>
        <w:gridCol w:w="1553"/>
        <w:gridCol w:w="971"/>
        <w:gridCol w:w="2296"/>
        <w:gridCol w:w="3838"/>
      </w:tblGrid>
      <w:tr w:rsidR="00E14021" w:rsidRPr="00CD6002" w14:paraId="2628A46B" w14:textId="77777777" w:rsidTr="00E14021">
        <w:tc>
          <w:tcPr>
            <w:tcW w:w="1327" w:type="dxa"/>
            <w:shd w:val="pct15" w:color="auto" w:fill="auto"/>
            <w:noWrap/>
            <w:hideMark/>
          </w:tcPr>
          <w:p w14:paraId="560B2926" w14:textId="77777777" w:rsidR="00205F1C" w:rsidRPr="00E14021" w:rsidRDefault="00205F1C" w:rsidP="00E14021">
            <w:pPr>
              <w:pStyle w:val="Body"/>
              <w:ind w:left="0"/>
              <w:jc w:val="center"/>
              <w:rPr>
                <w:b/>
                <w:bCs/>
              </w:rPr>
            </w:pPr>
            <w:r w:rsidRPr="00E14021">
              <w:rPr>
                <w:b/>
                <w:bCs/>
              </w:rPr>
              <w:t>Component</w:t>
            </w:r>
          </w:p>
        </w:tc>
        <w:tc>
          <w:tcPr>
            <w:tcW w:w="1553" w:type="dxa"/>
            <w:shd w:val="pct15" w:color="auto" w:fill="auto"/>
            <w:noWrap/>
            <w:hideMark/>
          </w:tcPr>
          <w:p w14:paraId="05367212" w14:textId="77777777" w:rsidR="00205F1C" w:rsidRPr="00E14021" w:rsidRDefault="00205F1C" w:rsidP="00E14021">
            <w:pPr>
              <w:pStyle w:val="Body"/>
              <w:ind w:left="0"/>
              <w:jc w:val="center"/>
              <w:rPr>
                <w:b/>
                <w:bCs/>
              </w:rPr>
            </w:pPr>
            <w:r w:rsidRPr="00E14021">
              <w:rPr>
                <w:b/>
                <w:bCs/>
              </w:rPr>
              <w:t>Type</w:t>
            </w:r>
          </w:p>
        </w:tc>
        <w:tc>
          <w:tcPr>
            <w:tcW w:w="971" w:type="dxa"/>
            <w:shd w:val="pct15" w:color="auto" w:fill="auto"/>
            <w:noWrap/>
            <w:hideMark/>
          </w:tcPr>
          <w:p w14:paraId="14C2D929" w14:textId="77777777" w:rsidR="00205F1C" w:rsidRPr="00E14021" w:rsidRDefault="00205F1C" w:rsidP="00E14021">
            <w:pPr>
              <w:pStyle w:val="Body"/>
              <w:ind w:left="0"/>
              <w:jc w:val="center"/>
              <w:rPr>
                <w:b/>
                <w:bCs/>
              </w:rPr>
            </w:pPr>
            <w:r w:rsidRPr="00E14021">
              <w:rPr>
                <w:b/>
                <w:bCs/>
              </w:rPr>
              <w:t>Scope</w:t>
            </w:r>
          </w:p>
        </w:tc>
        <w:tc>
          <w:tcPr>
            <w:tcW w:w="0" w:type="auto"/>
            <w:shd w:val="pct15" w:color="auto" w:fill="auto"/>
            <w:noWrap/>
            <w:hideMark/>
          </w:tcPr>
          <w:p w14:paraId="1211AB5A" w14:textId="77777777" w:rsidR="00205F1C" w:rsidRPr="00E14021" w:rsidRDefault="00205F1C" w:rsidP="00E14021">
            <w:pPr>
              <w:pStyle w:val="Body"/>
              <w:ind w:left="0"/>
              <w:jc w:val="center"/>
              <w:rPr>
                <w:b/>
                <w:bCs/>
              </w:rPr>
            </w:pPr>
            <w:r w:rsidRPr="00E14021">
              <w:rPr>
                <w:b/>
                <w:bCs/>
              </w:rPr>
              <w:t>Target</w:t>
            </w:r>
          </w:p>
        </w:tc>
        <w:tc>
          <w:tcPr>
            <w:tcW w:w="0" w:type="auto"/>
            <w:shd w:val="pct15" w:color="auto" w:fill="auto"/>
            <w:noWrap/>
            <w:hideMark/>
          </w:tcPr>
          <w:p w14:paraId="4AE74AAD" w14:textId="77777777" w:rsidR="00205F1C" w:rsidRPr="00E14021" w:rsidRDefault="00205F1C" w:rsidP="00E14021">
            <w:pPr>
              <w:pStyle w:val="Body"/>
              <w:ind w:left="0"/>
              <w:jc w:val="center"/>
              <w:rPr>
                <w:b/>
                <w:bCs/>
              </w:rPr>
            </w:pPr>
            <w:r w:rsidRPr="00E14021">
              <w:rPr>
                <w:b/>
                <w:bCs/>
              </w:rPr>
              <w:t>Access Path</w:t>
            </w:r>
          </w:p>
        </w:tc>
      </w:tr>
      <w:tr w:rsidR="00E14021" w:rsidRPr="00CD6002" w14:paraId="03EA4123" w14:textId="77777777" w:rsidTr="00E14021">
        <w:tc>
          <w:tcPr>
            <w:tcW w:w="1327" w:type="dxa"/>
            <w:hideMark/>
          </w:tcPr>
          <w:p w14:paraId="003860FC" w14:textId="77777777" w:rsidR="00205F1C" w:rsidRPr="00CD6002" w:rsidRDefault="00205F1C" w:rsidP="00E14021">
            <w:pPr>
              <w:pStyle w:val="Body"/>
              <w:ind w:left="0"/>
            </w:pPr>
            <w:r w:rsidRPr="00CD6002">
              <w:t>Intranet NLB</w:t>
            </w:r>
          </w:p>
        </w:tc>
        <w:tc>
          <w:tcPr>
            <w:tcW w:w="1553" w:type="dxa"/>
            <w:hideMark/>
          </w:tcPr>
          <w:p w14:paraId="0DED5B4C" w14:textId="77777777" w:rsidR="00205F1C" w:rsidRPr="00CD6002" w:rsidRDefault="00205F1C" w:rsidP="00E14021">
            <w:pPr>
              <w:pStyle w:val="Body"/>
              <w:ind w:left="0"/>
            </w:pPr>
            <w:r w:rsidRPr="00CD6002">
              <w:t>Network Load Balancer</w:t>
            </w:r>
          </w:p>
        </w:tc>
        <w:tc>
          <w:tcPr>
            <w:tcW w:w="971" w:type="dxa"/>
            <w:hideMark/>
          </w:tcPr>
          <w:p w14:paraId="65D42B7B" w14:textId="710427A8" w:rsidR="00205F1C" w:rsidRPr="00CD6002" w:rsidRDefault="00205F1C" w:rsidP="00E14021">
            <w:pPr>
              <w:pStyle w:val="Body"/>
              <w:ind w:left="0"/>
            </w:pPr>
            <w:r w:rsidRPr="00CD6002">
              <w:t>Internal</w:t>
            </w:r>
          </w:p>
        </w:tc>
        <w:tc>
          <w:tcPr>
            <w:tcW w:w="0" w:type="auto"/>
            <w:hideMark/>
          </w:tcPr>
          <w:p w14:paraId="1794F0B9" w14:textId="77777777" w:rsidR="00205F1C" w:rsidRPr="00CD6002" w:rsidRDefault="00205F1C" w:rsidP="00E14021">
            <w:pPr>
              <w:pStyle w:val="Body"/>
              <w:ind w:left="0"/>
            </w:pPr>
            <w:r w:rsidRPr="00CD6002">
              <w:t>ZLUI Service (port 80/443)</w:t>
            </w:r>
          </w:p>
        </w:tc>
        <w:tc>
          <w:tcPr>
            <w:tcW w:w="0" w:type="auto"/>
            <w:hideMark/>
          </w:tcPr>
          <w:p w14:paraId="47E3A97F" w14:textId="0E80A6E9" w:rsidR="00205F1C" w:rsidRPr="00CD6002" w:rsidRDefault="00205F1C" w:rsidP="00E14021">
            <w:pPr>
              <w:pStyle w:val="Body"/>
              <w:ind w:left="0"/>
            </w:pPr>
            <w:r w:rsidRPr="00CD6002">
              <w:t xml:space="preserve">Admin EC2 </w:t>
            </w:r>
            <w:r w:rsidR="00D549A3">
              <w:t>&gt;</w:t>
            </w:r>
            <w:r w:rsidRPr="00CD6002">
              <w:t xml:space="preserve"> Browser </w:t>
            </w:r>
            <w:r w:rsidR="00D549A3">
              <w:t>&gt;</w:t>
            </w:r>
            <w:r w:rsidRPr="00CD6002">
              <w:t xml:space="preserve"> http://zlui-internal.elb.</w:t>
            </w:r>
          </w:p>
        </w:tc>
      </w:tr>
    </w:tbl>
    <w:p w14:paraId="3F7FCFEB" w14:textId="77777777" w:rsidR="00E14021" w:rsidRPr="00354CF6" w:rsidRDefault="00205F1C" w:rsidP="00354CF6">
      <w:pPr>
        <w:pStyle w:val="Body"/>
        <w:rPr>
          <w:b/>
          <w:bCs/>
        </w:rPr>
      </w:pPr>
      <w:r w:rsidRPr="00354CF6">
        <w:rPr>
          <w:b/>
          <w:bCs/>
        </w:rPr>
        <w:t>User Access:</w:t>
      </w:r>
    </w:p>
    <w:p w14:paraId="28017EAB" w14:textId="1D67E7D2" w:rsidR="00205F1C" w:rsidRPr="00354CF6" w:rsidRDefault="00205F1C" w:rsidP="00354CF6">
      <w:pPr>
        <w:pStyle w:val="Body"/>
      </w:pPr>
      <w:r w:rsidRPr="00354CF6">
        <w:t xml:space="preserve">End User </w:t>
      </w:r>
      <w:r w:rsidRPr="00354CF6">
        <w:rPr>
          <w:rFonts w:ascii="Wingdings" w:eastAsia="Wingdings" w:hAnsi="Wingdings" w:cs="Wingdings"/>
        </w:rPr>
        <w:t>à</w:t>
      </w:r>
      <w:r w:rsidRPr="00354CF6">
        <w:t xml:space="preserve"> RDP (3389) </w:t>
      </w:r>
      <w:r w:rsidRPr="00354CF6">
        <w:rPr>
          <w:rFonts w:ascii="Wingdings" w:eastAsia="Wingdings" w:hAnsi="Wingdings" w:cs="Wingdings"/>
        </w:rPr>
        <w:t>à</w:t>
      </w:r>
      <w:r w:rsidRPr="00354CF6">
        <w:t xml:space="preserve"> Admin EC2 </w:t>
      </w:r>
      <w:r w:rsidRPr="00354CF6">
        <w:rPr>
          <w:rFonts w:ascii="Wingdings" w:eastAsia="Wingdings" w:hAnsi="Wingdings" w:cs="Wingdings"/>
        </w:rPr>
        <w:t>à</w:t>
      </w:r>
      <w:r w:rsidRPr="00354CF6">
        <w:t xml:space="preserve"> Browser </w:t>
      </w:r>
      <w:r w:rsidRPr="00354CF6">
        <w:rPr>
          <w:rFonts w:ascii="Wingdings" w:eastAsia="Wingdings" w:hAnsi="Wingdings" w:cs="Wingdings"/>
        </w:rPr>
        <w:t>à</w:t>
      </w:r>
      <w:r w:rsidRPr="00354CF6">
        <w:t xml:space="preserve"> Intranet NLB </w:t>
      </w:r>
      <w:r w:rsidRPr="00354CF6">
        <w:rPr>
          <w:rFonts w:ascii="Wingdings" w:eastAsia="Wingdings" w:hAnsi="Wingdings" w:cs="Wingdings"/>
        </w:rPr>
        <w:t>à</w:t>
      </w:r>
      <w:r w:rsidRPr="00354CF6">
        <w:t xml:space="preserve"> ZLUI Pod</w:t>
      </w:r>
    </w:p>
    <w:p w14:paraId="3222DFC0" w14:textId="60D864D3" w:rsidR="00205F1C" w:rsidRPr="00E14021" w:rsidRDefault="00205F1C" w:rsidP="00DB4327">
      <w:pPr>
        <w:pStyle w:val="Heading2"/>
        <w:rPr>
          <w:rFonts w:eastAsiaTheme="minorEastAsia"/>
        </w:rPr>
      </w:pPr>
      <w:bookmarkStart w:id="477" w:name="_Toc214036313"/>
      <w:bookmarkStart w:id="478" w:name="_Ref213998070"/>
      <w:bookmarkStart w:id="479" w:name="_Toc216514407"/>
      <w:r w:rsidRPr="00CD6002">
        <w:rPr>
          <w:rFonts w:eastAsiaTheme="minorEastAsia"/>
        </w:rPr>
        <w:t>Storage Layer Integration (CSI + IAM)</w:t>
      </w:r>
      <w:bookmarkEnd w:id="477"/>
      <w:bookmarkEnd w:id="478"/>
      <w:bookmarkEnd w:id="479"/>
    </w:p>
    <w:tbl>
      <w:tblPr>
        <w:tblStyle w:val="TableGrid"/>
        <w:tblW w:w="0" w:type="auto"/>
        <w:tblInd w:w="805" w:type="dxa"/>
        <w:tblLook w:val="04A0" w:firstRow="1" w:lastRow="0" w:firstColumn="1" w:lastColumn="0" w:noHBand="0" w:noVBand="1"/>
      </w:tblPr>
      <w:tblGrid>
        <w:gridCol w:w="1620"/>
        <w:gridCol w:w="2220"/>
        <w:gridCol w:w="1426"/>
        <w:gridCol w:w="2084"/>
        <w:gridCol w:w="2635"/>
      </w:tblGrid>
      <w:tr w:rsidR="00205F1C" w:rsidRPr="00CD6002" w14:paraId="00165D25" w14:textId="77777777" w:rsidTr="00354CF6">
        <w:tc>
          <w:tcPr>
            <w:tcW w:w="1620" w:type="dxa"/>
            <w:shd w:val="pct15" w:color="auto" w:fill="auto"/>
            <w:noWrap/>
            <w:hideMark/>
          </w:tcPr>
          <w:p w14:paraId="7EEE8A9C" w14:textId="77777777" w:rsidR="00205F1C" w:rsidRPr="00354CF6" w:rsidRDefault="00205F1C" w:rsidP="00DB4327">
            <w:pPr>
              <w:pStyle w:val="Body"/>
              <w:keepNext/>
              <w:keepLines/>
              <w:ind w:left="29" w:right="29"/>
              <w:jc w:val="center"/>
              <w:rPr>
                <w:b/>
                <w:bCs/>
              </w:rPr>
            </w:pPr>
            <w:r w:rsidRPr="00354CF6">
              <w:rPr>
                <w:b/>
                <w:bCs/>
              </w:rPr>
              <w:t>Storage</w:t>
            </w:r>
          </w:p>
        </w:tc>
        <w:tc>
          <w:tcPr>
            <w:tcW w:w="2220" w:type="dxa"/>
            <w:shd w:val="pct15" w:color="auto" w:fill="auto"/>
            <w:noWrap/>
            <w:hideMark/>
          </w:tcPr>
          <w:p w14:paraId="204875EA" w14:textId="77777777" w:rsidR="00205F1C" w:rsidRPr="00354CF6" w:rsidRDefault="00205F1C" w:rsidP="00DB4327">
            <w:pPr>
              <w:pStyle w:val="Body"/>
              <w:keepNext/>
              <w:keepLines/>
              <w:ind w:left="29" w:right="29"/>
              <w:jc w:val="center"/>
              <w:rPr>
                <w:b/>
                <w:bCs/>
              </w:rPr>
            </w:pPr>
            <w:r w:rsidRPr="00354CF6">
              <w:rPr>
                <w:b/>
                <w:bCs/>
              </w:rPr>
              <w:t>Type</w:t>
            </w:r>
          </w:p>
        </w:tc>
        <w:tc>
          <w:tcPr>
            <w:tcW w:w="0" w:type="auto"/>
            <w:shd w:val="pct15" w:color="auto" w:fill="auto"/>
            <w:noWrap/>
            <w:hideMark/>
          </w:tcPr>
          <w:p w14:paraId="16E05393" w14:textId="77777777" w:rsidR="00205F1C" w:rsidRPr="00354CF6" w:rsidRDefault="00205F1C" w:rsidP="00DB4327">
            <w:pPr>
              <w:pStyle w:val="Body"/>
              <w:keepNext/>
              <w:keepLines/>
              <w:ind w:left="29" w:right="29"/>
              <w:jc w:val="center"/>
              <w:rPr>
                <w:b/>
                <w:bCs/>
              </w:rPr>
            </w:pPr>
            <w:r w:rsidRPr="00354CF6">
              <w:rPr>
                <w:b/>
                <w:bCs/>
              </w:rPr>
              <w:t>Used By</w:t>
            </w:r>
          </w:p>
        </w:tc>
        <w:tc>
          <w:tcPr>
            <w:tcW w:w="0" w:type="auto"/>
            <w:shd w:val="pct15" w:color="auto" w:fill="auto"/>
            <w:noWrap/>
            <w:hideMark/>
          </w:tcPr>
          <w:p w14:paraId="36F2DF68" w14:textId="77777777" w:rsidR="00205F1C" w:rsidRPr="00354CF6" w:rsidRDefault="00205F1C" w:rsidP="00DB4327">
            <w:pPr>
              <w:pStyle w:val="Body"/>
              <w:keepNext/>
              <w:keepLines/>
              <w:ind w:left="29" w:right="29"/>
              <w:jc w:val="center"/>
              <w:rPr>
                <w:b/>
                <w:bCs/>
              </w:rPr>
            </w:pPr>
            <w:r w:rsidRPr="00354CF6">
              <w:rPr>
                <w:b/>
                <w:bCs/>
              </w:rPr>
              <w:t>Mount/Access</w:t>
            </w:r>
          </w:p>
        </w:tc>
        <w:tc>
          <w:tcPr>
            <w:tcW w:w="0" w:type="auto"/>
            <w:shd w:val="pct15" w:color="auto" w:fill="auto"/>
            <w:noWrap/>
            <w:hideMark/>
          </w:tcPr>
          <w:p w14:paraId="1E716AAE" w14:textId="77777777" w:rsidR="00205F1C" w:rsidRPr="00354CF6" w:rsidRDefault="00205F1C" w:rsidP="00DB4327">
            <w:pPr>
              <w:pStyle w:val="Body"/>
              <w:keepNext/>
              <w:keepLines/>
              <w:ind w:left="29" w:right="29"/>
              <w:jc w:val="center"/>
              <w:rPr>
                <w:b/>
                <w:bCs/>
              </w:rPr>
            </w:pPr>
            <w:r w:rsidRPr="00354CF6">
              <w:rPr>
                <w:b/>
                <w:bCs/>
              </w:rPr>
              <w:t>IAM Permissions</w:t>
            </w:r>
          </w:p>
        </w:tc>
      </w:tr>
      <w:tr w:rsidR="00205F1C" w:rsidRPr="00CD6002" w14:paraId="6C79B0E8" w14:textId="77777777" w:rsidTr="00354CF6">
        <w:tc>
          <w:tcPr>
            <w:tcW w:w="1620" w:type="dxa"/>
            <w:hideMark/>
          </w:tcPr>
          <w:p w14:paraId="7500164D" w14:textId="77777777" w:rsidR="00205F1C" w:rsidRPr="00CD6002" w:rsidRDefault="00205F1C" w:rsidP="00DB4327">
            <w:pPr>
              <w:pStyle w:val="Body"/>
              <w:keepNext/>
              <w:keepLines/>
              <w:ind w:left="29" w:right="29"/>
            </w:pPr>
            <w:r w:rsidRPr="00CD6002">
              <w:t>Amazon RDS</w:t>
            </w:r>
          </w:p>
        </w:tc>
        <w:tc>
          <w:tcPr>
            <w:tcW w:w="2220" w:type="dxa"/>
            <w:hideMark/>
          </w:tcPr>
          <w:p w14:paraId="1F647B37" w14:textId="77777777" w:rsidR="00205F1C" w:rsidRPr="00CD6002" w:rsidRDefault="00205F1C" w:rsidP="00DB4327">
            <w:pPr>
              <w:pStyle w:val="Body"/>
              <w:keepNext/>
              <w:keepLines/>
              <w:ind w:left="29" w:right="29"/>
            </w:pPr>
            <w:r w:rsidRPr="00CD6002">
              <w:t>Relational DB (MySQL/PostgreSQL)</w:t>
            </w:r>
          </w:p>
        </w:tc>
        <w:tc>
          <w:tcPr>
            <w:tcW w:w="0" w:type="auto"/>
            <w:hideMark/>
          </w:tcPr>
          <w:p w14:paraId="6CD7BC2D" w14:textId="77777777" w:rsidR="00205F1C" w:rsidRPr="00CD6002" w:rsidRDefault="00205F1C" w:rsidP="00DB4327">
            <w:pPr>
              <w:pStyle w:val="Body"/>
              <w:keepNext/>
              <w:keepLines/>
              <w:ind w:left="29" w:right="29"/>
            </w:pPr>
            <w:r w:rsidRPr="00CD6002">
              <w:t>All ZL Pods</w:t>
            </w:r>
          </w:p>
        </w:tc>
        <w:tc>
          <w:tcPr>
            <w:tcW w:w="0" w:type="auto"/>
            <w:hideMark/>
          </w:tcPr>
          <w:p w14:paraId="2B5B0A54" w14:textId="77777777" w:rsidR="00205F1C" w:rsidRPr="00CD6002" w:rsidRDefault="00205F1C" w:rsidP="00DB4327">
            <w:pPr>
              <w:pStyle w:val="Body"/>
              <w:keepNext/>
              <w:keepLines/>
              <w:ind w:left="29" w:right="29"/>
            </w:pPr>
            <w:r w:rsidRPr="00CD6002">
              <w:t>JDBC/SQL over VPC</w:t>
            </w:r>
          </w:p>
        </w:tc>
        <w:tc>
          <w:tcPr>
            <w:tcW w:w="0" w:type="auto"/>
            <w:hideMark/>
          </w:tcPr>
          <w:p w14:paraId="5EA7F548" w14:textId="77777777" w:rsidR="00205F1C" w:rsidRPr="00CD6002" w:rsidRDefault="00205F1C" w:rsidP="00DB4327">
            <w:pPr>
              <w:pStyle w:val="Body"/>
              <w:keepNext/>
              <w:keepLines/>
              <w:ind w:left="29" w:right="29"/>
            </w:pPr>
            <w:proofErr w:type="spellStart"/>
            <w:proofErr w:type="gramStart"/>
            <w:r w:rsidRPr="00CD6002">
              <w:t>rds:Describe</w:t>
            </w:r>
            <w:proofErr w:type="spellEnd"/>
            <w:proofErr w:type="gramEnd"/>
            <w:r w:rsidRPr="00CD6002">
              <w:t xml:space="preserve">*, </w:t>
            </w:r>
            <w:proofErr w:type="spellStart"/>
            <w:r w:rsidRPr="00CD6002">
              <w:t>rds-</w:t>
            </w:r>
            <w:proofErr w:type="gramStart"/>
            <w:r w:rsidRPr="00CD6002">
              <w:t>db:connect</w:t>
            </w:r>
            <w:proofErr w:type="spellEnd"/>
            <w:proofErr w:type="gramEnd"/>
          </w:p>
        </w:tc>
      </w:tr>
      <w:tr w:rsidR="00205F1C" w:rsidRPr="00CD6002" w14:paraId="7EC564F1" w14:textId="77777777" w:rsidTr="00354CF6">
        <w:tc>
          <w:tcPr>
            <w:tcW w:w="1620" w:type="dxa"/>
            <w:hideMark/>
          </w:tcPr>
          <w:p w14:paraId="1384A7C0" w14:textId="77777777" w:rsidR="00205F1C" w:rsidRPr="00CD6002" w:rsidRDefault="00205F1C" w:rsidP="00DB4327">
            <w:pPr>
              <w:pStyle w:val="Body"/>
              <w:keepNext/>
              <w:keepLines/>
              <w:ind w:left="29" w:right="29"/>
            </w:pPr>
            <w:r w:rsidRPr="00CD6002">
              <w:t>Amazon EFS</w:t>
            </w:r>
          </w:p>
        </w:tc>
        <w:tc>
          <w:tcPr>
            <w:tcW w:w="2220" w:type="dxa"/>
            <w:hideMark/>
          </w:tcPr>
          <w:p w14:paraId="632420C7" w14:textId="77777777" w:rsidR="00205F1C" w:rsidRPr="00CD6002" w:rsidRDefault="00205F1C" w:rsidP="00DB4327">
            <w:pPr>
              <w:pStyle w:val="Body"/>
              <w:keepNext/>
              <w:keepLines/>
              <w:ind w:left="29" w:right="29"/>
            </w:pPr>
            <w:r w:rsidRPr="00CD6002">
              <w:t>Shared NFS</w:t>
            </w:r>
          </w:p>
        </w:tc>
        <w:tc>
          <w:tcPr>
            <w:tcW w:w="0" w:type="auto"/>
            <w:hideMark/>
          </w:tcPr>
          <w:p w14:paraId="7C0A5CB0" w14:textId="77777777" w:rsidR="00205F1C" w:rsidRPr="00CD6002" w:rsidRDefault="00205F1C" w:rsidP="00DB4327">
            <w:pPr>
              <w:pStyle w:val="Body"/>
              <w:keepNext/>
              <w:keepLines/>
              <w:ind w:left="29" w:right="29"/>
            </w:pPr>
            <w:r w:rsidRPr="00CD6002">
              <w:t>ZLUI, Tika, Search</w:t>
            </w:r>
          </w:p>
        </w:tc>
        <w:tc>
          <w:tcPr>
            <w:tcW w:w="0" w:type="auto"/>
            <w:hideMark/>
          </w:tcPr>
          <w:p w14:paraId="3492C972" w14:textId="77777777" w:rsidR="00205F1C" w:rsidRPr="00CD6002" w:rsidRDefault="00205F1C" w:rsidP="00DB4327">
            <w:pPr>
              <w:pStyle w:val="Body"/>
              <w:keepNext/>
              <w:keepLines/>
              <w:ind w:left="29" w:right="29"/>
            </w:pPr>
            <w:r w:rsidRPr="00CD6002">
              <w:t>Mounted via CSI Driver</w:t>
            </w:r>
          </w:p>
        </w:tc>
        <w:tc>
          <w:tcPr>
            <w:tcW w:w="0" w:type="auto"/>
            <w:hideMark/>
          </w:tcPr>
          <w:p w14:paraId="7E46D77A" w14:textId="77777777" w:rsidR="00205F1C" w:rsidRPr="00CD6002" w:rsidRDefault="00205F1C" w:rsidP="00DB4327">
            <w:pPr>
              <w:pStyle w:val="Body"/>
              <w:keepNext/>
              <w:keepLines/>
              <w:ind w:left="29" w:right="29"/>
            </w:pPr>
            <w:proofErr w:type="spellStart"/>
            <w:proofErr w:type="gramStart"/>
            <w:r w:rsidRPr="00CD6002">
              <w:t>elasticfilesystem</w:t>
            </w:r>
            <w:proofErr w:type="spellEnd"/>
            <w:r w:rsidRPr="00CD6002">
              <w:t>:*</w:t>
            </w:r>
            <w:proofErr w:type="gramEnd"/>
          </w:p>
        </w:tc>
      </w:tr>
      <w:tr w:rsidR="00205F1C" w:rsidRPr="00CD6002" w14:paraId="27DE5065" w14:textId="77777777" w:rsidTr="00354CF6">
        <w:tc>
          <w:tcPr>
            <w:tcW w:w="1620" w:type="dxa"/>
            <w:hideMark/>
          </w:tcPr>
          <w:p w14:paraId="75BE7B0B" w14:textId="77777777" w:rsidR="00205F1C" w:rsidRPr="00CD6002" w:rsidRDefault="00205F1C" w:rsidP="00354CF6">
            <w:pPr>
              <w:pStyle w:val="Body"/>
              <w:ind w:left="29" w:right="29"/>
            </w:pPr>
            <w:r w:rsidRPr="00CD6002">
              <w:t>Amazon S3</w:t>
            </w:r>
          </w:p>
        </w:tc>
        <w:tc>
          <w:tcPr>
            <w:tcW w:w="2220" w:type="dxa"/>
            <w:hideMark/>
          </w:tcPr>
          <w:p w14:paraId="27833AD3" w14:textId="77777777" w:rsidR="00205F1C" w:rsidRPr="00CD6002" w:rsidRDefault="00205F1C" w:rsidP="00354CF6">
            <w:pPr>
              <w:pStyle w:val="Body"/>
              <w:ind w:left="29" w:right="29"/>
            </w:pPr>
            <w:r w:rsidRPr="00CD6002">
              <w:t>Object Storage</w:t>
            </w:r>
          </w:p>
        </w:tc>
        <w:tc>
          <w:tcPr>
            <w:tcW w:w="0" w:type="auto"/>
            <w:hideMark/>
          </w:tcPr>
          <w:p w14:paraId="707484CB" w14:textId="77777777" w:rsidR="00205F1C" w:rsidRPr="00CD6002" w:rsidRDefault="00205F1C" w:rsidP="00354CF6">
            <w:pPr>
              <w:pStyle w:val="Body"/>
              <w:ind w:left="29" w:right="29"/>
            </w:pPr>
            <w:r w:rsidRPr="00CD6002">
              <w:t>Tika, Search</w:t>
            </w:r>
          </w:p>
        </w:tc>
        <w:tc>
          <w:tcPr>
            <w:tcW w:w="0" w:type="auto"/>
            <w:hideMark/>
          </w:tcPr>
          <w:p w14:paraId="41175F46" w14:textId="77777777" w:rsidR="00205F1C" w:rsidRPr="00CD6002" w:rsidRDefault="00205F1C" w:rsidP="00354CF6">
            <w:pPr>
              <w:pStyle w:val="Body"/>
              <w:ind w:left="29" w:right="29"/>
            </w:pPr>
            <w:r w:rsidRPr="00CD6002">
              <w:t>REST API via CSI or SDK</w:t>
            </w:r>
          </w:p>
        </w:tc>
        <w:tc>
          <w:tcPr>
            <w:tcW w:w="0" w:type="auto"/>
            <w:hideMark/>
          </w:tcPr>
          <w:p w14:paraId="38AEE044" w14:textId="77777777" w:rsidR="00205F1C" w:rsidRPr="00CD6002" w:rsidRDefault="00205F1C" w:rsidP="00354CF6">
            <w:pPr>
              <w:pStyle w:val="Body"/>
              <w:ind w:left="29" w:right="29"/>
            </w:pPr>
            <w:r w:rsidRPr="00CD6002">
              <w:t>s</w:t>
            </w:r>
            <w:proofErr w:type="gramStart"/>
            <w:r w:rsidRPr="00CD6002">
              <w:t>3:ListBucket</w:t>
            </w:r>
            <w:proofErr w:type="gramEnd"/>
            <w:r w:rsidRPr="00CD6002">
              <w:t>, s</w:t>
            </w:r>
            <w:proofErr w:type="gramStart"/>
            <w:r w:rsidRPr="00CD6002">
              <w:t>3:GetObject</w:t>
            </w:r>
            <w:proofErr w:type="gramEnd"/>
            <w:r w:rsidRPr="00CD6002">
              <w:t>, s</w:t>
            </w:r>
            <w:proofErr w:type="gramStart"/>
            <w:r w:rsidRPr="00CD6002">
              <w:t>3:PutObject</w:t>
            </w:r>
            <w:proofErr w:type="gramEnd"/>
          </w:p>
        </w:tc>
      </w:tr>
      <w:tr w:rsidR="00205F1C" w:rsidRPr="00CD6002" w14:paraId="1A0969EB" w14:textId="77777777" w:rsidTr="00354CF6">
        <w:tc>
          <w:tcPr>
            <w:tcW w:w="1620" w:type="dxa"/>
            <w:hideMark/>
          </w:tcPr>
          <w:p w14:paraId="16BEF54E" w14:textId="77777777" w:rsidR="00205F1C" w:rsidRPr="00CD6002" w:rsidRDefault="00205F1C" w:rsidP="00354CF6">
            <w:pPr>
              <w:pStyle w:val="Body"/>
              <w:ind w:left="29" w:right="29"/>
            </w:pPr>
            <w:r w:rsidRPr="00CD6002">
              <w:t>Amazon EBS</w:t>
            </w:r>
          </w:p>
        </w:tc>
        <w:tc>
          <w:tcPr>
            <w:tcW w:w="2220" w:type="dxa"/>
            <w:hideMark/>
          </w:tcPr>
          <w:p w14:paraId="36D5772C" w14:textId="77777777" w:rsidR="00205F1C" w:rsidRPr="00CD6002" w:rsidRDefault="00205F1C" w:rsidP="00354CF6">
            <w:pPr>
              <w:pStyle w:val="Body"/>
              <w:ind w:left="29" w:right="29"/>
            </w:pPr>
            <w:r w:rsidRPr="00CD6002">
              <w:t>Block Storage</w:t>
            </w:r>
          </w:p>
        </w:tc>
        <w:tc>
          <w:tcPr>
            <w:tcW w:w="0" w:type="auto"/>
            <w:hideMark/>
          </w:tcPr>
          <w:p w14:paraId="3649918D" w14:textId="77777777" w:rsidR="00205F1C" w:rsidRPr="00CD6002" w:rsidRDefault="00205F1C" w:rsidP="00354CF6">
            <w:pPr>
              <w:pStyle w:val="Body"/>
              <w:ind w:left="29" w:right="29"/>
            </w:pPr>
            <w:r w:rsidRPr="00CD6002">
              <w:t>Zookeeper Pods only</w:t>
            </w:r>
          </w:p>
        </w:tc>
        <w:tc>
          <w:tcPr>
            <w:tcW w:w="0" w:type="auto"/>
            <w:hideMark/>
          </w:tcPr>
          <w:p w14:paraId="3F619B66" w14:textId="77777777" w:rsidR="00205F1C" w:rsidRPr="00CD6002" w:rsidRDefault="00205F1C" w:rsidP="00354CF6">
            <w:pPr>
              <w:pStyle w:val="Body"/>
              <w:ind w:left="29" w:right="29"/>
            </w:pPr>
            <w:proofErr w:type="spellStart"/>
            <w:proofErr w:type="gramStart"/>
            <w:r w:rsidRPr="00CD6002">
              <w:t>PersistentVolume</w:t>
            </w:r>
            <w:proofErr w:type="spellEnd"/>
            <w:proofErr w:type="gramEnd"/>
            <w:r w:rsidRPr="00CD6002">
              <w:t xml:space="preserve"> (PV) via CSI</w:t>
            </w:r>
          </w:p>
        </w:tc>
        <w:tc>
          <w:tcPr>
            <w:tcW w:w="0" w:type="auto"/>
            <w:hideMark/>
          </w:tcPr>
          <w:p w14:paraId="1E937558" w14:textId="77777777" w:rsidR="00205F1C" w:rsidRPr="00CD6002" w:rsidRDefault="00205F1C" w:rsidP="00354CF6">
            <w:pPr>
              <w:pStyle w:val="Body"/>
              <w:ind w:left="29" w:right="29"/>
            </w:pPr>
            <w:r w:rsidRPr="00CD6002">
              <w:t>ec</w:t>
            </w:r>
            <w:proofErr w:type="gramStart"/>
            <w:r w:rsidRPr="00CD6002">
              <w:t>2:DescribeVolumes</w:t>
            </w:r>
            <w:proofErr w:type="gramEnd"/>
            <w:r w:rsidRPr="00CD6002">
              <w:t xml:space="preserve">, </w:t>
            </w:r>
            <w:proofErr w:type="gramStart"/>
            <w:r w:rsidRPr="00CD6002">
              <w:t>ebs:*</w:t>
            </w:r>
            <w:proofErr w:type="gramEnd"/>
          </w:p>
        </w:tc>
      </w:tr>
    </w:tbl>
    <w:p w14:paraId="537EC666" w14:textId="77777777" w:rsidR="00205F1C" w:rsidRPr="00354CF6" w:rsidRDefault="00205F1C" w:rsidP="00354CF6">
      <w:pPr>
        <w:pStyle w:val="Body"/>
        <w:rPr>
          <w:b/>
          <w:bCs/>
        </w:rPr>
      </w:pPr>
      <w:r w:rsidRPr="00354CF6">
        <w:rPr>
          <w:b/>
          <w:bCs/>
        </w:rPr>
        <w:t>CSI Driver Flow:</w:t>
      </w:r>
    </w:p>
    <w:p w14:paraId="418E20C7" w14:textId="77777777" w:rsidR="00205F1C" w:rsidRPr="00CD6002" w:rsidRDefault="00205F1C" w:rsidP="00354CF6">
      <w:pPr>
        <w:pStyle w:val="Body"/>
      </w:pPr>
      <w:r w:rsidRPr="00CD6002">
        <w:t xml:space="preserve">Pod </w:t>
      </w:r>
      <w:r w:rsidRPr="006B0B6F">
        <w:rPr>
          <w:rFonts w:ascii="Wingdings" w:eastAsia="Wingdings" w:hAnsi="Wingdings" w:cs="Wingdings"/>
        </w:rPr>
        <w:t>à</w:t>
      </w:r>
      <w:r>
        <w:t xml:space="preserve"> </w:t>
      </w:r>
      <w:r w:rsidRPr="00CD6002">
        <w:t xml:space="preserve">ServiceAccount </w:t>
      </w:r>
      <w:r w:rsidRPr="006B0B6F">
        <w:rPr>
          <w:rFonts w:ascii="Wingdings" w:eastAsia="Wingdings" w:hAnsi="Wingdings" w:cs="Wingdings"/>
        </w:rPr>
        <w:t>à</w:t>
      </w:r>
      <w:r>
        <w:t xml:space="preserve"> </w:t>
      </w:r>
      <w:r w:rsidRPr="00CD6002">
        <w:t xml:space="preserve">IAM Role (via OIDC) </w:t>
      </w:r>
      <w:r w:rsidRPr="006B0B6F">
        <w:rPr>
          <w:rFonts w:ascii="Wingdings" w:eastAsia="Wingdings" w:hAnsi="Wingdings" w:cs="Wingdings"/>
        </w:rPr>
        <w:t>à</w:t>
      </w:r>
      <w:r>
        <w:t xml:space="preserve"> </w:t>
      </w:r>
      <w:r w:rsidRPr="00CD6002">
        <w:t xml:space="preserve">Policy </w:t>
      </w:r>
      <w:r w:rsidRPr="006B0B6F">
        <w:rPr>
          <w:rFonts w:ascii="Wingdings" w:eastAsia="Wingdings" w:hAnsi="Wingdings" w:cs="Wingdings"/>
        </w:rPr>
        <w:t>à</w:t>
      </w:r>
      <w:r>
        <w:t xml:space="preserve"> </w:t>
      </w:r>
      <w:r w:rsidRPr="00CD6002">
        <w:t>Storage Access</w:t>
      </w:r>
    </w:p>
    <w:p w14:paraId="1703927F" w14:textId="57997A75" w:rsidR="00205F1C" w:rsidRPr="00CD6002" w:rsidRDefault="00205F1C" w:rsidP="00D34904">
      <w:pPr>
        <w:pStyle w:val="Heading2"/>
        <w:rPr>
          <w:rFonts w:eastAsiaTheme="minorEastAsia"/>
        </w:rPr>
      </w:pPr>
      <w:bookmarkStart w:id="480" w:name="_Toc214036314"/>
      <w:bookmarkStart w:id="481" w:name="_Ref213998071"/>
      <w:bookmarkStart w:id="482" w:name="_Toc216514408"/>
      <w:r w:rsidRPr="00CD6002">
        <w:rPr>
          <w:rFonts w:eastAsiaTheme="minorEastAsia"/>
        </w:rPr>
        <w:t>External Integrations</w:t>
      </w:r>
      <w:bookmarkEnd w:id="480"/>
      <w:bookmarkEnd w:id="481"/>
      <w:bookmarkEnd w:id="482"/>
    </w:p>
    <w:tbl>
      <w:tblPr>
        <w:tblStyle w:val="TableGrid"/>
        <w:tblW w:w="0" w:type="auto"/>
        <w:tblInd w:w="805" w:type="dxa"/>
        <w:tblLayout w:type="fixed"/>
        <w:tblLook w:val="04A0" w:firstRow="1" w:lastRow="0" w:firstColumn="1" w:lastColumn="0" w:noHBand="0" w:noVBand="1"/>
      </w:tblPr>
      <w:tblGrid>
        <w:gridCol w:w="2106"/>
        <w:gridCol w:w="1381"/>
        <w:gridCol w:w="2715"/>
        <w:gridCol w:w="3578"/>
      </w:tblGrid>
      <w:tr w:rsidR="00205F1C" w:rsidRPr="00CD6002" w14:paraId="488FD8EE" w14:textId="77777777" w:rsidTr="00326E48">
        <w:tc>
          <w:tcPr>
            <w:tcW w:w="2106" w:type="dxa"/>
            <w:shd w:val="pct15" w:color="auto" w:fill="auto"/>
            <w:noWrap/>
            <w:hideMark/>
          </w:tcPr>
          <w:p w14:paraId="7F17E30E" w14:textId="77777777" w:rsidR="00205F1C" w:rsidRPr="00D34904" w:rsidRDefault="00205F1C" w:rsidP="00D34904">
            <w:pPr>
              <w:pStyle w:val="Body"/>
              <w:keepNext/>
              <w:keepLines/>
              <w:ind w:left="0"/>
              <w:jc w:val="center"/>
              <w:rPr>
                <w:b/>
                <w:bCs/>
              </w:rPr>
            </w:pPr>
            <w:r w:rsidRPr="00D34904">
              <w:rPr>
                <w:b/>
                <w:bCs/>
              </w:rPr>
              <w:t>External System</w:t>
            </w:r>
          </w:p>
        </w:tc>
        <w:tc>
          <w:tcPr>
            <w:tcW w:w="1381" w:type="dxa"/>
            <w:shd w:val="pct15" w:color="auto" w:fill="auto"/>
            <w:noWrap/>
            <w:hideMark/>
          </w:tcPr>
          <w:p w14:paraId="526E96E2" w14:textId="77777777" w:rsidR="00205F1C" w:rsidRPr="00D34904" w:rsidRDefault="00205F1C" w:rsidP="00D34904">
            <w:pPr>
              <w:pStyle w:val="Body"/>
              <w:keepNext/>
              <w:keepLines/>
              <w:ind w:left="0"/>
              <w:jc w:val="center"/>
              <w:rPr>
                <w:b/>
                <w:bCs/>
              </w:rPr>
            </w:pPr>
            <w:r w:rsidRPr="00D34904">
              <w:rPr>
                <w:b/>
                <w:bCs/>
              </w:rPr>
              <w:t>Port</w:t>
            </w:r>
          </w:p>
        </w:tc>
        <w:tc>
          <w:tcPr>
            <w:tcW w:w="2715" w:type="dxa"/>
            <w:shd w:val="pct15" w:color="auto" w:fill="auto"/>
            <w:noWrap/>
            <w:hideMark/>
          </w:tcPr>
          <w:p w14:paraId="779F2D3F" w14:textId="77777777" w:rsidR="00205F1C" w:rsidRPr="00D34904" w:rsidRDefault="00205F1C" w:rsidP="00D34904">
            <w:pPr>
              <w:pStyle w:val="Body"/>
              <w:keepNext/>
              <w:keepLines/>
              <w:ind w:left="0"/>
              <w:jc w:val="center"/>
              <w:rPr>
                <w:b/>
                <w:bCs/>
              </w:rPr>
            </w:pPr>
            <w:r w:rsidRPr="00D34904">
              <w:rPr>
                <w:b/>
                <w:bCs/>
              </w:rPr>
              <w:t>Protocol</w:t>
            </w:r>
          </w:p>
        </w:tc>
        <w:tc>
          <w:tcPr>
            <w:tcW w:w="3578" w:type="dxa"/>
            <w:shd w:val="pct15" w:color="auto" w:fill="auto"/>
            <w:noWrap/>
            <w:hideMark/>
          </w:tcPr>
          <w:p w14:paraId="3097BF3A" w14:textId="77777777" w:rsidR="00205F1C" w:rsidRPr="00D34904" w:rsidRDefault="00205F1C" w:rsidP="00D34904">
            <w:pPr>
              <w:pStyle w:val="Body"/>
              <w:keepNext/>
              <w:keepLines/>
              <w:ind w:left="0"/>
              <w:jc w:val="center"/>
              <w:rPr>
                <w:b/>
                <w:bCs/>
              </w:rPr>
            </w:pPr>
            <w:r w:rsidRPr="00D34904">
              <w:rPr>
                <w:b/>
                <w:bCs/>
              </w:rPr>
              <w:t>Initiated By</w:t>
            </w:r>
          </w:p>
        </w:tc>
      </w:tr>
      <w:tr w:rsidR="00205F1C" w:rsidRPr="00CD6002" w14:paraId="6AD73AE9" w14:textId="77777777" w:rsidTr="00D34904">
        <w:tc>
          <w:tcPr>
            <w:tcW w:w="2106" w:type="dxa"/>
            <w:hideMark/>
          </w:tcPr>
          <w:p w14:paraId="5181F987" w14:textId="77777777" w:rsidR="00205F1C" w:rsidRPr="00CD6002" w:rsidRDefault="00205F1C" w:rsidP="00D34904">
            <w:pPr>
              <w:pStyle w:val="Body"/>
              <w:keepNext/>
              <w:keepLines/>
              <w:ind w:left="0"/>
            </w:pPr>
            <w:r w:rsidRPr="00CD6002">
              <w:t>Microsoft SharePoint</w:t>
            </w:r>
          </w:p>
        </w:tc>
        <w:tc>
          <w:tcPr>
            <w:tcW w:w="1381" w:type="dxa"/>
            <w:hideMark/>
          </w:tcPr>
          <w:p w14:paraId="024E8C6F" w14:textId="77777777" w:rsidR="00205F1C" w:rsidRPr="00CD6002" w:rsidRDefault="00205F1C" w:rsidP="00D34904">
            <w:pPr>
              <w:pStyle w:val="Body"/>
              <w:keepNext/>
              <w:keepLines/>
              <w:ind w:left="0"/>
            </w:pPr>
            <w:r w:rsidRPr="00CD6002">
              <w:t>9970</w:t>
            </w:r>
          </w:p>
        </w:tc>
        <w:tc>
          <w:tcPr>
            <w:tcW w:w="2715" w:type="dxa"/>
            <w:hideMark/>
          </w:tcPr>
          <w:p w14:paraId="1A6E3061" w14:textId="77777777" w:rsidR="00205F1C" w:rsidRPr="00CD6002" w:rsidRDefault="00205F1C" w:rsidP="00D34904">
            <w:pPr>
              <w:pStyle w:val="Body"/>
              <w:keepNext/>
              <w:keepLines/>
              <w:ind w:left="0"/>
            </w:pPr>
            <w:r w:rsidRPr="00CD6002">
              <w:t>HTTPS (Graph API)</w:t>
            </w:r>
          </w:p>
        </w:tc>
        <w:tc>
          <w:tcPr>
            <w:tcW w:w="3578" w:type="dxa"/>
            <w:hideMark/>
          </w:tcPr>
          <w:p w14:paraId="1042B99B" w14:textId="77777777" w:rsidR="00205F1C" w:rsidRPr="00CD6002" w:rsidRDefault="00205F1C" w:rsidP="00D34904">
            <w:pPr>
              <w:pStyle w:val="Body"/>
              <w:keepNext/>
              <w:keepLines/>
              <w:ind w:left="0"/>
            </w:pPr>
            <w:r w:rsidRPr="00CD6002">
              <w:t>ZL Application Pod</w:t>
            </w:r>
          </w:p>
        </w:tc>
      </w:tr>
      <w:tr w:rsidR="00205F1C" w:rsidRPr="00CD6002" w14:paraId="0250ECF7" w14:textId="77777777" w:rsidTr="00D34904">
        <w:tc>
          <w:tcPr>
            <w:tcW w:w="2106" w:type="dxa"/>
            <w:hideMark/>
          </w:tcPr>
          <w:p w14:paraId="5DFBE10C" w14:textId="77777777" w:rsidR="00205F1C" w:rsidRPr="00CD6002" w:rsidRDefault="00205F1C" w:rsidP="00D34904">
            <w:pPr>
              <w:pStyle w:val="Body"/>
              <w:keepNext/>
              <w:keepLines/>
              <w:ind w:left="0"/>
            </w:pPr>
            <w:r w:rsidRPr="00CD6002">
              <w:t>File Shares</w:t>
            </w:r>
          </w:p>
        </w:tc>
        <w:tc>
          <w:tcPr>
            <w:tcW w:w="1381" w:type="dxa"/>
            <w:hideMark/>
          </w:tcPr>
          <w:p w14:paraId="22F5727C" w14:textId="77777777" w:rsidR="00205F1C" w:rsidRPr="00CD6002" w:rsidRDefault="00205F1C" w:rsidP="00D34904">
            <w:pPr>
              <w:pStyle w:val="Body"/>
              <w:keepNext/>
              <w:keepLines/>
              <w:ind w:left="0"/>
            </w:pPr>
            <w:r w:rsidRPr="00CD6002">
              <w:t>9975</w:t>
            </w:r>
          </w:p>
        </w:tc>
        <w:tc>
          <w:tcPr>
            <w:tcW w:w="2715" w:type="dxa"/>
            <w:hideMark/>
          </w:tcPr>
          <w:p w14:paraId="3D35D2D1" w14:textId="77777777" w:rsidR="00205F1C" w:rsidRPr="00CD6002" w:rsidRDefault="00205F1C" w:rsidP="00D34904">
            <w:pPr>
              <w:pStyle w:val="Body"/>
              <w:keepNext/>
              <w:keepLines/>
              <w:ind w:left="0"/>
            </w:pPr>
            <w:r w:rsidRPr="00CD6002">
              <w:t>TCP</w:t>
            </w:r>
          </w:p>
        </w:tc>
        <w:tc>
          <w:tcPr>
            <w:tcW w:w="3578" w:type="dxa"/>
            <w:hideMark/>
          </w:tcPr>
          <w:p w14:paraId="54E5789C" w14:textId="77777777" w:rsidR="00205F1C" w:rsidRPr="00CD6002" w:rsidRDefault="00205F1C" w:rsidP="00D34904">
            <w:pPr>
              <w:pStyle w:val="Body"/>
              <w:keepNext/>
              <w:keepLines/>
              <w:ind w:left="0"/>
            </w:pPr>
            <w:r w:rsidRPr="00CD6002">
              <w:t xml:space="preserve">File Connector EC2 </w:t>
            </w:r>
            <w:r w:rsidRPr="0028784A">
              <w:rPr>
                <w:rFonts w:ascii="Wingdings" w:eastAsia="Wingdings" w:hAnsi="Wingdings" w:cs="Wingdings"/>
              </w:rPr>
              <w:t>à</w:t>
            </w:r>
            <w:r w:rsidRPr="00CD6002">
              <w:t>ZL Pod</w:t>
            </w:r>
          </w:p>
        </w:tc>
      </w:tr>
      <w:tr w:rsidR="72D9580E" w14:paraId="6842FA90" w14:textId="77777777" w:rsidTr="72D9580E">
        <w:trPr>
          <w:trHeight w:val="300"/>
        </w:trPr>
        <w:tc>
          <w:tcPr>
            <w:tcW w:w="2106" w:type="dxa"/>
            <w:hideMark/>
          </w:tcPr>
          <w:p w14:paraId="294B632D" w14:textId="2E99965D" w:rsidR="6C3B5566" w:rsidRDefault="6C3B5566" w:rsidP="00E2402E">
            <w:pPr>
              <w:pStyle w:val="Body"/>
              <w:ind w:left="0"/>
            </w:pPr>
            <w:r>
              <w:t>MS Teams</w:t>
            </w:r>
          </w:p>
        </w:tc>
        <w:tc>
          <w:tcPr>
            <w:tcW w:w="1381" w:type="dxa"/>
            <w:hideMark/>
          </w:tcPr>
          <w:p w14:paraId="3F064900" w14:textId="707FC112" w:rsidR="0A9C1493" w:rsidRDefault="0A9C1493" w:rsidP="00E2402E">
            <w:pPr>
              <w:pStyle w:val="Body"/>
              <w:ind w:left="0"/>
            </w:pPr>
            <w:r>
              <w:t>NA</w:t>
            </w:r>
          </w:p>
        </w:tc>
        <w:tc>
          <w:tcPr>
            <w:tcW w:w="2715" w:type="dxa"/>
            <w:hideMark/>
          </w:tcPr>
          <w:p w14:paraId="2F4B7B3C" w14:textId="763FE9D3" w:rsidR="6C3B5566" w:rsidRDefault="6C3B5566" w:rsidP="72D9580E">
            <w:pPr>
              <w:pStyle w:val="Body"/>
              <w:keepNext/>
              <w:keepLines/>
              <w:ind w:left="0"/>
            </w:pPr>
            <w:r>
              <w:t>HTTPS (Graph API)</w:t>
            </w:r>
          </w:p>
        </w:tc>
        <w:tc>
          <w:tcPr>
            <w:tcW w:w="3578" w:type="dxa"/>
            <w:hideMark/>
          </w:tcPr>
          <w:p w14:paraId="6AAEA118" w14:textId="26EEBA93" w:rsidR="6C3B5566" w:rsidRDefault="6C3B5566" w:rsidP="72D9580E">
            <w:pPr>
              <w:pStyle w:val="Body"/>
              <w:keepNext/>
              <w:keepLines/>
              <w:ind w:left="0"/>
            </w:pPr>
            <w:r>
              <w:t>ZL Application Pod</w:t>
            </w:r>
          </w:p>
        </w:tc>
      </w:tr>
      <w:tr w:rsidR="72D9580E" w14:paraId="58085317" w14:textId="77777777" w:rsidTr="72D9580E">
        <w:trPr>
          <w:trHeight w:val="300"/>
        </w:trPr>
        <w:tc>
          <w:tcPr>
            <w:tcW w:w="2106" w:type="dxa"/>
            <w:hideMark/>
          </w:tcPr>
          <w:p w14:paraId="046B96C9" w14:textId="01CC897B" w:rsidR="4E698417" w:rsidRDefault="4E698417" w:rsidP="00E2402E">
            <w:pPr>
              <w:pStyle w:val="Body"/>
              <w:ind w:left="0"/>
            </w:pPr>
            <w:r>
              <w:t>O365 User Synch</w:t>
            </w:r>
          </w:p>
        </w:tc>
        <w:tc>
          <w:tcPr>
            <w:tcW w:w="1381" w:type="dxa"/>
            <w:hideMark/>
          </w:tcPr>
          <w:p w14:paraId="481FC107" w14:textId="54FB0D39" w:rsidR="4E698417" w:rsidRDefault="4E698417" w:rsidP="00E2402E">
            <w:pPr>
              <w:pStyle w:val="Body"/>
              <w:ind w:left="0"/>
            </w:pPr>
            <w:r>
              <w:t>9983</w:t>
            </w:r>
          </w:p>
        </w:tc>
        <w:tc>
          <w:tcPr>
            <w:tcW w:w="2715" w:type="dxa"/>
            <w:hideMark/>
          </w:tcPr>
          <w:p w14:paraId="694B2DA6" w14:textId="116BCF42" w:rsidR="4E698417" w:rsidRDefault="4E698417" w:rsidP="00E2402E">
            <w:pPr>
              <w:pStyle w:val="Body"/>
              <w:ind w:left="0"/>
            </w:pPr>
            <w:r>
              <w:t>TCP</w:t>
            </w:r>
            <w:r w:rsidR="6C90D86B">
              <w:t>, API Call</w:t>
            </w:r>
          </w:p>
        </w:tc>
        <w:tc>
          <w:tcPr>
            <w:tcW w:w="3578" w:type="dxa"/>
            <w:hideMark/>
          </w:tcPr>
          <w:p w14:paraId="4BC32F0A" w14:textId="531305A3" w:rsidR="4E698417" w:rsidRDefault="4E698417" w:rsidP="00E2402E">
            <w:pPr>
              <w:pStyle w:val="Body"/>
              <w:ind w:left="0"/>
            </w:pPr>
            <w:r>
              <w:t xml:space="preserve">O365 </w:t>
            </w:r>
            <w:r w:rsidR="275D847A">
              <w:t>Connect</w:t>
            </w:r>
            <w:r w:rsidR="647B8DC7">
              <w:t>or (</w:t>
            </w:r>
            <w:r>
              <w:t xml:space="preserve">ZL MS Data Connector) </w:t>
            </w:r>
            <w:r w:rsidR="7A67518D">
              <w:t xml:space="preserve">EC2 </w:t>
            </w:r>
            <w:r w:rsidR="7A67518D" w:rsidRPr="72D9580E">
              <w:rPr>
                <w:rFonts w:ascii="Wingdings" w:eastAsia="Wingdings" w:hAnsi="Wingdings" w:cs="Wingdings"/>
              </w:rPr>
              <w:t>à</w:t>
            </w:r>
            <w:r w:rsidR="7A67518D">
              <w:t xml:space="preserve"> ZL POD</w:t>
            </w:r>
          </w:p>
        </w:tc>
      </w:tr>
    </w:tbl>
    <w:p w14:paraId="00899024" w14:textId="39501E66" w:rsidR="00205F1C" w:rsidRPr="00D34904" w:rsidRDefault="00E14021" w:rsidP="00E2402E">
      <w:pPr>
        <w:pStyle w:val="Body"/>
        <w:keepNext/>
        <w:keepLines/>
      </w:pPr>
      <w:r>
        <w:t>The following p</w:t>
      </w:r>
      <w:r w:rsidR="00205F1C" w:rsidRPr="00D34904">
        <w:t>orts</w:t>
      </w:r>
      <w:r>
        <w:t xml:space="preserve"> are used</w:t>
      </w:r>
      <w:r w:rsidR="00205F1C" w:rsidRPr="00D34904">
        <w:t>:</w:t>
      </w:r>
    </w:p>
    <w:p w14:paraId="3BA0E153" w14:textId="77777777" w:rsidR="00E2402E" w:rsidRDefault="00205F1C" w:rsidP="00E2402E">
      <w:pPr>
        <w:pStyle w:val="Body"/>
        <w:keepNext/>
        <w:keepLines/>
        <w:numPr>
          <w:ilvl w:val="0"/>
          <w:numId w:val="20"/>
        </w:numPr>
      </w:pPr>
      <w:r w:rsidRPr="00D34904">
        <w:t>9970: Opened in ZL Service YAML</w:t>
      </w:r>
    </w:p>
    <w:p w14:paraId="2BF90102" w14:textId="77777777" w:rsidR="00E2402E" w:rsidRDefault="640854F7" w:rsidP="00E540A9">
      <w:pPr>
        <w:pStyle w:val="Body"/>
        <w:numPr>
          <w:ilvl w:val="0"/>
          <w:numId w:val="20"/>
        </w:numPr>
      </w:pPr>
      <w:r>
        <w:t xml:space="preserve">9983: </w:t>
      </w:r>
      <w:r w:rsidR="4A9D32C6">
        <w:t xml:space="preserve">Opened in </w:t>
      </w:r>
      <w:r w:rsidR="6293352A">
        <w:t>Security Group, Windows Firewall, and ZL Service</w:t>
      </w:r>
    </w:p>
    <w:p w14:paraId="450AEC4F" w14:textId="18ECF94E" w:rsidR="00205F1C" w:rsidRPr="00D34904" w:rsidRDefault="00205F1C" w:rsidP="00E540A9">
      <w:pPr>
        <w:pStyle w:val="Body"/>
        <w:numPr>
          <w:ilvl w:val="0"/>
          <w:numId w:val="20"/>
        </w:numPr>
      </w:pPr>
      <w:r w:rsidRPr="00D34904">
        <w:t>9975: Opened in File Connector SG, Windows Firewall, and ZL Service</w:t>
      </w:r>
    </w:p>
    <w:p w14:paraId="368AC00B" w14:textId="174BADE8" w:rsidR="00205F1C" w:rsidRPr="00CD6002" w:rsidRDefault="00205F1C" w:rsidP="00CC0394">
      <w:pPr>
        <w:pStyle w:val="Heading2"/>
        <w:rPr>
          <w:rFonts w:eastAsiaTheme="minorEastAsia"/>
        </w:rPr>
      </w:pPr>
      <w:bookmarkStart w:id="483" w:name="_Toc214036315"/>
      <w:bookmarkStart w:id="484" w:name="_Ref213998074"/>
      <w:bookmarkStart w:id="485" w:name="_Toc216514409"/>
      <w:r w:rsidRPr="00CD6002">
        <w:rPr>
          <w:rFonts w:eastAsiaTheme="minorEastAsia"/>
        </w:rPr>
        <w:t>Security &amp; Compliance</w:t>
      </w:r>
      <w:bookmarkEnd w:id="483"/>
      <w:bookmarkEnd w:id="484"/>
      <w:bookmarkEnd w:id="485"/>
    </w:p>
    <w:tbl>
      <w:tblPr>
        <w:tblStyle w:val="TableGrid"/>
        <w:tblW w:w="0" w:type="auto"/>
        <w:tblInd w:w="715" w:type="dxa"/>
        <w:tblLook w:val="04A0" w:firstRow="1" w:lastRow="0" w:firstColumn="1" w:lastColumn="0" w:noHBand="0" w:noVBand="1"/>
      </w:tblPr>
      <w:tblGrid>
        <w:gridCol w:w="2340"/>
        <w:gridCol w:w="6030"/>
      </w:tblGrid>
      <w:tr w:rsidR="00205F1C" w:rsidRPr="00CD6002" w14:paraId="4CC5FDA7" w14:textId="77777777" w:rsidTr="00BF7EE9">
        <w:tc>
          <w:tcPr>
            <w:tcW w:w="2340" w:type="dxa"/>
            <w:shd w:val="pct15" w:color="auto" w:fill="auto"/>
            <w:noWrap/>
            <w:hideMark/>
          </w:tcPr>
          <w:p w14:paraId="03F6483B" w14:textId="77777777" w:rsidR="00205F1C" w:rsidRPr="00BF7EE9" w:rsidRDefault="00205F1C" w:rsidP="00E2402E">
            <w:pPr>
              <w:pStyle w:val="Body"/>
              <w:keepNext/>
              <w:keepLines/>
              <w:rPr>
                <w:b/>
                <w:bCs/>
              </w:rPr>
            </w:pPr>
            <w:r w:rsidRPr="00BF7EE9">
              <w:rPr>
                <w:b/>
                <w:bCs/>
              </w:rPr>
              <w:t>Control</w:t>
            </w:r>
          </w:p>
        </w:tc>
        <w:tc>
          <w:tcPr>
            <w:tcW w:w="6030" w:type="dxa"/>
            <w:shd w:val="pct15" w:color="auto" w:fill="auto"/>
            <w:noWrap/>
            <w:hideMark/>
          </w:tcPr>
          <w:p w14:paraId="1A3DB7EF" w14:textId="77777777" w:rsidR="00205F1C" w:rsidRPr="00BF7EE9" w:rsidRDefault="00205F1C" w:rsidP="00E2402E">
            <w:pPr>
              <w:pStyle w:val="Body"/>
              <w:keepNext/>
              <w:keepLines/>
              <w:rPr>
                <w:b/>
                <w:bCs/>
              </w:rPr>
            </w:pPr>
            <w:r w:rsidRPr="00BF7EE9">
              <w:rPr>
                <w:b/>
                <w:bCs/>
              </w:rPr>
              <w:t>Implementation</w:t>
            </w:r>
          </w:p>
        </w:tc>
      </w:tr>
      <w:tr w:rsidR="00205F1C" w:rsidRPr="00CD6002" w14:paraId="45677BA5" w14:textId="77777777" w:rsidTr="00BF7EE9">
        <w:tc>
          <w:tcPr>
            <w:tcW w:w="2340" w:type="dxa"/>
            <w:hideMark/>
          </w:tcPr>
          <w:p w14:paraId="62A0C17D" w14:textId="77777777" w:rsidR="00205F1C" w:rsidRPr="00CD6002" w:rsidRDefault="00205F1C" w:rsidP="00BF7EE9">
            <w:pPr>
              <w:pStyle w:val="Body"/>
              <w:ind w:left="0"/>
            </w:pPr>
            <w:r w:rsidRPr="00CD6002">
              <w:t>Least Privilege</w:t>
            </w:r>
          </w:p>
        </w:tc>
        <w:tc>
          <w:tcPr>
            <w:tcW w:w="6030" w:type="dxa"/>
            <w:hideMark/>
          </w:tcPr>
          <w:p w14:paraId="4C2BBFBC" w14:textId="77777777" w:rsidR="00205F1C" w:rsidRPr="00CD6002" w:rsidRDefault="00205F1C" w:rsidP="00BF7EE9">
            <w:pPr>
              <w:pStyle w:val="Body"/>
              <w:ind w:left="0"/>
            </w:pPr>
            <w:r w:rsidRPr="00CD6002">
              <w:t>IAM Roles per Service Account</w:t>
            </w:r>
          </w:p>
        </w:tc>
      </w:tr>
      <w:tr w:rsidR="00205F1C" w:rsidRPr="00CD6002" w14:paraId="75D0035D" w14:textId="77777777" w:rsidTr="00BF7EE9">
        <w:tc>
          <w:tcPr>
            <w:tcW w:w="2340" w:type="dxa"/>
            <w:hideMark/>
          </w:tcPr>
          <w:p w14:paraId="2DFF3572" w14:textId="77777777" w:rsidR="00205F1C" w:rsidRPr="00CD6002" w:rsidRDefault="00205F1C" w:rsidP="00BF7EE9">
            <w:pPr>
              <w:pStyle w:val="Body"/>
              <w:ind w:left="0"/>
            </w:pPr>
            <w:r w:rsidRPr="00CD6002">
              <w:t>Network Isolation</w:t>
            </w:r>
          </w:p>
        </w:tc>
        <w:tc>
          <w:tcPr>
            <w:tcW w:w="6030" w:type="dxa"/>
            <w:hideMark/>
          </w:tcPr>
          <w:p w14:paraId="32B21B59" w14:textId="77777777" w:rsidR="00205F1C" w:rsidRPr="00CD6002" w:rsidRDefault="00205F1C" w:rsidP="00BF7EE9">
            <w:pPr>
              <w:pStyle w:val="Body"/>
              <w:ind w:left="0"/>
            </w:pPr>
            <w:r w:rsidRPr="00CD6002">
              <w:t>All traffic within VPC</w:t>
            </w:r>
            <w:r>
              <w:t>,</w:t>
            </w:r>
            <w:r w:rsidRPr="00CD6002">
              <w:t xml:space="preserve"> no public EKS endpoint</w:t>
            </w:r>
          </w:p>
        </w:tc>
      </w:tr>
      <w:tr w:rsidR="00205F1C" w:rsidRPr="00CD6002" w14:paraId="3C92E28E" w14:textId="77777777" w:rsidTr="00BF7EE9">
        <w:tc>
          <w:tcPr>
            <w:tcW w:w="2340" w:type="dxa"/>
            <w:hideMark/>
          </w:tcPr>
          <w:p w14:paraId="481E056A" w14:textId="77777777" w:rsidR="00205F1C" w:rsidRPr="00CD6002" w:rsidRDefault="00205F1C" w:rsidP="00BF7EE9">
            <w:pPr>
              <w:pStyle w:val="Body"/>
              <w:ind w:left="0"/>
            </w:pPr>
            <w:r w:rsidRPr="00CD6002">
              <w:t>Audit</w:t>
            </w:r>
          </w:p>
        </w:tc>
        <w:tc>
          <w:tcPr>
            <w:tcW w:w="6030" w:type="dxa"/>
            <w:hideMark/>
          </w:tcPr>
          <w:p w14:paraId="42C28C73" w14:textId="77777777" w:rsidR="00205F1C" w:rsidRPr="00CD6002" w:rsidRDefault="00205F1C" w:rsidP="00BF7EE9">
            <w:pPr>
              <w:pStyle w:val="Body"/>
              <w:ind w:left="0"/>
            </w:pPr>
            <w:r w:rsidRPr="00CD6002">
              <w:t>CloudTrail, VPC Flow Logs, CloudWatch</w:t>
            </w:r>
          </w:p>
        </w:tc>
      </w:tr>
      <w:tr w:rsidR="00205F1C" w:rsidRPr="00CD6002" w14:paraId="481E6AEE" w14:textId="77777777" w:rsidTr="00BF7EE9">
        <w:tc>
          <w:tcPr>
            <w:tcW w:w="2340" w:type="dxa"/>
            <w:hideMark/>
          </w:tcPr>
          <w:p w14:paraId="6A0A4610" w14:textId="77777777" w:rsidR="00205F1C" w:rsidRPr="00CD6002" w:rsidRDefault="00205F1C" w:rsidP="00BF7EE9">
            <w:pPr>
              <w:pStyle w:val="Body"/>
              <w:ind w:left="0"/>
            </w:pPr>
            <w:r w:rsidRPr="00CD6002">
              <w:t>Access Control</w:t>
            </w:r>
          </w:p>
        </w:tc>
        <w:tc>
          <w:tcPr>
            <w:tcW w:w="6030" w:type="dxa"/>
            <w:hideMark/>
          </w:tcPr>
          <w:p w14:paraId="272EC3E8" w14:textId="77777777" w:rsidR="00205F1C" w:rsidRPr="00CD6002" w:rsidRDefault="00205F1C" w:rsidP="00BF7EE9">
            <w:pPr>
              <w:pStyle w:val="Body"/>
              <w:ind w:left="0"/>
            </w:pPr>
            <w:r w:rsidRPr="00CD6002">
              <w:t>RDP only to Admin EC2</w:t>
            </w:r>
            <w:r>
              <w:t>,</w:t>
            </w:r>
            <w:r w:rsidRPr="00CD6002">
              <w:t xml:space="preserve"> NLB internal only</w:t>
            </w:r>
          </w:p>
        </w:tc>
      </w:tr>
    </w:tbl>
    <w:p w14:paraId="464821A1" w14:textId="77B030E4" w:rsidR="00205F1C" w:rsidRPr="00CC2AD6" w:rsidRDefault="00205F1C" w:rsidP="004F4A2E">
      <w:pPr>
        <w:pStyle w:val="Heading2"/>
        <w:rPr>
          <w:rFonts w:eastAsiaTheme="minorEastAsia"/>
        </w:rPr>
      </w:pPr>
      <w:bookmarkStart w:id="486" w:name="_Toc214036316"/>
      <w:bookmarkStart w:id="487" w:name="_Ref213998075"/>
      <w:bookmarkStart w:id="488" w:name="_Toc216514410"/>
      <w:r w:rsidRPr="00CD6002">
        <w:rPr>
          <w:rFonts w:eastAsiaTheme="minorEastAsia"/>
        </w:rPr>
        <w:t>Data Flow Summary</w:t>
      </w:r>
      <w:bookmarkEnd w:id="486"/>
      <w:bookmarkEnd w:id="487"/>
      <w:bookmarkEnd w:id="488"/>
    </w:p>
    <w:p w14:paraId="583EFBD2" w14:textId="77777777" w:rsidR="00205F1C" w:rsidRPr="007D23DE" w:rsidRDefault="00205F1C" w:rsidP="00F5493D">
      <w:pPr>
        <w:pStyle w:val="Body"/>
        <w:keepNext/>
        <w:keepLines/>
        <w:numPr>
          <w:ilvl w:val="0"/>
          <w:numId w:val="19"/>
        </w:numPr>
      </w:pPr>
      <w:r w:rsidRPr="007D23DE">
        <w:t xml:space="preserve">End User </w:t>
      </w:r>
      <w:r w:rsidRPr="006B0B6F">
        <w:rPr>
          <w:rFonts w:ascii="Wingdings" w:eastAsia="Wingdings" w:hAnsi="Wingdings" w:cs="Wingdings"/>
        </w:rPr>
        <w:t>à</w:t>
      </w:r>
      <w:r w:rsidRPr="007D23DE">
        <w:t xml:space="preserve">RDP (3389) </w:t>
      </w:r>
      <w:r w:rsidRPr="006B0B6F">
        <w:rPr>
          <w:rFonts w:ascii="Wingdings" w:eastAsia="Wingdings" w:hAnsi="Wingdings" w:cs="Wingdings"/>
        </w:rPr>
        <w:t>à</w:t>
      </w:r>
      <w:r w:rsidRPr="007D23DE">
        <w:t>Admin EC2</w:t>
      </w:r>
    </w:p>
    <w:p w14:paraId="034F9B6F" w14:textId="77777777" w:rsidR="00205F1C" w:rsidRPr="007D23DE" w:rsidRDefault="00205F1C" w:rsidP="00F5493D">
      <w:pPr>
        <w:pStyle w:val="Body"/>
        <w:keepNext/>
        <w:keepLines/>
        <w:numPr>
          <w:ilvl w:val="0"/>
          <w:numId w:val="19"/>
        </w:numPr>
      </w:pPr>
      <w:r>
        <w:t xml:space="preserve">End User </w:t>
      </w:r>
      <w:r w:rsidRPr="006B0B6F">
        <w:rPr>
          <w:rFonts w:ascii="Wingdings" w:eastAsia="Wingdings" w:hAnsi="Wingdings" w:cs="Wingdings"/>
        </w:rPr>
        <w:t>à</w:t>
      </w:r>
      <w:r w:rsidRPr="007D23DE">
        <w:t xml:space="preserve">Admin EC2 </w:t>
      </w:r>
      <w:r w:rsidRPr="006B0B6F">
        <w:rPr>
          <w:rFonts w:ascii="Wingdings" w:eastAsia="Wingdings" w:hAnsi="Wingdings" w:cs="Wingdings"/>
        </w:rPr>
        <w:t>à</w:t>
      </w:r>
      <w:r w:rsidRPr="007D23DE">
        <w:t xml:space="preserve">Intranet NLB (80/443) </w:t>
      </w:r>
      <w:r w:rsidRPr="006B0B6F">
        <w:rPr>
          <w:rFonts w:ascii="Wingdings" w:eastAsia="Wingdings" w:hAnsi="Wingdings" w:cs="Wingdings"/>
        </w:rPr>
        <w:t>à</w:t>
      </w:r>
      <w:r w:rsidRPr="007D23DE">
        <w:t>ZLUI Pod</w:t>
      </w:r>
    </w:p>
    <w:p w14:paraId="200A9345" w14:textId="77777777" w:rsidR="00205F1C" w:rsidRPr="007D23DE" w:rsidRDefault="00205F1C" w:rsidP="00F5493D">
      <w:pPr>
        <w:pStyle w:val="Body"/>
        <w:keepNext/>
        <w:keepLines/>
        <w:numPr>
          <w:ilvl w:val="0"/>
          <w:numId w:val="19"/>
        </w:numPr>
      </w:pPr>
      <w:r w:rsidRPr="007D23DE">
        <w:t xml:space="preserve">Remote File Connector EC2 </w:t>
      </w:r>
      <w:r w:rsidRPr="006B0B6F">
        <w:rPr>
          <w:rFonts w:ascii="Wingdings" w:eastAsia="Wingdings" w:hAnsi="Wingdings" w:cs="Wingdings"/>
        </w:rPr>
        <w:t>à</w:t>
      </w:r>
      <w:r w:rsidRPr="007D23DE">
        <w:t xml:space="preserve">ZL App Pod (9975) </w:t>
      </w:r>
      <w:r w:rsidRPr="006B0B6F">
        <w:rPr>
          <w:rFonts w:ascii="Wingdings" w:eastAsia="Wingdings" w:hAnsi="Wingdings" w:cs="Wingdings"/>
        </w:rPr>
        <w:t>à</w:t>
      </w:r>
      <w:r w:rsidRPr="007D23DE">
        <w:t>File Crawl</w:t>
      </w:r>
    </w:p>
    <w:p w14:paraId="78D0976F" w14:textId="098BFFA0" w:rsidR="52790491" w:rsidRDefault="52790491" w:rsidP="72D9580E">
      <w:pPr>
        <w:pStyle w:val="Body"/>
        <w:keepNext/>
        <w:keepLines/>
        <w:numPr>
          <w:ilvl w:val="0"/>
          <w:numId w:val="19"/>
        </w:numPr>
      </w:pPr>
      <w:r>
        <w:t xml:space="preserve">Remote MS Data Connector EC2(O365 Connector) </w:t>
      </w:r>
      <w:r w:rsidRPr="72D9580E">
        <w:rPr>
          <w:rFonts w:ascii="Wingdings" w:eastAsia="Wingdings" w:hAnsi="Wingdings" w:cs="Wingdings"/>
        </w:rPr>
        <w:t>à</w:t>
      </w:r>
      <w:r>
        <w:t>ZL App Pod</w:t>
      </w:r>
      <w:r w:rsidR="294E5A75">
        <w:t xml:space="preserve"> (9983)</w:t>
      </w:r>
      <w:r>
        <w:t xml:space="preserve"> O365</w:t>
      </w:r>
      <w:r w:rsidR="68FF71B1">
        <w:t xml:space="preserve"> </w:t>
      </w:r>
      <w:r w:rsidR="68FF71B1" w:rsidRPr="72D9580E">
        <w:rPr>
          <w:rFonts w:ascii="Wingdings" w:eastAsia="Wingdings" w:hAnsi="Wingdings" w:cs="Wingdings"/>
        </w:rPr>
        <w:t>à</w:t>
      </w:r>
      <w:r>
        <w:t>User Crawl</w:t>
      </w:r>
    </w:p>
    <w:p w14:paraId="50C07C69" w14:textId="77777777" w:rsidR="00205F1C" w:rsidRPr="007D23DE" w:rsidRDefault="00205F1C" w:rsidP="00F5493D">
      <w:pPr>
        <w:pStyle w:val="Body"/>
        <w:keepNext/>
        <w:keepLines/>
        <w:numPr>
          <w:ilvl w:val="0"/>
          <w:numId w:val="19"/>
        </w:numPr>
      </w:pPr>
      <w:r w:rsidRPr="007D23DE">
        <w:t xml:space="preserve">ZL App Pod </w:t>
      </w:r>
      <w:r w:rsidRPr="006B0B6F">
        <w:rPr>
          <w:rFonts w:ascii="Wingdings" w:eastAsia="Wingdings" w:hAnsi="Wingdings" w:cs="Wingdings"/>
        </w:rPr>
        <w:t>à</w:t>
      </w:r>
      <w:r w:rsidRPr="007D23DE">
        <w:t xml:space="preserve">SharePoint (9970, HTTPS) </w:t>
      </w:r>
      <w:r w:rsidRPr="006B0B6F">
        <w:rPr>
          <w:rFonts w:ascii="Wingdings" w:eastAsia="Wingdings" w:hAnsi="Wingdings" w:cs="Wingdings"/>
        </w:rPr>
        <w:t>à</w:t>
      </w:r>
      <w:r w:rsidRPr="007D23DE">
        <w:t>Graph API Call</w:t>
      </w:r>
    </w:p>
    <w:p w14:paraId="4A72DB17" w14:textId="03B4B5B2" w:rsidR="0DE735EC" w:rsidRDefault="0DE735EC" w:rsidP="72D9580E">
      <w:pPr>
        <w:pStyle w:val="Body"/>
        <w:keepNext/>
        <w:keepLines/>
        <w:numPr>
          <w:ilvl w:val="0"/>
          <w:numId w:val="19"/>
        </w:numPr>
      </w:pPr>
      <w:r>
        <w:t>ZL App Pod</w:t>
      </w:r>
      <w:r w:rsidR="5BB3E92F">
        <w:t xml:space="preserve"> </w:t>
      </w:r>
      <w:r w:rsidR="5BB3E92F" w:rsidRPr="72D9580E">
        <w:rPr>
          <w:rFonts w:ascii="Wingdings" w:eastAsia="Wingdings" w:hAnsi="Wingdings" w:cs="Wingdings"/>
        </w:rPr>
        <w:t>à</w:t>
      </w:r>
      <w:r w:rsidR="5BB3E92F">
        <w:t>MS Teams Data</w:t>
      </w:r>
      <w:r>
        <w:t xml:space="preserve"> (HTTPS) </w:t>
      </w:r>
      <w:r w:rsidRPr="72D9580E">
        <w:rPr>
          <w:rFonts w:ascii="Wingdings" w:eastAsia="Wingdings" w:hAnsi="Wingdings" w:cs="Wingdings"/>
        </w:rPr>
        <w:t>à</w:t>
      </w:r>
      <w:r>
        <w:t>Graph API Call</w:t>
      </w:r>
    </w:p>
    <w:p w14:paraId="0371976C" w14:textId="77777777" w:rsidR="00205F1C" w:rsidRPr="007D23DE" w:rsidRDefault="00205F1C" w:rsidP="00F5493D">
      <w:pPr>
        <w:pStyle w:val="Body"/>
        <w:keepNext/>
        <w:keepLines/>
        <w:numPr>
          <w:ilvl w:val="0"/>
          <w:numId w:val="19"/>
        </w:numPr>
      </w:pPr>
      <w:r w:rsidRPr="007D23DE">
        <w:t xml:space="preserve">ZL Pods </w:t>
      </w:r>
      <w:r w:rsidRPr="006B0B6F">
        <w:rPr>
          <w:b/>
          <w:bCs/>
        </w:rPr>
        <w:t>↔</w:t>
      </w:r>
      <w:r w:rsidRPr="007D23DE">
        <w:t xml:space="preserve"> RDS (3306) </w:t>
      </w:r>
      <w:r w:rsidRPr="006B0B6F">
        <w:rPr>
          <w:rFonts w:ascii="Wingdings" w:eastAsia="Wingdings" w:hAnsi="Wingdings" w:cs="Wingdings"/>
        </w:rPr>
        <w:t>à</w:t>
      </w:r>
      <w:r w:rsidRPr="007D23DE">
        <w:t>Metadata</w:t>
      </w:r>
    </w:p>
    <w:p w14:paraId="37CAC474" w14:textId="77777777" w:rsidR="00205F1C" w:rsidRPr="007D23DE" w:rsidRDefault="00205F1C" w:rsidP="00F5493D">
      <w:pPr>
        <w:pStyle w:val="Body"/>
        <w:numPr>
          <w:ilvl w:val="0"/>
          <w:numId w:val="19"/>
        </w:numPr>
      </w:pPr>
      <w:r w:rsidRPr="007D23DE">
        <w:t xml:space="preserve">ZL Pods </w:t>
      </w:r>
      <w:r w:rsidRPr="006B0B6F">
        <w:rPr>
          <w:b/>
          <w:bCs/>
        </w:rPr>
        <w:t>↔</w:t>
      </w:r>
      <w:r w:rsidRPr="007D23DE">
        <w:t xml:space="preserve"> EFS (2049) </w:t>
      </w:r>
      <w:r w:rsidRPr="006B0B6F">
        <w:rPr>
          <w:rFonts w:ascii="Wingdings" w:eastAsia="Wingdings" w:hAnsi="Wingdings" w:cs="Wingdings"/>
        </w:rPr>
        <w:t>à</w:t>
      </w:r>
      <w:r w:rsidRPr="007D23DE">
        <w:t>Shared Files</w:t>
      </w:r>
      <w:r>
        <w:t xml:space="preserve"> (vault, </w:t>
      </w:r>
      <w:r w:rsidRPr="00BE27F6">
        <w:t>ZipLip\zlserver\WEB-INF\config</w:t>
      </w:r>
      <w:r>
        <w:t xml:space="preserve"> </w:t>
      </w:r>
      <w:r w:rsidRPr="00BE27F6">
        <w:rPr>
          <w:rFonts w:ascii="Wingdings" w:eastAsia="Wingdings" w:hAnsi="Wingdings" w:cs="Wingdings"/>
        </w:rPr>
        <w:t>à</w:t>
      </w:r>
      <w:r>
        <w:t xml:space="preserve"> config folder files)</w:t>
      </w:r>
    </w:p>
    <w:p w14:paraId="78DF7526" w14:textId="77777777" w:rsidR="00205F1C" w:rsidRPr="007D23DE" w:rsidRDefault="00205F1C" w:rsidP="00F5493D">
      <w:pPr>
        <w:pStyle w:val="Body"/>
        <w:numPr>
          <w:ilvl w:val="0"/>
          <w:numId w:val="19"/>
        </w:numPr>
      </w:pPr>
      <w:r w:rsidRPr="007D23DE">
        <w:t xml:space="preserve">ZL Pods </w:t>
      </w:r>
      <w:r w:rsidRPr="006B0B6F">
        <w:rPr>
          <w:b/>
          <w:bCs/>
        </w:rPr>
        <w:t>↔</w:t>
      </w:r>
      <w:r w:rsidRPr="007D23DE">
        <w:t xml:space="preserve"> S3 (443) </w:t>
      </w:r>
      <w:r w:rsidRPr="006B0B6F">
        <w:rPr>
          <w:rFonts w:ascii="Wingdings" w:eastAsia="Wingdings" w:hAnsi="Wingdings" w:cs="Wingdings"/>
        </w:rPr>
        <w:t>à</w:t>
      </w:r>
      <w:r>
        <w:t xml:space="preserve"> </w:t>
      </w:r>
      <w:r w:rsidRPr="007D23DE">
        <w:t>Exports</w:t>
      </w:r>
    </w:p>
    <w:p w14:paraId="08ECDE7A" w14:textId="61EBD9C1" w:rsidR="00FC049D" w:rsidRDefault="00205F1C" w:rsidP="00F5493D">
      <w:pPr>
        <w:pStyle w:val="Body"/>
        <w:numPr>
          <w:ilvl w:val="0"/>
          <w:numId w:val="19"/>
        </w:numPr>
      </w:pPr>
      <w:r w:rsidRPr="007D23DE">
        <w:t xml:space="preserve">Zookeeper Pod </w:t>
      </w:r>
      <w:r w:rsidRPr="00A36D9F">
        <w:rPr>
          <w:b/>
          <w:bCs/>
        </w:rPr>
        <w:t>→</w:t>
      </w:r>
      <w:r w:rsidRPr="007D23DE">
        <w:t xml:space="preserve"> EBS (CSI) </w:t>
      </w:r>
      <w:r w:rsidRPr="00A36D9F">
        <w:rPr>
          <w:b/>
          <w:bCs/>
        </w:rPr>
        <w:t>→</w:t>
      </w:r>
      <w:r w:rsidRPr="007D23DE">
        <w:t xml:space="preserve"> Persistent State</w:t>
      </w:r>
    </w:p>
    <w:p w14:paraId="1DCB7884" w14:textId="16565B25" w:rsidR="000A3DCC" w:rsidRDefault="000A3DCC" w:rsidP="008246B7">
      <w:pPr>
        <w:pStyle w:val="Heading1"/>
      </w:pPr>
      <w:bookmarkStart w:id="489" w:name="_Ref213858421"/>
      <w:del w:id="490" w:author="Jeff Pitzen" w:date="2025-12-10T10:14:00Z" w16du:dateUtc="2025-12-10T15:14:00Z">
        <w:r w:rsidDel="00113321">
          <w:delText>DoD and Second Front</w:delText>
        </w:r>
      </w:del>
      <w:bookmarkStart w:id="491" w:name="_Toc216514411"/>
      <w:bookmarkEnd w:id="489"/>
      <w:ins w:id="492" w:author="Jeff Pitzen" w:date="2025-12-10T10:14:00Z" w16du:dateUtc="2025-12-10T15:14:00Z">
        <w:r w:rsidR="00113321">
          <w:t>P</w:t>
        </w:r>
      </w:ins>
      <w:ins w:id="493" w:author="Jeff Pitzen" w:date="2025-12-10T11:35:00Z" w16du:dateUtc="2025-12-10T16:35:00Z">
        <w:r w:rsidR="00031343">
          <w:t>HASE</w:t>
        </w:r>
      </w:ins>
      <w:ins w:id="494" w:author="Jeff Pitzen" w:date="2025-12-10T10:14:00Z" w16du:dateUtc="2025-12-10T15:14:00Z">
        <w:r w:rsidR="00113321">
          <w:t xml:space="preserve"> 1: </w:t>
        </w:r>
        <w:r w:rsidR="00E74335">
          <w:t xml:space="preserve">EKS </w:t>
        </w:r>
      </w:ins>
      <w:ins w:id="495" w:author="Jeff Pitzen" w:date="2025-12-10T11:35:00Z" w16du:dateUtc="2025-12-10T16:35:00Z">
        <w:r w:rsidR="00031343">
          <w:t>CLUSTER CREATION</w:t>
        </w:r>
      </w:ins>
      <w:bookmarkEnd w:id="491"/>
    </w:p>
    <w:p w14:paraId="380FAD1C" w14:textId="75E07B1C" w:rsidR="000A3DCC" w:rsidRPr="00B054D9" w:rsidRDefault="00602C8C" w:rsidP="000A3DCC">
      <w:pPr>
        <w:pStyle w:val="Body"/>
        <w:rPr>
          <w:ins w:id="496" w:author="Jeff Pitzen" w:date="2025-12-10T10:25:00Z" w16du:dateUtc="2025-12-10T15:25:00Z"/>
          <w:lang w:eastAsia="ja-JP"/>
        </w:rPr>
      </w:pPr>
      <w:del w:id="497" w:author="Jeff Pitzen" w:date="2025-12-10T10:14:00Z" w16du:dateUtc="2025-12-10T15:14:00Z">
        <w:r w:rsidDel="00E74335">
          <w:rPr>
            <w:lang w:eastAsia="ja-JP"/>
          </w:rPr>
          <w:delText>This section summarizes DoD and Second Front workflows and requirements.</w:delText>
        </w:r>
      </w:del>
      <w:ins w:id="498" w:author="Jeff Pitzen" w:date="2025-12-10T10:14:00Z" w16du:dateUtc="2025-12-10T15:14:00Z">
        <w:r w:rsidR="00E74335">
          <w:rPr>
            <w:lang w:eastAsia="ja-JP"/>
          </w:rPr>
          <w:t xml:space="preserve">PURPOSE: Creates a managed </w:t>
        </w:r>
        <w:r w:rsidR="006D3D92">
          <w:rPr>
            <w:lang w:eastAsia="ja-JP"/>
          </w:rPr>
          <w:t>Kubernetes cluster with a node group.</w:t>
        </w:r>
      </w:ins>
      <w:ins w:id="499" w:author="Jeff Pitzen" w:date="2025-12-10T10:30:00Z" w16du:dateUtc="2025-12-10T15:30:00Z">
        <w:r w:rsidR="00656941">
          <w:rPr>
            <w:lang w:eastAsia="ja-JP"/>
          </w:rPr>
          <w:t xml:space="preserve">  All examples taken from the ZLPS Deployment.  This document is for </w:t>
        </w:r>
        <w:r w:rsidR="00656941" w:rsidRPr="00656941">
          <w:rPr>
            <w:b/>
            <w:bCs/>
            <w:u w:val="single"/>
            <w:lang w:eastAsia="ja-JP"/>
            <w:rPrChange w:id="500" w:author="Jeff Pitzen" w:date="2025-12-10T10:30:00Z" w16du:dateUtc="2025-12-10T15:30:00Z">
              <w:rPr>
                <w:lang w:eastAsia="ja-JP"/>
              </w:rPr>
            </w:rPrChange>
          </w:rPr>
          <w:t>INTERNAL USE ONLY.</w:t>
        </w:r>
      </w:ins>
      <w:ins w:id="501" w:author="Jeff Pitzen" w:date="2025-12-10T10:48:00Z" w16du:dateUtc="2025-12-10T15:48:00Z">
        <w:r w:rsidR="00B054D9">
          <w:rPr>
            <w:b/>
            <w:bCs/>
            <w:u w:val="single"/>
            <w:lang w:eastAsia="ja-JP"/>
          </w:rPr>
          <w:t xml:space="preserve">   </w:t>
        </w:r>
        <w:r w:rsidR="00B054D9">
          <w:rPr>
            <w:lang w:eastAsia="ja-JP"/>
          </w:rPr>
          <w:t xml:space="preserve">If an explanation is needed it will be provided </w:t>
        </w:r>
        <w:proofErr w:type="gramStart"/>
        <w:r w:rsidR="00B054D9">
          <w:rPr>
            <w:lang w:eastAsia="ja-JP"/>
          </w:rPr>
          <w:t>in</w:t>
        </w:r>
        <w:proofErr w:type="gramEnd"/>
        <w:r w:rsidR="00B054D9">
          <w:rPr>
            <w:lang w:eastAsia="ja-JP"/>
          </w:rPr>
          <w:t xml:space="preserve"> the table next to the co</w:t>
        </w:r>
      </w:ins>
      <w:ins w:id="502" w:author="Jeff Pitzen" w:date="2025-12-10T10:49:00Z" w16du:dateUtc="2025-12-10T15:49:00Z">
        <w:r w:rsidR="00B054D9">
          <w:rPr>
            <w:lang w:eastAsia="ja-JP"/>
          </w:rPr>
          <w:t xml:space="preserve">mmand, when </w:t>
        </w:r>
        <w:r w:rsidR="004572A6">
          <w:rPr>
            <w:lang w:eastAsia="ja-JP"/>
          </w:rPr>
          <w:t xml:space="preserve">output is expected, the output will be </w:t>
        </w:r>
        <w:proofErr w:type="gramStart"/>
        <w:r w:rsidR="004572A6">
          <w:rPr>
            <w:lang w:eastAsia="ja-JP"/>
          </w:rPr>
          <w:t>in</w:t>
        </w:r>
        <w:proofErr w:type="gramEnd"/>
        <w:r w:rsidR="004572A6">
          <w:rPr>
            <w:lang w:eastAsia="ja-JP"/>
          </w:rPr>
          <w:t xml:space="preserve"> the table next to the command and the explanation will be underneath.</w:t>
        </w:r>
      </w:ins>
    </w:p>
    <w:p w14:paraId="0D9B79DA" w14:textId="5041B903" w:rsidR="003C6E0C" w:rsidRDefault="00BC4D25" w:rsidP="000A3DCC">
      <w:pPr>
        <w:pStyle w:val="Body"/>
        <w:rPr>
          <w:ins w:id="503" w:author="Jeff Pitzen" w:date="2025-12-10T10:28:00Z" w16du:dateUtc="2025-12-10T15:28:00Z"/>
          <w:lang w:eastAsia="ja-JP"/>
        </w:rPr>
      </w:pPr>
      <w:ins w:id="504" w:author="Jeff Pitzen" w:date="2025-12-10T10:25:00Z" w16du:dateUtc="2025-12-10T15:25:00Z">
        <w:r>
          <w:rPr>
            <w:lang w:eastAsia="ja-JP"/>
          </w:rPr>
          <w:t xml:space="preserve">NAMING CONVENTION: </w:t>
        </w:r>
        <w:r w:rsidR="008A5AFE">
          <w:rPr>
            <w:lang w:eastAsia="ja-JP"/>
          </w:rPr>
          <w:t xml:space="preserve">region </w:t>
        </w:r>
      </w:ins>
      <w:ins w:id="505" w:author="Jeff Pitzen" w:date="2025-12-10T10:28:00Z" w16du:dateUtc="2025-12-10T15:28:00Z">
        <w:r w:rsidR="003C6E0C">
          <w:rPr>
            <w:lang w:eastAsia="ja-JP"/>
          </w:rPr>
          <w:t>four-digit</w:t>
        </w:r>
      </w:ins>
      <w:ins w:id="506" w:author="Jeff Pitzen" w:date="2025-12-10T10:25:00Z" w16du:dateUtc="2025-12-10T15:25:00Z">
        <w:r w:rsidR="008A5AFE">
          <w:rPr>
            <w:lang w:eastAsia="ja-JP"/>
          </w:rPr>
          <w:t xml:space="preserve"> abbreviation</w:t>
        </w:r>
      </w:ins>
      <w:ins w:id="507" w:author="Jeff Pitzen" w:date="2025-12-10T10:26:00Z" w16du:dateUtc="2025-12-10T15:26:00Z">
        <w:r w:rsidR="008A5AFE">
          <w:rPr>
            <w:lang w:eastAsia="ja-JP"/>
          </w:rPr>
          <w:t>-environment</w:t>
        </w:r>
        <w:r w:rsidR="00883FEC">
          <w:rPr>
            <w:lang w:eastAsia="ja-JP"/>
          </w:rPr>
          <w:t>-type abbreviation-</w:t>
        </w:r>
        <w:r w:rsidR="004F0445">
          <w:rPr>
            <w:lang w:eastAsia="ja-JP"/>
          </w:rPr>
          <w:t>deployment number</w:t>
        </w:r>
        <w:r w:rsidR="004F0445">
          <w:rPr>
            <w:lang w:eastAsia="ja-JP"/>
          </w:rPr>
          <w:br/>
        </w:r>
      </w:ins>
    </w:p>
    <w:p w14:paraId="2A6DA7DD" w14:textId="08F08142" w:rsidR="00B829A5" w:rsidRPr="00AF7451" w:rsidRDefault="004F0445" w:rsidP="000A3DCC">
      <w:pPr>
        <w:pStyle w:val="Body"/>
        <w:rPr>
          <w:ins w:id="508" w:author="Jeff Pitzen" w:date="2025-12-10T10:28:00Z" w16du:dateUtc="2025-12-10T15:28:00Z"/>
          <w:b/>
          <w:bCs/>
          <w:lang w:eastAsia="ja-JP"/>
          <w:rPrChange w:id="509" w:author="Jeff Pitzen" w:date="2025-12-10T10:32:00Z" w16du:dateUtc="2025-12-10T15:32:00Z">
            <w:rPr>
              <w:ins w:id="510" w:author="Jeff Pitzen" w:date="2025-12-10T10:28:00Z" w16du:dateUtc="2025-12-10T15:28:00Z"/>
              <w:lang w:eastAsia="ja-JP"/>
            </w:rPr>
          </w:rPrChange>
        </w:rPr>
      </w:pPr>
      <w:ins w:id="511" w:author="Jeff Pitzen" w:date="2025-12-10T10:26:00Z" w16du:dateUtc="2025-12-10T15:26:00Z">
        <w:r w:rsidRPr="00AF7451">
          <w:rPr>
            <w:b/>
            <w:bCs/>
            <w:lang w:eastAsia="ja-JP"/>
            <w:rPrChange w:id="512" w:author="Jeff Pitzen" w:date="2025-12-10T10:32:00Z" w16du:dateUtc="2025-12-10T15:32:00Z">
              <w:rPr>
                <w:lang w:eastAsia="ja-JP"/>
              </w:rPr>
            </w:rPrChange>
          </w:rPr>
          <w:t>EXAMPLE: us</w:t>
        </w:r>
      </w:ins>
      <w:ins w:id="513" w:author="Jeff Pitzen" w:date="2025-12-10T10:27:00Z" w16du:dateUtc="2025-12-10T15:27:00Z">
        <w:r w:rsidRPr="00AF7451">
          <w:rPr>
            <w:b/>
            <w:bCs/>
            <w:lang w:eastAsia="ja-JP"/>
            <w:rPrChange w:id="514" w:author="Jeff Pitzen" w:date="2025-12-10T10:32:00Z" w16du:dateUtc="2025-12-10T15:32:00Z">
              <w:rPr>
                <w:lang w:eastAsia="ja-JP"/>
              </w:rPr>
            </w:rPrChange>
          </w:rPr>
          <w:t xml:space="preserve">w1-zlps-eks-01 </w:t>
        </w:r>
      </w:ins>
    </w:p>
    <w:p w14:paraId="04C1A34C" w14:textId="0F01D91E" w:rsidR="00BC4D25" w:rsidRDefault="00B829A5" w:rsidP="000A3DCC">
      <w:pPr>
        <w:pStyle w:val="Body"/>
        <w:rPr>
          <w:lang w:eastAsia="ja-JP"/>
        </w:rPr>
      </w:pPr>
      <w:ins w:id="515" w:author="Jeff Pitzen" w:date="2025-12-10T10:28:00Z" w16du:dateUtc="2025-12-10T15:28:00Z">
        <w:r>
          <w:rPr>
            <w:lang w:eastAsia="ja-JP"/>
          </w:rPr>
          <w:t>F</w:t>
        </w:r>
      </w:ins>
      <w:ins w:id="516" w:author="Jeff Pitzen" w:date="2025-12-10T10:27:00Z" w16du:dateUtc="2025-12-10T15:27:00Z">
        <w:r w:rsidR="004F0445">
          <w:rPr>
            <w:lang w:eastAsia="ja-JP"/>
          </w:rPr>
          <w:t>or</w:t>
        </w:r>
      </w:ins>
      <w:ins w:id="517" w:author="Jeff Pitzen" w:date="2025-12-10T10:28:00Z" w16du:dateUtc="2025-12-10T15:28:00Z">
        <w:r>
          <w:rPr>
            <w:lang w:eastAsia="ja-JP"/>
          </w:rPr>
          <w:t xml:space="preserve"> the</w:t>
        </w:r>
      </w:ins>
      <w:ins w:id="518" w:author="Jeff Pitzen" w:date="2025-12-10T10:27:00Z" w16du:dateUtc="2025-12-10T15:27:00Z">
        <w:r w:rsidR="004F0445">
          <w:rPr>
            <w:lang w:eastAsia="ja-JP"/>
          </w:rPr>
          <w:t xml:space="preserve"> us-west-1 region, </w:t>
        </w:r>
        <w:r w:rsidR="00FA50B7">
          <w:rPr>
            <w:lang w:eastAsia="ja-JP"/>
          </w:rPr>
          <w:t xml:space="preserve">the ZL Professional Services environment, Elastic Kubernetes Cluster in AWS, </w:t>
        </w:r>
      </w:ins>
      <w:ins w:id="519" w:author="Jeff Pitzen" w:date="2025-12-10T10:28:00Z" w16du:dateUtc="2025-12-10T15:28:00Z">
        <w:r>
          <w:rPr>
            <w:lang w:eastAsia="ja-JP"/>
          </w:rPr>
          <w:t>the first Deployment for this region.</w:t>
        </w:r>
      </w:ins>
    </w:p>
    <w:p w14:paraId="6A9DEFA0" w14:textId="3B306422" w:rsidR="000F3FA2" w:rsidRDefault="000F3FA2" w:rsidP="008246B7">
      <w:pPr>
        <w:pStyle w:val="Heading2"/>
        <w:rPr>
          <w:ins w:id="520" w:author="Jeff Pitzen" w:date="2025-12-10T10:17:00Z" w16du:dateUtc="2025-12-10T15:17:00Z"/>
        </w:rPr>
      </w:pPr>
      <w:commentRangeStart w:id="521"/>
      <w:del w:id="522" w:author="Jeff Pitzen" w:date="2025-12-10T10:15:00Z" w16du:dateUtc="2025-12-10T15:15:00Z">
        <w:r w:rsidRPr="00BC6B43" w:rsidDel="006D3D92">
          <w:delText>DoD Workflows</w:delText>
        </w:r>
        <w:r w:rsidR="00BC6B43" w:rsidRPr="00BC6B43" w:rsidDel="006D3D92">
          <w:delText xml:space="preserve"> and Requirements</w:delText>
        </w:r>
        <w:commentRangeEnd w:id="521"/>
        <w:r w:rsidR="009B360C" w:rsidRPr="00BC6B43" w:rsidDel="006D3D92">
          <w:rPr>
            <w:rStyle w:val="CommentReference"/>
            <w:sz w:val="28"/>
            <w:szCs w:val="24"/>
          </w:rPr>
          <w:commentReference w:id="521"/>
        </w:r>
      </w:del>
      <w:bookmarkStart w:id="524" w:name="_Toc216514412"/>
      <w:ins w:id="525" w:author="Jeff Pitzen" w:date="2025-12-10T10:15:00Z" w16du:dateUtc="2025-12-10T15:15:00Z">
        <w:r w:rsidR="006D3D92">
          <w:t>Step 1: Create EKS Cluster</w:t>
        </w:r>
      </w:ins>
      <w:bookmarkEnd w:id="524"/>
    </w:p>
    <w:p w14:paraId="6D2205E3" w14:textId="0D649B4A" w:rsidR="00765A89" w:rsidRPr="00765A89" w:rsidRDefault="00DD7B43" w:rsidP="00765A89">
      <w:pPr>
        <w:pStyle w:val="Body"/>
        <w:rPr>
          <w:ins w:id="526" w:author="Jeff Pitzen" w:date="2025-12-10T10:15:00Z" w16du:dateUtc="2025-12-10T15:15:00Z"/>
          <w:lang w:eastAsia="ja-JP"/>
          <w:rPrChange w:id="527" w:author="Jeff Pitzen" w:date="2025-12-10T10:17:00Z" w16du:dateUtc="2025-12-10T15:17:00Z">
            <w:rPr>
              <w:ins w:id="528" w:author="Jeff Pitzen" w:date="2025-12-10T10:15:00Z" w16du:dateUtc="2025-12-10T15:15:00Z"/>
            </w:rPr>
          </w:rPrChange>
        </w:rPr>
        <w:pPrChange w:id="529" w:author="Jeff Pitzen" w:date="2025-12-10T10:17:00Z" w16du:dateUtc="2025-12-10T15:17:00Z">
          <w:pPr>
            <w:pStyle w:val="Heading2"/>
          </w:pPr>
        </w:pPrChange>
      </w:pPr>
      <w:ins w:id="530" w:author="Jeff Pitzen" w:date="2025-12-10T10:21:00Z" w16du:dateUtc="2025-12-10T15:21:00Z">
        <w:r w:rsidRPr="00DD7B43">
          <w:rPr>
            <w:lang w:eastAsia="ja-JP"/>
          </w:rPr>
          <w:t>SHELL: Works in PowerShell, Bash, or CMD (use appropriate line continuation)</w:t>
        </w:r>
      </w:ins>
    </w:p>
    <w:tbl>
      <w:tblPr>
        <w:tblStyle w:val="TableGrid"/>
        <w:tblW w:w="0" w:type="auto"/>
        <w:tblInd w:w="-5" w:type="dxa"/>
        <w:tblLook w:val="04A0" w:firstRow="1" w:lastRow="0" w:firstColumn="1" w:lastColumn="0" w:noHBand="0" w:noVBand="1"/>
        <w:tblPrChange w:id="531" w:author="Jeff Pitzen" w:date="2025-12-10T12:02:00Z" w16du:dateUtc="2025-12-10T17:02:00Z">
          <w:tblPr>
            <w:tblStyle w:val="TableGrid"/>
            <w:tblW w:w="0" w:type="auto"/>
            <w:tblInd w:w="720" w:type="dxa"/>
            <w:tblLook w:val="04A0" w:firstRow="1" w:lastRow="0" w:firstColumn="1" w:lastColumn="0" w:noHBand="0" w:noVBand="1"/>
          </w:tblPr>
        </w:tblPrChange>
      </w:tblPr>
      <w:tblGrid>
        <w:gridCol w:w="5035"/>
        <w:gridCol w:w="5035"/>
        <w:tblGridChange w:id="532">
          <w:tblGrid>
            <w:gridCol w:w="725"/>
            <w:gridCol w:w="4310"/>
            <w:gridCol w:w="725"/>
            <w:gridCol w:w="4310"/>
            <w:gridCol w:w="725"/>
          </w:tblGrid>
        </w:tblGridChange>
      </w:tblGrid>
      <w:tr w:rsidR="00AF21AA" w14:paraId="24AAF073" w14:textId="77777777" w:rsidTr="00133AA1">
        <w:trPr>
          <w:ins w:id="533" w:author="Jeff Pitzen" w:date="2025-12-10T10:16:00Z" w16du:dateUtc="2025-12-10T15:16:00Z"/>
          <w:trPrChange w:id="534" w:author="Jeff Pitzen" w:date="2025-12-10T12:02:00Z" w16du:dateUtc="2025-12-10T17:02:00Z">
            <w:trPr>
              <w:gridBefore w:val="1"/>
            </w:trPr>
          </w:trPrChange>
        </w:trPr>
        <w:tc>
          <w:tcPr>
            <w:tcW w:w="5035" w:type="dxa"/>
            <w:shd w:val="clear" w:color="auto" w:fill="BFBFBF" w:themeFill="background1" w:themeFillShade="BF"/>
            <w:tcPrChange w:id="535" w:author="Jeff Pitzen" w:date="2025-12-10T12:02:00Z" w16du:dateUtc="2025-12-10T17:02:00Z">
              <w:tcPr>
                <w:tcW w:w="5395" w:type="dxa"/>
                <w:gridSpan w:val="2"/>
              </w:tcPr>
            </w:tcPrChange>
          </w:tcPr>
          <w:p w14:paraId="17727410" w14:textId="26B70943" w:rsidR="00AF21AA" w:rsidRDefault="00765A89" w:rsidP="00AC2C23">
            <w:pPr>
              <w:pStyle w:val="Body"/>
              <w:ind w:left="0"/>
              <w:rPr>
                <w:ins w:id="536" w:author="Jeff Pitzen" w:date="2025-12-10T10:16:00Z" w16du:dateUtc="2025-12-10T15:16:00Z"/>
                <w:lang w:eastAsia="ja-JP"/>
              </w:rPr>
            </w:pPr>
            <w:ins w:id="537" w:author="Jeff Pitzen" w:date="2025-12-10T10:16:00Z" w16du:dateUtc="2025-12-10T15:16:00Z">
              <w:r>
                <w:rPr>
                  <w:lang w:eastAsia="ja-JP"/>
                </w:rPr>
                <w:t>Command</w:t>
              </w:r>
            </w:ins>
          </w:p>
        </w:tc>
        <w:tc>
          <w:tcPr>
            <w:tcW w:w="5035" w:type="dxa"/>
            <w:shd w:val="clear" w:color="auto" w:fill="BFBFBF" w:themeFill="background1" w:themeFillShade="BF"/>
            <w:tcPrChange w:id="538" w:author="Jeff Pitzen" w:date="2025-12-10T12:02:00Z" w16du:dateUtc="2025-12-10T17:02:00Z">
              <w:tcPr>
                <w:tcW w:w="5395" w:type="dxa"/>
                <w:gridSpan w:val="2"/>
              </w:tcPr>
            </w:tcPrChange>
          </w:tcPr>
          <w:p w14:paraId="1CDB5079" w14:textId="64F830F0" w:rsidR="00AF21AA" w:rsidRDefault="00765A89" w:rsidP="00AC2C23">
            <w:pPr>
              <w:pStyle w:val="Body"/>
              <w:ind w:left="0"/>
              <w:rPr>
                <w:ins w:id="539" w:author="Jeff Pitzen" w:date="2025-12-10T10:16:00Z" w16du:dateUtc="2025-12-10T15:16:00Z"/>
                <w:lang w:eastAsia="ja-JP"/>
              </w:rPr>
            </w:pPr>
            <w:ins w:id="540" w:author="Jeff Pitzen" w:date="2025-12-10T10:16:00Z" w16du:dateUtc="2025-12-10T15:16:00Z">
              <w:r>
                <w:rPr>
                  <w:lang w:eastAsia="ja-JP"/>
                </w:rPr>
                <w:t>Explanation</w:t>
              </w:r>
            </w:ins>
          </w:p>
        </w:tc>
      </w:tr>
      <w:tr w:rsidR="00A72986" w14:paraId="60DFCBF5" w14:textId="77777777" w:rsidTr="00FA256F">
        <w:trPr>
          <w:ins w:id="541" w:author="Jeff Pitzen" w:date="2025-12-10T10:22:00Z" w16du:dateUtc="2025-12-10T15:22:00Z"/>
        </w:trPr>
        <w:tc>
          <w:tcPr>
            <w:tcW w:w="10070" w:type="dxa"/>
            <w:gridSpan w:val="2"/>
          </w:tcPr>
          <w:p w14:paraId="08F6030D" w14:textId="79141261" w:rsidR="00A72986" w:rsidRDefault="00A72986" w:rsidP="00A72986">
            <w:pPr>
              <w:pStyle w:val="Body"/>
              <w:ind w:left="0"/>
              <w:rPr>
                <w:ins w:id="542" w:author="Jeff Pitzen" w:date="2025-12-10T10:22:00Z" w16du:dateUtc="2025-12-10T15:22:00Z"/>
                <w:lang w:eastAsia="ja-JP"/>
              </w:rPr>
            </w:pPr>
            <w:ins w:id="543" w:author="Jeff Pitzen" w:date="2025-12-10T10:22:00Z" w16du:dateUtc="2025-12-10T15:22:00Z">
              <w:r>
                <w:rPr>
                  <w:lang w:eastAsia="ja-JP"/>
                </w:rPr>
                <w:t># PowerShell / Bash (use backtick ` for PowerShell, backslash \ for Bash)</w:t>
              </w:r>
            </w:ins>
          </w:p>
        </w:tc>
      </w:tr>
      <w:tr w:rsidR="00AF21AA" w14:paraId="44117C93" w14:textId="77777777" w:rsidTr="00AF21AA">
        <w:trPr>
          <w:ins w:id="544" w:author="Jeff Pitzen" w:date="2025-12-10T10:16:00Z" w16du:dateUtc="2025-12-10T15:16:00Z"/>
          <w:trPrChange w:id="545" w:author="Jeff Pitzen" w:date="2025-12-10T10:16:00Z" w16du:dateUtc="2025-12-10T15:16:00Z">
            <w:trPr>
              <w:gridBefore w:val="1"/>
            </w:trPr>
          </w:trPrChange>
        </w:trPr>
        <w:tc>
          <w:tcPr>
            <w:tcW w:w="5035" w:type="dxa"/>
            <w:tcPrChange w:id="546" w:author="Jeff Pitzen" w:date="2025-12-10T10:16:00Z" w16du:dateUtc="2025-12-10T15:16:00Z">
              <w:tcPr>
                <w:tcW w:w="5395" w:type="dxa"/>
                <w:gridSpan w:val="2"/>
              </w:tcPr>
            </w:tcPrChange>
          </w:tcPr>
          <w:p w14:paraId="512E9883" w14:textId="77777777" w:rsidR="00A72986" w:rsidRDefault="00A72986" w:rsidP="00A72986">
            <w:pPr>
              <w:pStyle w:val="Body"/>
              <w:ind w:left="0"/>
              <w:rPr>
                <w:ins w:id="547" w:author="Jeff Pitzen" w:date="2025-12-10T10:22:00Z" w16du:dateUtc="2025-12-10T15:22:00Z"/>
                <w:lang w:eastAsia="ja-JP"/>
              </w:rPr>
            </w:pPr>
            <w:ins w:id="548" w:author="Jeff Pitzen" w:date="2025-12-10T10:22:00Z" w16du:dateUtc="2025-12-10T15:22:00Z">
              <w:r>
                <w:rPr>
                  <w:lang w:eastAsia="ja-JP"/>
                </w:rPr>
                <w:t>eksctl create cluster `</w:t>
              </w:r>
            </w:ins>
          </w:p>
          <w:p w14:paraId="039DB47B" w14:textId="77777777" w:rsidR="00A72986" w:rsidRDefault="00A72986" w:rsidP="00A72986">
            <w:pPr>
              <w:pStyle w:val="Body"/>
              <w:ind w:left="0"/>
              <w:rPr>
                <w:ins w:id="549" w:author="Jeff Pitzen" w:date="2025-12-10T10:22:00Z" w16du:dateUtc="2025-12-10T15:22:00Z"/>
                <w:lang w:eastAsia="ja-JP"/>
              </w:rPr>
            </w:pPr>
            <w:ins w:id="550" w:author="Jeff Pitzen" w:date="2025-12-10T10:22:00Z" w16du:dateUtc="2025-12-10T15:22:00Z">
              <w:r>
                <w:rPr>
                  <w:lang w:eastAsia="ja-JP"/>
                </w:rPr>
                <w:t xml:space="preserve">  --name usw1-zlps-eks-01 `</w:t>
              </w:r>
            </w:ins>
          </w:p>
          <w:p w14:paraId="542192D2" w14:textId="77777777" w:rsidR="00A72986" w:rsidRDefault="00A72986" w:rsidP="00A72986">
            <w:pPr>
              <w:pStyle w:val="Body"/>
              <w:ind w:left="0"/>
              <w:rPr>
                <w:ins w:id="551" w:author="Jeff Pitzen" w:date="2025-12-10T10:22:00Z" w16du:dateUtc="2025-12-10T15:22:00Z"/>
                <w:lang w:eastAsia="ja-JP"/>
              </w:rPr>
            </w:pPr>
            <w:ins w:id="552" w:author="Jeff Pitzen" w:date="2025-12-10T10:22:00Z" w16du:dateUtc="2025-12-10T15:22:00Z">
              <w:r>
                <w:rPr>
                  <w:lang w:eastAsia="ja-JP"/>
                </w:rPr>
                <w:t xml:space="preserve">  --version 1.34 `</w:t>
              </w:r>
            </w:ins>
          </w:p>
          <w:p w14:paraId="270A6EB6" w14:textId="2D0270A0" w:rsidR="00A72986" w:rsidRDefault="00A72986" w:rsidP="00A72986">
            <w:pPr>
              <w:pStyle w:val="Body"/>
              <w:ind w:left="0"/>
              <w:rPr>
                <w:ins w:id="553" w:author="Jeff Pitzen" w:date="2025-12-10T10:22:00Z" w16du:dateUtc="2025-12-10T15:22:00Z"/>
                <w:lang w:eastAsia="ja-JP"/>
              </w:rPr>
            </w:pPr>
            <w:ins w:id="554" w:author="Jeff Pitzen" w:date="2025-12-10T10:22:00Z" w16du:dateUtc="2025-12-10T15:22:00Z">
              <w:r>
                <w:rPr>
                  <w:lang w:eastAsia="ja-JP"/>
                </w:rPr>
                <w:t xml:space="preserve">  -- us-west-1 `</w:t>
              </w:r>
            </w:ins>
          </w:p>
          <w:p w14:paraId="56460F96" w14:textId="77777777" w:rsidR="00A72986" w:rsidRDefault="00A72986" w:rsidP="00A72986">
            <w:pPr>
              <w:pStyle w:val="Body"/>
              <w:ind w:left="0"/>
              <w:rPr>
                <w:ins w:id="555" w:author="Jeff Pitzen" w:date="2025-12-10T10:22:00Z" w16du:dateUtc="2025-12-10T15:22:00Z"/>
                <w:lang w:eastAsia="ja-JP"/>
              </w:rPr>
            </w:pPr>
            <w:ins w:id="556" w:author="Jeff Pitzen" w:date="2025-12-10T10:22:00Z" w16du:dateUtc="2025-12-10T15:22:00Z">
              <w:r>
                <w:rPr>
                  <w:lang w:eastAsia="ja-JP"/>
                </w:rPr>
                <w:t xml:space="preserve">  --nodegroup-name uw1-zlps-ng-01 `</w:t>
              </w:r>
            </w:ins>
          </w:p>
          <w:p w14:paraId="58D0D4AB" w14:textId="77777777" w:rsidR="00A72986" w:rsidRDefault="00A72986" w:rsidP="00A72986">
            <w:pPr>
              <w:pStyle w:val="Body"/>
              <w:ind w:left="0"/>
              <w:rPr>
                <w:ins w:id="557" w:author="Jeff Pitzen" w:date="2025-12-10T10:22:00Z" w16du:dateUtc="2025-12-10T15:22:00Z"/>
                <w:lang w:eastAsia="ja-JP"/>
              </w:rPr>
            </w:pPr>
            <w:ins w:id="558" w:author="Jeff Pitzen" w:date="2025-12-10T10:22:00Z" w16du:dateUtc="2025-12-10T15:22:00Z">
              <w:r>
                <w:rPr>
                  <w:lang w:eastAsia="ja-JP"/>
                </w:rPr>
                <w:t xml:space="preserve">  --node-type m</w:t>
              </w:r>
              <w:proofErr w:type="gramStart"/>
              <w:r>
                <w:rPr>
                  <w:lang w:eastAsia="ja-JP"/>
                </w:rPr>
                <w:t>5.xlarge</w:t>
              </w:r>
              <w:proofErr w:type="gramEnd"/>
              <w:r>
                <w:rPr>
                  <w:lang w:eastAsia="ja-JP"/>
                </w:rPr>
                <w:t xml:space="preserve"> `</w:t>
              </w:r>
            </w:ins>
          </w:p>
          <w:p w14:paraId="5E7B8287" w14:textId="77777777" w:rsidR="00A72986" w:rsidRDefault="00A72986" w:rsidP="00A72986">
            <w:pPr>
              <w:pStyle w:val="Body"/>
              <w:ind w:left="0"/>
              <w:rPr>
                <w:ins w:id="559" w:author="Jeff Pitzen" w:date="2025-12-10T10:22:00Z" w16du:dateUtc="2025-12-10T15:22:00Z"/>
                <w:lang w:eastAsia="ja-JP"/>
              </w:rPr>
            </w:pPr>
            <w:ins w:id="560" w:author="Jeff Pitzen" w:date="2025-12-10T10:22:00Z" w16du:dateUtc="2025-12-10T15:22:00Z">
              <w:r>
                <w:rPr>
                  <w:lang w:eastAsia="ja-JP"/>
                </w:rPr>
                <w:t xml:space="preserve">  --nodes 2 `</w:t>
              </w:r>
            </w:ins>
          </w:p>
          <w:p w14:paraId="434B7026" w14:textId="77777777" w:rsidR="00A72986" w:rsidRDefault="00A72986" w:rsidP="00A72986">
            <w:pPr>
              <w:pStyle w:val="Body"/>
              <w:ind w:left="0"/>
              <w:rPr>
                <w:ins w:id="561" w:author="Jeff Pitzen" w:date="2025-12-10T10:22:00Z" w16du:dateUtc="2025-12-10T15:22:00Z"/>
                <w:lang w:eastAsia="ja-JP"/>
              </w:rPr>
            </w:pPr>
            <w:ins w:id="562" w:author="Jeff Pitzen" w:date="2025-12-10T10:22:00Z" w16du:dateUtc="2025-12-10T15:22:00Z">
              <w:r>
                <w:rPr>
                  <w:lang w:eastAsia="ja-JP"/>
                </w:rPr>
                <w:t xml:space="preserve">  --nodes-min 1 `</w:t>
              </w:r>
            </w:ins>
          </w:p>
          <w:p w14:paraId="401A4C5A" w14:textId="77777777" w:rsidR="00A72986" w:rsidRDefault="00A72986" w:rsidP="00A72986">
            <w:pPr>
              <w:pStyle w:val="Body"/>
              <w:ind w:left="0"/>
              <w:rPr>
                <w:ins w:id="563" w:author="Jeff Pitzen" w:date="2025-12-10T10:22:00Z" w16du:dateUtc="2025-12-10T15:22:00Z"/>
                <w:lang w:eastAsia="ja-JP"/>
              </w:rPr>
            </w:pPr>
            <w:ins w:id="564" w:author="Jeff Pitzen" w:date="2025-12-10T10:22:00Z" w16du:dateUtc="2025-12-10T15:22:00Z">
              <w:r>
                <w:rPr>
                  <w:lang w:eastAsia="ja-JP"/>
                </w:rPr>
                <w:t xml:space="preserve">  --nodes-max 2 `</w:t>
              </w:r>
            </w:ins>
          </w:p>
          <w:p w14:paraId="4CD731FC" w14:textId="4BEFFDC6" w:rsidR="00AF21AA" w:rsidRDefault="00A72986" w:rsidP="00A72986">
            <w:pPr>
              <w:pStyle w:val="Body"/>
              <w:ind w:left="0"/>
              <w:rPr>
                <w:ins w:id="565" w:author="Jeff Pitzen" w:date="2025-12-10T10:16:00Z" w16du:dateUtc="2025-12-10T15:16:00Z"/>
                <w:lang w:eastAsia="ja-JP"/>
              </w:rPr>
            </w:pPr>
            <w:ins w:id="566" w:author="Jeff Pitzen" w:date="2025-12-10T10:22:00Z" w16du:dateUtc="2025-12-10T15:22:00Z">
              <w:r>
                <w:rPr>
                  <w:lang w:eastAsia="ja-JP"/>
                </w:rPr>
                <w:t xml:space="preserve">  --managed</w:t>
              </w:r>
            </w:ins>
          </w:p>
        </w:tc>
        <w:tc>
          <w:tcPr>
            <w:tcW w:w="5035" w:type="dxa"/>
            <w:tcPrChange w:id="567" w:author="Jeff Pitzen" w:date="2025-12-10T10:16:00Z" w16du:dateUtc="2025-12-10T15:16:00Z">
              <w:tcPr>
                <w:tcW w:w="5395" w:type="dxa"/>
                <w:gridSpan w:val="2"/>
              </w:tcPr>
            </w:tcPrChange>
          </w:tcPr>
          <w:p w14:paraId="510A8120" w14:textId="77777777" w:rsidR="00982617" w:rsidRDefault="00982617" w:rsidP="00982617">
            <w:pPr>
              <w:pStyle w:val="Body"/>
              <w:ind w:left="0"/>
              <w:rPr>
                <w:ins w:id="568" w:author="Jeff Pitzen" w:date="2025-12-10T10:32:00Z" w16du:dateUtc="2025-12-10T15:32:00Z"/>
                <w:lang w:eastAsia="ja-JP"/>
              </w:rPr>
            </w:pPr>
            <w:ins w:id="569" w:author="Jeff Pitzen" w:date="2025-12-10T10:32:00Z" w16du:dateUtc="2025-12-10T15:32:00Z">
              <w:r>
                <w:rPr>
                  <w:lang w:eastAsia="ja-JP"/>
                </w:rPr>
                <w:t>- Creates EKS cluster version 1.34 in us-west-1</w:t>
              </w:r>
            </w:ins>
          </w:p>
          <w:p w14:paraId="1B089353" w14:textId="79F02658" w:rsidR="00982617" w:rsidRDefault="00982617" w:rsidP="00982617">
            <w:pPr>
              <w:pStyle w:val="Body"/>
              <w:ind w:left="0"/>
              <w:rPr>
                <w:ins w:id="570" w:author="Jeff Pitzen" w:date="2025-12-10T10:32:00Z" w16du:dateUtc="2025-12-10T15:32:00Z"/>
                <w:lang w:eastAsia="ja-JP"/>
              </w:rPr>
            </w:pPr>
            <w:ins w:id="571" w:author="Jeff Pitzen" w:date="2025-12-10T10:32:00Z" w16du:dateUtc="2025-12-10T15:32:00Z">
              <w:r>
                <w:rPr>
                  <w:lang w:eastAsia="ja-JP"/>
                </w:rPr>
                <w:t>- Node group uses m</w:t>
              </w:r>
              <w:proofErr w:type="gramStart"/>
              <w:r>
                <w:rPr>
                  <w:lang w:eastAsia="ja-JP"/>
                </w:rPr>
                <w:t>5.xlarge</w:t>
              </w:r>
              <w:proofErr w:type="gramEnd"/>
              <w:r>
                <w:rPr>
                  <w:lang w:eastAsia="ja-JP"/>
                </w:rPr>
                <w:t xml:space="preserve"> instances (4 vCPU, 16GB RAM)</w:t>
              </w:r>
            </w:ins>
          </w:p>
          <w:p w14:paraId="3308A3CE" w14:textId="77777777" w:rsidR="00982617" w:rsidRDefault="00982617" w:rsidP="00982617">
            <w:pPr>
              <w:pStyle w:val="Body"/>
              <w:ind w:left="0"/>
              <w:rPr>
                <w:ins w:id="572" w:author="Jeff Pitzen" w:date="2025-12-10T10:32:00Z" w16du:dateUtc="2025-12-10T15:32:00Z"/>
                <w:lang w:eastAsia="ja-JP"/>
              </w:rPr>
            </w:pPr>
            <w:ins w:id="573" w:author="Jeff Pitzen" w:date="2025-12-10T10:32:00Z" w16du:dateUtc="2025-12-10T15:32:00Z">
              <w:r>
                <w:rPr>
                  <w:lang w:eastAsia="ja-JP"/>
                </w:rPr>
                <w:t>- Starts with 2 nodes, can scale between 1-2 nodes</w:t>
              </w:r>
            </w:ins>
          </w:p>
          <w:p w14:paraId="76A571F3" w14:textId="6D80E8B4" w:rsidR="00AF21AA" w:rsidRDefault="00982617" w:rsidP="00982617">
            <w:pPr>
              <w:pStyle w:val="Body"/>
              <w:ind w:left="0"/>
              <w:rPr>
                <w:ins w:id="574" w:author="Jeff Pitzen" w:date="2025-12-10T10:16:00Z" w16du:dateUtc="2025-12-10T15:16:00Z"/>
                <w:lang w:eastAsia="ja-JP"/>
              </w:rPr>
            </w:pPr>
            <w:ins w:id="575" w:author="Jeff Pitzen" w:date="2025-12-10T10:32:00Z" w16du:dateUtc="2025-12-10T15:32:00Z">
              <w:r>
                <w:rPr>
                  <w:lang w:eastAsia="ja-JP"/>
                </w:rPr>
                <w:t>- Managed node group means AWS handles node updates</w:t>
              </w:r>
            </w:ins>
          </w:p>
        </w:tc>
      </w:tr>
      <w:tr w:rsidR="00B72A3C" w14:paraId="12487CC6" w14:textId="77777777" w:rsidTr="0044581B">
        <w:trPr>
          <w:ins w:id="576" w:author="Jeff Pitzen" w:date="2025-12-10T10:23:00Z" w16du:dateUtc="2025-12-10T15:23:00Z"/>
        </w:trPr>
        <w:tc>
          <w:tcPr>
            <w:tcW w:w="10070" w:type="dxa"/>
            <w:gridSpan w:val="2"/>
          </w:tcPr>
          <w:p w14:paraId="13D29FC8" w14:textId="2760B007" w:rsidR="00B72A3C" w:rsidRDefault="001D370E" w:rsidP="00AC2C23">
            <w:pPr>
              <w:pStyle w:val="Body"/>
              <w:ind w:left="0"/>
              <w:rPr>
                <w:ins w:id="577" w:author="Jeff Pitzen" w:date="2025-12-10T10:23:00Z" w16du:dateUtc="2025-12-10T15:23:00Z"/>
                <w:lang w:eastAsia="ja-JP"/>
              </w:rPr>
            </w:pPr>
            <w:ins w:id="578" w:author="Jeff Pitzen" w:date="2025-12-10T10:23:00Z" w16du:dateUtc="2025-12-10T15:23:00Z">
              <w:r w:rsidRPr="001D370E">
                <w:rPr>
                  <w:lang w:eastAsia="ja-JP"/>
                </w:rPr>
                <w:t># Windows CMD (single line)</w:t>
              </w:r>
            </w:ins>
          </w:p>
        </w:tc>
      </w:tr>
      <w:tr w:rsidR="001D370E" w14:paraId="43982D85" w14:textId="77777777" w:rsidTr="00834571">
        <w:trPr>
          <w:ins w:id="579" w:author="Jeff Pitzen" w:date="2025-12-10T10:23:00Z" w16du:dateUtc="2025-12-10T15:23:00Z"/>
        </w:trPr>
        <w:tc>
          <w:tcPr>
            <w:tcW w:w="10070" w:type="dxa"/>
            <w:gridSpan w:val="2"/>
          </w:tcPr>
          <w:p w14:paraId="374094C5" w14:textId="51A76A56" w:rsidR="001D370E" w:rsidRDefault="001D370E" w:rsidP="00282179">
            <w:pPr>
              <w:pStyle w:val="Body"/>
              <w:keepNext/>
              <w:ind w:left="0"/>
              <w:rPr>
                <w:ins w:id="580" w:author="Jeff Pitzen" w:date="2025-12-10T10:23:00Z" w16du:dateUtc="2025-12-10T15:23:00Z"/>
                <w:lang w:eastAsia="ja-JP"/>
              </w:rPr>
              <w:pPrChange w:id="581" w:author="Jeff Pitzen" w:date="2025-12-10T10:33:00Z" w16du:dateUtc="2025-12-10T15:33:00Z">
                <w:pPr>
                  <w:pStyle w:val="Body"/>
                  <w:ind w:left="0"/>
                </w:pPr>
              </w:pPrChange>
            </w:pPr>
            <w:ins w:id="582" w:author="Jeff Pitzen" w:date="2025-12-10T10:23:00Z" w16du:dateUtc="2025-12-10T15:23:00Z">
              <w:r w:rsidRPr="00965599">
                <w:rPr>
                  <w:lang w:eastAsia="ja-JP"/>
                </w:rPr>
                <w:t>eksctl create cluster --name usw1-zlps-eks-01 --version 1.34 -- us-west-1 --nodegroup-name uw1-zlps-ng-01 --node-type m</w:t>
              </w:r>
              <w:proofErr w:type="gramStart"/>
              <w:r w:rsidRPr="00965599">
                <w:rPr>
                  <w:lang w:eastAsia="ja-JP"/>
                </w:rPr>
                <w:t>5.xlarge</w:t>
              </w:r>
              <w:proofErr w:type="gramEnd"/>
              <w:r w:rsidRPr="00965599">
                <w:rPr>
                  <w:lang w:eastAsia="ja-JP"/>
                </w:rPr>
                <w:t xml:space="preserve"> --nodes </w:t>
              </w:r>
              <w:proofErr w:type="gramStart"/>
              <w:r w:rsidRPr="00965599">
                <w:rPr>
                  <w:lang w:eastAsia="ja-JP"/>
                </w:rPr>
                <w:t>2 --nodes</w:t>
              </w:r>
              <w:proofErr w:type="gramEnd"/>
              <w:r w:rsidRPr="00965599">
                <w:rPr>
                  <w:lang w:eastAsia="ja-JP"/>
                </w:rPr>
                <w:t>-min 1 --nodes-max 2 --managed</w:t>
              </w:r>
            </w:ins>
          </w:p>
        </w:tc>
      </w:tr>
    </w:tbl>
    <w:p w14:paraId="6C35ADFB" w14:textId="7416B0AB" w:rsidR="00AC2C23" w:rsidRDefault="00282179" w:rsidP="00282179">
      <w:pPr>
        <w:pStyle w:val="Caption"/>
        <w:rPr>
          <w:ins w:id="583" w:author="Jeff Pitzen" w:date="2025-12-10T10:15:00Z" w16du:dateUtc="2025-12-10T15:15:00Z"/>
          <w:lang w:eastAsia="ja-JP"/>
        </w:rPr>
        <w:pPrChange w:id="584" w:author="Jeff Pitzen" w:date="2025-12-10T10:33:00Z" w16du:dateUtc="2025-12-10T15:33:00Z">
          <w:pPr>
            <w:pStyle w:val="Body"/>
          </w:pPr>
        </w:pPrChange>
      </w:pPr>
      <w:ins w:id="585" w:author="Jeff Pitzen" w:date="2025-12-10T10:33:00Z" w16du:dateUtc="2025-12-10T15:33:00Z">
        <w:r>
          <w:t xml:space="preserve">Table </w:t>
        </w:r>
        <w:r>
          <w:fldChar w:fldCharType="begin"/>
        </w:r>
        <w:r>
          <w:instrText xml:space="preserve"> SEQ Table \* ARABIC </w:instrText>
        </w:r>
      </w:ins>
      <w:r>
        <w:fldChar w:fldCharType="separate"/>
      </w:r>
      <w:ins w:id="586" w:author="Jeff Pitzen" w:date="2025-12-13T13:41:00Z" w16du:dateUtc="2025-12-13T18:41:00Z">
        <w:r w:rsidR="009859FA">
          <w:rPr>
            <w:noProof/>
          </w:rPr>
          <w:t>2</w:t>
        </w:r>
      </w:ins>
      <w:ins w:id="587" w:author="Jeff Pitzen" w:date="2025-12-10T10:33:00Z" w16du:dateUtc="2025-12-10T15:33:00Z">
        <w:r>
          <w:fldChar w:fldCharType="end"/>
        </w:r>
        <w:r>
          <w:t>: Create EKS Cluster</w:t>
        </w:r>
      </w:ins>
    </w:p>
    <w:p w14:paraId="689596E7" w14:textId="77777777" w:rsidR="00AC2C23" w:rsidRDefault="00AC2C23" w:rsidP="00AC2C23">
      <w:pPr>
        <w:pStyle w:val="Body"/>
        <w:rPr>
          <w:ins w:id="588" w:author="Jeff Pitzen" w:date="2025-12-10T10:15:00Z" w16du:dateUtc="2025-12-10T15:15:00Z"/>
          <w:lang w:eastAsia="ja-JP"/>
        </w:rPr>
      </w:pPr>
    </w:p>
    <w:p w14:paraId="1F4DED81" w14:textId="77777777" w:rsidR="00AC2C23" w:rsidRDefault="00AC2C23" w:rsidP="00AC2C23">
      <w:pPr>
        <w:pStyle w:val="Body"/>
        <w:rPr>
          <w:ins w:id="589" w:author="Jeff Pitzen" w:date="2025-12-10T10:15:00Z" w16du:dateUtc="2025-12-10T15:15:00Z"/>
          <w:lang w:eastAsia="ja-JP"/>
        </w:rPr>
      </w:pPr>
    </w:p>
    <w:p w14:paraId="4D34B2E0" w14:textId="77777777" w:rsidR="00AC2C23" w:rsidRDefault="00AC2C23" w:rsidP="00AC2C23">
      <w:pPr>
        <w:pStyle w:val="Body"/>
        <w:rPr>
          <w:ins w:id="590" w:author="Jeff Pitzen" w:date="2025-12-10T10:15:00Z" w16du:dateUtc="2025-12-10T15:15:00Z"/>
          <w:lang w:eastAsia="ja-JP"/>
        </w:rPr>
      </w:pPr>
    </w:p>
    <w:p w14:paraId="66739EE0" w14:textId="77777777" w:rsidR="00AC2C23" w:rsidRDefault="00AC2C23" w:rsidP="00AC2C23">
      <w:pPr>
        <w:pStyle w:val="Body"/>
        <w:rPr>
          <w:ins w:id="591" w:author="Jeff Pitzen" w:date="2025-12-10T10:15:00Z" w16du:dateUtc="2025-12-10T15:15:00Z"/>
          <w:lang w:eastAsia="ja-JP"/>
        </w:rPr>
      </w:pPr>
    </w:p>
    <w:p w14:paraId="6C7FDB8B" w14:textId="77777777" w:rsidR="00AC2C23" w:rsidRDefault="00AC2C23" w:rsidP="00AC2C23">
      <w:pPr>
        <w:pStyle w:val="Body"/>
        <w:rPr>
          <w:ins w:id="592" w:author="Jeff Pitzen" w:date="2025-12-10T10:15:00Z" w16du:dateUtc="2025-12-10T15:15:00Z"/>
          <w:lang w:eastAsia="ja-JP"/>
        </w:rPr>
      </w:pPr>
    </w:p>
    <w:p w14:paraId="0D184208" w14:textId="77777777" w:rsidR="00AC2C23" w:rsidRDefault="00AC2C23" w:rsidP="00AC2C23">
      <w:pPr>
        <w:pStyle w:val="Body"/>
        <w:rPr>
          <w:ins w:id="593" w:author="Jeff Pitzen" w:date="2025-12-10T10:15:00Z" w16du:dateUtc="2025-12-10T15:15:00Z"/>
          <w:lang w:eastAsia="ja-JP"/>
        </w:rPr>
      </w:pPr>
    </w:p>
    <w:p w14:paraId="11D3B8DE" w14:textId="77777777" w:rsidR="00AC2C23" w:rsidRDefault="00AC2C23" w:rsidP="00AC2C23">
      <w:pPr>
        <w:pStyle w:val="Body"/>
        <w:rPr>
          <w:ins w:id="594" w:author="Jeff Pitzen" w:date="2025-12-10T10:15:00Z" w16du:dateUtc="2025-12-10T15:15:00Z"/>
          <w:lang w:eastAsia="ja-JP"/>
        </w:rPr>
      </w:pPr>
    </w:p>
    <w:p w14:paraId="70913B1F" w14:textId="77777777" w:rsidR="00AC2C23" w:rsidRDefault="00AC2C23" w:rsidP="00AC2C23">
      <w:pPr>
        <w:pStyle w:val="Body"/>
        <w:rPr>
          <w:ins w:id="595" w:author="Jeff Pitzen" w:date="2025-12-10T10:15:00Z" w16du:dateUtc="2025-12-10T15:15:00Z"/>
          <w:lang w:eastAsia="ja-JP"/>
        </w:rPr>
      </w:pPr>
    </w:p>
    <w:p w14:paraId="19BB3F34" w14:textId="77777777" w:rsidR="00AC2C23" w:rsidRPr="00AC2C23" w:rsidRDefault="00AC2C23" w:rsidP="00AC2C23">
      <w:pPr>
        <w:pStyle w:val="Body"/>
        <w:rPr>
          <w:lang w:eastAsia="ja-JP"/>
          <w:rPrChange w:id="596" w:author="Jeff Pitzen" w:date="2025-12-10T10:15:00Z" w16du:dateUtc="2025-12-10T15:15:00Z">
            <w:rPr/>
          </w:rPrChange>
        </w:rPr>
        <w:pPrChange w:id="597" w:author="Jeff Pitzen" w:date="2025-12-10T10:15:00Z" w16du:dateUtc="2025-12-10T15:15:00Z">
          <w:pPr>
            <w:pStyle w:val="Heading2"/>
          </w:pPr>
        </w:pPrChange>
      </w:pPr>
    </w:p>
    <w:p w14:paraId="62BD3DA7" w14:textId="64964199" w:rsidR="000F3FA2" w:rsidDel="00AC2C23" w:rsidRDefault="00494465" w:rsidP="000F3FA2">
      <w:pPr>
        <w:pStyle w:val="Body"/>
        <w:rPr>
          <w:del w:id="598" w:author="Jeff Pitzen" w:date="2025-12-10T10:15:00Z" w16du:dateUtc="2025-12-10T15:15:00Z"/>
          <w:lang w:eastAsia="ja-JP"/>
        </w:rPr>
      </w:pPr>
      <w:bookmarkStart w:id="599" w:name="_Toc216514413"/>
      <w:ins w:id="600" w:author="Jeff Pitzen" w:date="2025-12-10T10:41:00Z" w16du:dateUtc="2025-12-10T15:41:00Z">
        <w:r>
          <w:t>STE</w:t>
        </w:r>
      </w:ins>
      <w:ins w:id="601" w:author="Jeff Pitzen" w:date="2025-12-10T10:42:00Z" w16du:dateUtc="2025-12-10T15:42:00Z">
        <w:r>
          <w:t>P 2:</w:t>
        </w:r>
        <w:bookmarkEnd w:id="599"/>
        <w:r>
          <w:t xml:space="preserve"> </w:t>
        </w:r>
      </w:ins>
      <w:del w:id="602" w:author="Jeff Pitzen" w:date="2025-12-10T10:15:00Z" w16du:dateUtc="2025-12-10T15:15:00Z">
        <w:r w:rsidR="009B360C" w:rsidDel="00AC2C23">
          <w:rPr>
            <w:lang w:eastAsia="ja-JP"/>
          </w:rPr>
          <w:delText>DoD implements the following workflows:</w:delText>
        </w:r>
      </w:del>
    </w:p>
    <w:p w14:paraId="2DBE36C1" w14:textId="327296A4" w:rsidR="009B360C" w:rsidDel="00AC2C23" w:rsidRDefault="009B360C" w:rsidP="009B360C">
      <w:pPr>
        <w:pStyle w:val="Body"/>
        <w:numPr>
          <w:ilvl w:val="0"/>
          <w:numId w:val="22"/>
        </w:numPr>
        <w:rPr>
          <w:del w:id="603" w:author="Jeff Pitzen" w:date="2025-12-10T10:15:00Z" w16du:dateUtc="2025-12-10T15:15:00Z"/>
          <w:lang w:eastAsia="ja-JP"/>
        </w:rPr>
      </w:pPr>
      <w:del w:id="604" w:author="Jeff Pitzen" w:date="2025-12-10T10:15:00Z" w16du:dateUtc="2025-12-10T15:15:00Z">
        <w:r w:rsidRPr="009B360C" w:rsidDel="00AC2C23">
          <w:rPr>
            <w:lang w:eastAsia="ja-JP"/>
          </w:rPr>
          <w:delText>Discovery</w:delText>
        </w:r>
        <w:bookmarkStart w:id="605" w:name="_Toc216514414"/>
        <w:bookmarkEnd w:id="605"/>
      </w:del>
    </w:p>
    <w:p w14:paraId="3436DC58" w14:textId="39FA0014" w:rsidR="009B360C" w:rsidDel="00AC2C23" w:rsidRDefault="009B360C" w:rsidP="009B360C">
      <w:pPr>
        <w:pStyle w:val="Body"/>
        <w:numPr>
          <w:ilvl w:val="0"/>
          <w:numId w:val="22"/>
        </w:numPr>
        <w:rPr>
          <w:del w:id="606" w:author="Jeff Pitzen" w:date="2025-12-10T10:15:00Z" w16du:dateUtc="2025-12-10T15:15:00Z"/>
          <w:lang w:eastAsia="ja-JP"/>
        </w:rPr>
      </w:pPr>
      <w:del w:id="607" w:author="Jeff Pitzen" w:date="2025-12-10T10:15:00Z" w16du:dateUtc="2025-12-10T15:15:00Z">
        <w:r w:rsidRPr="009B360C" w:rsidDel="00AC2C23">
          <w:rPr>
            <w:lang w:eastAsia="ja-JP"/>
          </w:rPr>
          <w:delText>R</w:delText>
        </w:r>
        <w:r w:rsidDel="00AC2C23">
          <w:rPr>
            <w:lang w:eastAsia="ja-JP"/>
          </w:rPr>
          <w:delText xml:space="preserve">ecords </w:delText>
        </w:r>
        <w:r w:rsidRPr="009B360C" w:rsidDel="00AC2C23">
          <w:rPr>
            <w:lang w:eastAsia="ja-JP"/>
          </w:rPr>
          <w:delText>M</w:delText>
        </w:r>
        <w:r w:rsidDel="00AC2C23">
          <w:rPr>
            <w:lang w:eastAsia="ja-JP"/>
          </w:rPr>
          <w:delText>anagement</w:delText>
        </w:r>
        <w:r w:rsidRPr="009B360C" w:rsidDel="00AC2C23">
          <w:rPr>
            <w:lang w:eastAsia="ja-JP"/>
          </w:rPr>
          <w:delText xml:space="preserve"> </w:delText>
        </w:r>
        <w:bookmarkStart w:id="608" w:name="_Toc216514415"/>
        <w:bookmarkEnd w:id="608"/>
      </w:del>
    </w:p>
    <w:p w14:paraId="5F6C4EDE" w14:textId="5C07A8D8" w:rsidR="009B360C" w:rsidDel="00AC2C23" w:rsidRDefault="009B360C" w:rsidP="009B360C">
      <w:pPr>
        <w:pStyle w:val="Body"/>
        <w:numPr>
          <w:ilvl w:val="0"/>
          <w:numId w:val="22"/>
        </w:numPr>
        <w:rPr>
          <w:del w:id="609" w:author="Jeff Pitzen" w:date="2025-12-10T10:15:00Z" w16du:dateUtc="2025-12-10T15:15:00Z"/>
          <w:lang w:eastAsia="ja-JP"/>
        </w:rPr>
      </w:pPr>
      <w:del w:id="610" w:author="Jeff Pitzen" w:date="2025-12-10T10:15:00Z" w16du:dateUtc="2025-12-10T15:15:00Z">
        <w:r w:rsidDel="00AC2C23">
          <w:rPr>
            <w:lang w:eastAsia="ja-JP"/>
          </w:rPr>
          <w:delText>E</w:delText>
        </w:r>
        <w:r w:rsidRPr="009B360C" w:rsidDel="00AC2C23">
          <w:rPr>
            <w:lang w:eastAsia="ja-JP"/>
          </w:rPr>
          <w:delText>nd</w:delText>
        </w:r>
        <w:r w:rsidDel="00AC2C23">
          <w:rPr>
            <w:lang w:eastAsia="ja-JP"/>
          </w:rPr>
          <w:delText>-</w:delText>
        </w:r>
        <w:r w:rsidRPr="009B360C" w:rsidDel="00AC2C23">
          <w:rPr>
            <w:lang w:eastAsia="ja-JP"/>
          </w:rPr>
          <w:delText xml:space="preserve">user </w:delText>
        </w:r>
        <w:r w:rsidDel="00AC2C23">
          <w:rPr>
            <w:lang w:eastAsia="ja-JP"/>
          </w:rPr>
          <w:delText>A</w:delText>
        </w:r>
        <w:r w:rsidRPr="009B360C" w:rsidDel="00AC2C23">
          <w:rPr>
            <w:lang w:eastAsia="ja-JP"/>
          </w:rPr>
          <w:delText xml:space="preserve">rchive </w:delText>
        </w:r>
        <w:r w:rsidDel="00AC2C23">
          <w:rPr>
            <w:lang w:eastAsia="ja-JP"/>
          </w:rPr>
          <w:delText>A</w:delText>
        </w:r>
        <w:r w:rsidRPr="009B360C" w:rsidDel="00AC2C23">
          <w:rPr>
            <w:lang w:eastAsia="ja-JP"/>
          </w:rPr>
          <w:delText>ccess</w:delText>
        </w:r>
        <w:bookmarkStart w:id="611" w:name="_Toc216514416"/>
        <w:bookmarkEnd w:id="611"/>
      </w:del>
    </w:p>
    <w:p w14:paraId="1FDE3DD9" w14:textId="2E50D482" w:rsidR="009B360C" w:rsidDel="00AC2C23" w:rsidRDefault="009B360C" w:rsidP="009B360C">
      <w:pPr>
        <w:pStyle w:val="Body"/>
        <w:numPr>
          <w:ilvl w:val="0"/>
          <w:numId w:val="22"/>
        </w:numPr>
        <w:rPr>
          <w:del w:id="612" w:author="Jeff Pitzen" w:date="2025-12-10T10:15:00Z" w16du:dateUtc="2025-12-10T15:15:00Z"/>
          <w:lang w:eastAsia="ja-JP"/>
        </w:rPr>
      </w:pPr>
      <w:del w:id="613" w:author="Jeff Pitzen" w:date="2025-12-10T10:15:00Z" w16du:dateUtc="2025-12-10T15:15:00Z">
        <w:r w:rsidDel="00AC2C23">
          <w:rPr>
            <w:lang w:eastAsia="ja-JP"/>
          </w:rPr>
          <w:delText>F</w:delText>
        </w:r>
        <w:r w:rsidRPr="009B360C" w:rsidDel="00AC2C23">
          <w:rPr>
            <w:lang w:eastAsia="ja-JP"/>
          </w:rPr>
          <w:delText>ile archiving</w:delText>
        </w:r>
        <w:bookmarkStart w:id="614" w:name="_Toc216514417"/>
        <w:bookmarkEnd w:id="614"/>
      </w:del>
    </w:p>
    <w:p w14:paraId="2EBC0B58" w14:textId="4BB39A72" w:rsidR="009B360C" w:rsidDel="00AC2C23" w:rsidRDefault="009B360C" w:rsidP="009B360C">
      <w:pPr>
        <w:pStyle w:val="Body"/>
        <w:numPr>
          <w:ilvl w:val="0"/>
          <w:numId w:val="22"/>
        </w:numPr>
        <w:rPr>
          <w:del w:id="615" w:author="Jeff Pitzen" w:date="2025-12-10T10:15:00Z" w16du:dateUtc="2025-12-10T15:15:00Z"/>
          <w:lang w:eastAsia="ja-JP"/>
        </w:rPr>
      </w:pPr>
      <w:del w:id="616" w:author="Jeff Pitzen" w:date="2025-12-10T10:15:00Z" w16du:dateUtc="2025-12-10T15:15:00Z">
        <w:r w:rsidRPr="009B360C" w:rsidDel="00AC2C23">
          <w:rPr>
            <w:lang w:eastAsia="ja-JP"/>
          </w:rPr>
          <w:delText>Share</w:delText>
        </w:r>
        <w:r w:rsidDel="00AC2C23">
          <w:rPr>
            <w:lang w:eastAsia="ja-JP"/>
          </w:rPr>
          <w:delText>P</w:delText>
        </w:r>
        <w:r w:rsidRPr="009B360C" w:rsidDel="00AC2C23">
          <w:rPr>
            <w:lang w:eastAsia="ja-JP"/>
          </w:rPr>
          <w:delText xml:space="preserve">oint </w:delText>
        </w:r>
        <w:r w:rsidDel="00AC2C23">
          <w:rPr>
            <w:lang w:eastAsia="ja-JP"/>
          </w:rPr>
          <w:delText>(</w:delText>
        </w:r>
        <w:r w:rsidRPr="009B360C" w:rsidDel="00AC2C23">
          <w:rPr>
            <w:lang w:eastAsia="ja-JP"/>
          </w:rPr>
          <w:delText>on-premise and Online</w:delText>
        </w:r>
        <w:r w:rsidDel="00AC2C23">
          <w:rPr>
            <w:lang w:eastAsia="ja-JP"/>
          </w:rPr>
          <w:delText>)</w:delText>
        </w:r>
        <w:r w:rsidRPr="009B360C" w:rsidDel="00AC2C23">
          <w:rPr>
            <w:lang w:eastAsia="ja-JP"/>
          </w:rPr>
          <w:delText xml:space="preserve"> </w:delText>
        </w:r>
        <w:bookmarkStart w:id="617" w:name="_Toc216514418"/>
        <w:bookmarkEnd w:id="617"/>
      </w:del>
    </w:p>
    <w:p w14:paraId="2F4450B6" w14:textId="1931BEE8" w:rsidR="009B360C" w:rsidDel="00AC2C23" w:rsidRDefault="009B360C" w:rsidP="009B360C">
      <w:pPr>
        <w:pStyle w:val="Body"/>
        <w:numPr>
          <w:ilvl w:val="0"/>
          <w:numId w:val="22"/>
        </w:numPr>
        <w:rPr>
          <w:del w:id="618" w:author="Jeff Pitzen" w:date="2025-12-10T10:15:00Z" w16du:dateUtc="2025-12-10T15:15:00Z"/>
          <w:lang w:eastAsia="ja-JP"/>
        </w:rPr>
      </w:pPr>
      <w:del w:id="619" w:author="Jeff Pitzen" w:date="2025-12-10T10:15:00Z" w16du:dateUtc="2025-12-10T15:15:00Z">
        <w:r w:rsidRPr="009B360C" w:rsidDel="00AC2C23">
          <w:rPr>
            <w:lang w:eastAsia="ja-JP"/>
          </w:rPr>
          <w:delText xml:space="preserve">SMTP </w:delText>
        </w:r>
        <w:r w:rsidDel="00AC2C23">
          <w:rPr>
            <w:lang w:eastAsia="ja-JP"/>
          </w:rPr>
          <w:delText>J</w:delText>
        </w:r>
        <w:r w:rsidRPr="009B360C" w:rsidDel="00AC2C23">
          <w:rPr>
            <w:lang w:eastAsia="ja-JP"/>
          </w:rPr>
          <w:delText>ournaling (Exchange, 3rd Eye).</w:delText>
        </w:r>
        <w:bookmarkStart w:id="620" w:name="_Toc216514419"/>
        <w:bookmarkEnd w:id="620"/>
      </w:del>
    </w:p>
    <w:p w14:paraId="0D75C7DE" w14:textId="5BA96CF1" w:rsidR="009B360C" w:rsidRPr="000F3FA2" w:rsidDel="00AC2C23" w:rsidRDefault="009B360C" w:rsidP="009B360C">
      <w:pPr>
        <w:pStyle w:val="Body"/>
        <w:numPr>
          <w:ilvl w:val="0"/>
          <w:numId w:val="22"/>
        </w:numPr>
        <w:rPr>
          <w:del w:id="621" w:author="Jeff Pitzen" w:date="2025-12-10T10:15:00Z" w16du:dateUtc="2025-12-10T15:15:00Z"/>
          <w:lang w:eastAsia="ja-JP"/>
        </w:rPr>
      </w:pPr>
      <w:del w:id="622" w:author="Jeff Pitzen" w:date="2025-12-10T10:15:00Z" w16du:dateUtc="2025-12-10T15:15:00Z">
        <w:r w:rsidDel="00AC2C23">
          <w:rPr>
            <w:lang w:eastAsia="ja-JP"/>
          </w:rPr>
          <w:delText>MS Teams (future addition)</w:delText>
        </w:r>
        <w:r w:rsidRPr="009B360C" w:rsidDel="00AC2C23">
          <w:rPr>
            <w:lang w:eastAsia="ja-JP"/>
          </w:rPr>
          <w:delText> </w:delText>
        </w:r>
        <w:bookmarkStart w:id="623" w:name="_Toc216514420"/>
        <w:bookmarkEnd w:id="623"/>
      </w:del>
    </w:p>
    <w:p w14:paraId="1642A09E" w14:textId="79EAB012" w:rsidR="000F3FA2" w:rsidRDefault="000F3FA2" w:rsidP="008246B7">
      <w:pPr>
        <w:pStyle w:val="Heading2"/>
      </w:pPr>
      <w:commentRangeStart w:id="624"/>
      <w:commentRangeStart w:id="625"/>
      <w:del w:id="626" w:author="Jeff Pitzen" w:date="2025-12-10T10:34:00Z" w16du:dateUtc="2025-12-10T15:34:00Z">
        <w:r w:rsidDel="0057442B">
          <w:delText xml:space="preserve">Second Front </w:delText>
        </w:r>
        <w:r w:rsidR="00BC6B43" w:rsidDel="0057442B">
          <w:delText>Container Requirements</w:delText>
        </w:r>
        <w:commentRangeEnd w:id="624"/>
        <w:r w:rsidR="00BC0451" w:rsidDel="0057442B">
          <w:rPr>
            <w:rStyle w:val="CommentReference"/>
            <w:sz w:val="28"/>
            <w:szCs w:val="24"/>
          </w:rPr>
          <w:commentReference w:id="624"/>
        </w:r>
        <w:commentRangeEnd w:id="625"/>
        <w:r w:rsidR="00C50934" w:rsidDel="0057442B">
          <w:rPr>
            <w:rStyle w:val="CommentReference"/>
            <w:sz w:val="28"/>
            <w:szCs w:val="24"/>
          </w:rPr>
          <w:commentReference w:id="625"/>
        </w:r>
      </w:del>
      <w:bookmarkStart w:id="628" w:name="_Toc216514421"/>
      <w:ins w:id="629" w:author="Jeff Pitzen" w:date="2025-12-10T10:34:00Z" w16du:dateUtc="2025-12-10T15:34:00Z">
        <w:r w:rsidR="0057442B">
          <w:t>Associate OIDC Provider</w:t>
        </w:r>
      </w:ins>
      <w:bookmarkEnd w:id="628"/>
    </w:p>
    <w:p w14:paraId="7E775099" w14:textId="2653C177" w:rsidR="00697272" w:rsidRDefault="00C47A31" w:rsidP="00697272">
      <w:pPr>
        <w:pStyle w:val="Body"/>
        <w:rPr>
          <w:ins w:id="630" w:author="Jeff Pitzen" w:date="2025-12-10T10:35:00Z" w16du:dateUtc="2025-12-10T15:35:00Z"/>
          <w:lang w:eastAsia="ja-JP"/>
        </w:rPr>
      </w:pPr>
      <w:del w:id="631" w:author="Jeff Pitzen" w:date="2025-12-10T10:35:00Z" w16du:dateUtc="2025-12-10T15:35:00Z">
        <w:r w:rsidDel="00AE4A65">
          <w:rPr>
            <w:lang w:eastAsia="ja-JP"/>
          </w:rPr>
          <w:delText>This section includes technical requirements and container recommendations for Second Front.</w:delText>
        </w:r>
      </w:del>
      <w:ins w:id="632" w:author="Jeff Pitzen" w:date="2025-12-10T10:35:00Z" w16du:dateUtc="2025-12-10T15:35:00Z">
        <w:r w:rsidR="00AE4A65">
          <w:rPr>
            <w:lang w:eastAsia="ja-JP"/>
          </w:rPr>
          <w:t xml:space="preserve">PURPOSE: Enables IAM Roles for Service Accounts (IRSA) </w:t>
        </w:r>
        <w:r w:rsidR="00384F87">
          <w:rPr>
            <w:lang w:eastAsia="ja-JP"/>
          </w:rPr>
          <w:t>– Critical for CSI Drivers</w:t>
        </w:r>
      </w:ins>
    </w:p>
    <w:p w14:paraId="0FD09772" w14:textId="3D0886D5" w:rsidR="00384F87" w:rsidRDefault="00384F87" w:rsidP="00697272">
      <w:pPr>
        <w:pStyle w:val="Body"/>
        <w:rPr>
          <w:ins w:id="633" w:author="Jeff Pitzen" w:date="2025-12-10T10:36:00Z" w16du:dateUtc="2025-12-10T15:36:00Z"/>
          <w:lang w:eastAsia="ja-JP"/>
        </w:rPr>
      </w:pPr>
    </w:p>
    <w:tbl>
      <w:tblPr>
        <w:tblStyle w:val="TableGrid"/>
        <w:tblW w:w="0" w:type="auto"/>
        <w:tblInd w:w="720" w:type="dxa"/>
        <w:tblLook w:val="04A0" w:firstRow="1" w:lastRow="0" w:firstColumn="1" w:lastColumn="0" w:noHBand="0" w:noVBand="1"/>
        <w:tblPrChange w:id="634" w:author="Jeff Pitzen" w:date="2025-12-10T12:02:00Z" w16du:dateUtc="2025-12-10T17:02:00Z">
          <w:tblPr>
            <w:tblStyle w:val="TableGrid"/>
            <w:tblW w:w="0" w:type="auto"/>
            <w:tblInd w:w="720" w:type="dxa"/>
            <w:tblLook w:val="04A0" w:firstRow="1" w:lastRow="0" w:firstColumn="1" w:lastColumn="0" w:noHBand="0" w:noVBand="1"/>
          </w:tblPr>
        </w:tblPrChange>
      </w:tblPr>
      <w:tblGrid>
        <w:gridCol w:w="5035"/>
        <w:gridCol w:w="5035"/>
        <w:tblGridChange w:id="635">
          <w:tblGrid>
            <w:gridCol w:w="5035"/>
            <w:gridCol w:w="5035"/>
          </w:tblGrid>
        </w:tblGridChange>
      </w:tblGrid>
      <w:tr w:rsidR="00664FC4" w14:paraId="6FC3266A" w14:textId="77777777" w:rsidTr="00133AA1">
        <w:trPr>
          <w:ins w:id="636" w:author="Jeff Pitzen" w:date="2025-12-10T10:37:00Z" w16du:dateUtc="2025-12-10T15:37:00Z"/>
        </w:trPr>
        <w:tc>
          <w:tcPr>
            <w:tcW w:w="10070" w:type="dxa"/>
            <w:gridSpan w:val="2"/>
            <w:shd w:val="clear" w:color="auto" w:fill="BFBFBF" w:themeFill="background1" w:themeFillShade="BF"/>
            <w:tcPrChange w:id="637" w:author="Jeff Pitzen" w:date="2025-12-10T12:02:00Z" w16du:dateUtc="2025-12-10T17:02:00Z">
              <w:tcPr>
                <w:tcW w:w="10070" w:type="dxa"/>
                <w:gridSpan w:val="2"/>
              </w:tcPr>
            </w:tcPrChange>
          </w:tcPr>
          <w:p w14:paraId="4C1C2BA5" w14:textId="38CB55A6" w:rsidR="00664FC4" w:rsidRDefault="00664FC4" w:rsidP="00697272">
            <w:pPr>
              <w:pStyle w:val="Body"/>
              <w:ind w:left="0"/>
              <w:rPr>
                <w:ins w:id="638" w:author="Jeff Pitzen" w:date="2025-12-10T10:37:00Z" w16du:dateUtc="2025-12-10T15:37:00Z"/>
                <w:lang w:eastAsia="ja-JP"/>
              </w:rPr>
            </w:pPr>
            <w:ins w:id="639" w:author="Jeff Pitzen" w:date="2025-12-10T10:38:00Z" w16du:dateUtc="2025-12-10T15:38:00Z">
              <w:r>
                <w:rPr>
                  <w:lang w:eastAsia="ja-JP"/>
                </w:rPr>
                <w:t xml:space="preserve"> </w:t>
              </w:r>
            </w:ins>
            <w:ins w:id="640" w:author="Jeff Pitzen" w:date="2025-12-10T10:39:00Z" w16du:dateUtc="2025-12-10T15:39:00Z">
              <w:r>
                <w:rPr>
                  <w:lang w:eastAsia="ja-JP"/>
                </w:rPr>
                <w:t>SHELL: ALL SHELLS, (PowerShell, Bash, Windows CMD)</w:t>
              </w:r>
            </w:ins>
          </w:p>
        </w:tc>
      </w:tr>
      <w:tr w:rsidR="00494465" w14:paraId="1F54A7EC" w14:textId="77777777" w:rsidTr="00401280">
        <w:trPr>
          <w:ins w:id="641" w:author="Jeff Pitzen" w:date="2025-12-10T10:37:00Z" w16du:dateUtc="2025-12-10T15:37:00Z"/>
        </w:trPr>
        <w:tc>
          <w:tcPr>
            <w:tcW w:w="5035" w:type="dxa"/>
          </w:tcPr>
          <w:p w14:paraId="06AB82BA" w14:textId="60160263" w:rsidR="00494465" w:rsidRDefault="00494465" w:rsidP="008F5842">
            <w:pPr>
              <w:pStyle w:val="Body"/>
              <w:keepNext/>
              <w:ind w:left="0"/>
              <w:rPr>
                <w:ins w:id="642" w:author="Jeff Pitzen" w:date="2025-12-10T10:37:00Z" w16du:dateUtc="2025-12-10T15:37:00Z"/>
                <w:lang w:eastAsia="ja-JP"/>
              </w:rPr>
            </w:pPr>
            <w:ins w:id="643" w:author="Jeff Pitzen" w:date="2025-12-10T10:42:00Z" w16du:dateUtc="2025-12-10T15:42:00Z">
              <w:r w:rsidRPr="008F5842">
                <w:rPr>
                  <w:lang w:eastAsia="ja-JP"/>
                </w:rPr>
                <w:t>eksctl utils associate-iam-</w:t>
              </w:r>
              <w:proofErr w:type="spellStart"/>
              <w:r w:rsidRPr="008F5842">
                <w:rPr>
                  <w:lang w:eastAsia="ja-JP"/>
                </w:rPr>
                <w:t>oidc</w:t>
              </w:r>
              <w:proofErr w:type="spellEnd"/>
              <w:r w:rsidRPr="008F5842">
                <w:rPr>
                  <w:lang w:eastAsia="ja-JP"/>
                </w:rPr>
                <w:t>-provider --region us-west-1 --cluster usw1-zlps-eks-01 --approve</w:t>
              </w:r>
            </w:ins>
          </w:p>
        </w:tc>
        <w:tc>
          <w:tcPr>
            <w:tcW w:w="5035" w:type="dxa"/>
          </w:tcPr>
          <w:p w14:paraId="238CC7D6" w14:textId="77777777" w:rsidR="004A32DE" w:rsidRDefault="004A32DE" w:rsidP="004A32DE">
            <w:pPr>
              <w:pStyle w:val="Body"/>
              <w:keepNext/>
              <w:ind w:left="0"/>
              <w:rPr>
                <w:ins w:id="644" w:author="Jeff Pitzen" w:date="2025-12-10T10:43:00Z" w16du:dateUtc="2025-12-10T15:43:00Z"/>
                <w:lang w:eastAsia="ja-JP"/>
              </w:rPr>
            </w:pPr>
            <w:ins w:id="645" w:author="Jeff Pitzen" w:date="2025-12-10T10:43:00Z" w16du:dateUtc="2025-12-10T15:43:00Z">
              <w:r>
                <w:rPr>
                  <w:lang w:eastAsia="ja-JP"/>
                </w:rPr>
                <w:t>- Creates an IAM OIDC identity provider</w:t>
              </w:r>
            </w:ins>
          </w:p>
          <w:p w14:paraId="6ADB3322" w14:textId="77777777" w:rsidR="004A32DE" w:rsidRDefault="004A32DE" w:rsidP="004A32DE">
            <w:pPr>
              <w:pStyle w:val="Body"/>
              <w:keepNext/>
              <w:ind w:left="0"/>
              <w:rPr>
                <w:ins w:id="646" w:author="Jeff Pitzen" w:date="2025-12-10T10:43:00Z" w16du:dateUtc="2025-12-10T15:43:00Z"/>
                <w:lang w:eastAsia="ja-JP"/>
              </w:rPr>
            </w:pPr>
            <w:ins w:id="647" w:author="Jeff Pitzen" w:date="2025-12-10T10:43:00Z" w16du:dateUtc="2025-12-10T15:43:00Z">
              <w:r>
                <w:rPr>
                  <w:lang w:eastAsia="ja-JP"/>
                </w:rPr>
                <w:t>- Allows Kubernetes service accounts to assume IAM roles</w:t>
              </w:r>
            </w:ins>
          </w:p>
          <w:p w14:paraId="6A6AD405" w14:textId="764589BF" w:rsidR="00494465" w:rsidRDefault="004A32DE" w:rsidP="004A32DE">
            <w:pPr>
              <w:pStyle w:val="Body"/>
              <w:keepNext/>
              <w:ind w:left="0"/>
              <w:rPr>
                <w:ins w:id="648" w:author="Jeff Pitzen" w:date="2025-12-10T10:37:00Z" w16du:dateUtc="2025-12-10T15:37:00Z"/>
                <w:lang w:eastAsia="ja-JP"/>
              </w:rPr>
              <w:pPrChange w:id="649" w:author="Jeff Pitzen" w:date="2025-12-10T10:41:00Z" w16du:dateUtc="2025-12-10T15:41:00Z">
                <w:pPr>
                  <w:pStyle w:val="Body"/>
                  <w:ind w:left="0"/>
                </w:pPr>
              </w:pPrChange>
            </w:pPr>
            <w:ins w:id="650" w:author="Jeff Pitzen" w:date="2025-12-10T10:43:00Z" w16du:dateUtc="2025-12-10T15:43:00Z">
              <w:r>
                <w:rPr>
                  <w:lang w:eastAsia="ja-JP"/>
                </w:rPr>
                <w:t>- Required for EBS, EFS, and S3 CSI drivers to work</w:t>
              </w:r>
            </w:ins>
          </w:p>
        </w:tc>
      </w:tr>
    </w:tbl>
    <w:p w14:paraId="040E0C3A" w14:textId="5AE96C6D" w:rsidR="00384F87" w:rsidRDefault="008F5842" w:rsidP="008F5842">
      <w:pPr>
        <w:pStyle w:val="Caption"/>
        <w:rPr>
          <w:lang w:eastAsia="ja-JP"/>
        </w:rPr>
        <w:pPrChange w:id="651" w:author="Jeff Pitzen" w:date="2025-12-10T10:41:00Z" w16du:dateUtc="2025-12-10T15:41:00Z">
          <w:pPr>
            <w:pStyle w:val="Body"/>
          </w:pPr>
        </w:pPrChange>
      </w:pPr>
      <w:ins w:id="652" w:author="Jeff Pitzen" w:date="2025-12-10T10:41:00Z" w16du:dateUtc="2025-12-10T15:41:00Z">
        <w:r>
          <w:t xml:space="preserve">Table </w:t>
        </w:r>
        <w:r>
          <w:fldChar w:fldCharType="begin"/>
        </w:r>
        <w:r>
          <w:instrText xml:space="preserve"> SEQ Table \* ARABIC </w:instrText>
        </w:r>
      </w:ins>
      <w:r>
        <w:fldChar w:fldCharType="separate"/>
      </w:r>
      <w:ins w:id="653" w:author="Jeff Pitzen" w:date="2025-12-13T13:41:00Z" w16du:dateUtc="2025-12-13T18:41:00Z">
        <w:r w:rsidR="009859FA">
          <w:rPr>
            <w:noProof/>
          </w:rPr>
          <w:t>3</w:t>
        </w:r>
      </w:ins>
      <w:ins w:id="654" w:author="Jeff Pitzen" w:date="2025-12-10T10:41:00Z" w16du:dateUtc="2025-12-10T15:41:00Z">
        <w:r>
          <w:fldChar w:fldCharType="end"/>
        </w:r>
        <w:r>
          <w:t>: Associate Oidc provider</w:t>
        </w:r>
      </w:ins>
    </w:p>
    <w:p w14:paraId="61118616" w14:textId="4F38AB04" w:rsidR="00607646" w:rsidDel="00004C9F" w:rsidRDefault="00004C9F" w:rsidP="00994D5A">
      <w:pPr>
        <w:pStyle w:val="Heading2"/>
        <w:rPr>
          <w:del w:id="655" w:author="Jeff Pitzen" w:date="2025-12-10T10:43:00Z" w16du:dateUtc="2025-12-10T15:43:00Z"/>
        </w:rPr>
        <w:pPrChange w:id="656" w:author="Jeff Pitzen" w:date="2025-12-10T10:46:00Z" w16du:dateUtc="2025-12-10T15:46:00Z">
          <w:pPr>
            <w:pStyle w:val="Heading3"/>
          </w:pPr>
        </w:pPrChange>
      </w:pPr>
      <w:bookmarkStart w:id="657" w:name="_Toc216514422"/>
      <w:ins w:id="658" w:author="Jeff Pitzen" w:date="2025-12-10T10:43:00Z" w16du:dateUtc="2025-12-10T15:43:00Z">
        <w:r w:rsidRPr="00004C9F">
          <w:t>STEP 3: Get Cluster OIDC Issuer</w:t>
        </w:r>
        <w:bookmarkEnd w:id="657"/>
        <w:r w:rsidRPr="00004C9F" w:rsidDel="00004C9F">
          <w:t xml:space="preserve"> </w:t>
        </w:r>
      </w:ins>
      <w:del w:id="659" w:author="Jeff Pitzen" w:date="2025-12-10T10:43:00Z" w16du:dateUtc="2025-12-10T15:43:00Z">
        <w:r w:rsidR="00607646" w:rsidDel="00004C9F">
          <w:delText>Technical Requirements</w:delText>
        </w:r>
      </w:del>
    </w:p>
    <w:p w14:paraId="26E66AB1" w14:textId="0D5D69D2" w:rsidR="00B03FBA" w:rsidDel="004A32DE" w:rsidRDefault="00B03FBA" w:rsidP="00994D5A">
      <w:pPr>
        <w:pStyle w:val="Heading2"/>
        <w:rPr>
          <w:del w:id="660" w:author="Jeff Pitzen" w:date="2025-12-10T10:43:00Z" w16du:dateUtc="2025-12-10T15:43:00Z"/>
        </w:rPr>
        <w:pPrChange w:id="661" w:author="Jeff Pitzen" w:date="2025-12-10T10:46:00Z" w16du:dateUtc="2025-12-10T15:46:00Z">
          <w:pPr>
            <w:pStyle w:val="Body"/>
          </w:pPr>
        </w:pPrChange>
      </w:pPr>
      <w:del w:id="662" w:author="Jeff Pitzen" w:date="2025-12-10T10:43:00Z" w16du:dateUtc="2025-12-10T15:43:00Z">
        <w:r w:rsidDel="004A32DE">
          <w:delText>Refer to the following link for more details:</w:delText>
        </w:r>
        <w:bookmarkStart w:id="663" w:name="_Toc216514423"/>
        <w:bookmarkEnd w:id="663"/>
      </w:del>
    </w:p>
    <w:p w14:paraId="6AEA9BBE" w14:textId="71A87C1E" w:rsidR="00B03FBA" w:rsidRPr="00607646" w:rsidDel="004A32DE" w:rsidRDefault="00871EE5" w:rsidP="00994D5A">
      <w:pPr>
        <w:pStyle w:val="Heading2"/>
        <w:rPr>
          <w:del w:id="664" w:author="Jeff Pitzen" w:date="2025-12-10T10:43:00Z" w16du:dateUtc="2025-12-10T15:43:00Z"/>
        </w:rPr>
        <w:pPrChange w:id="665" w:author="Jeff Pitzen" w:date="2025-12-10T10:46:00Z" w16du:dateUtc="2025-12-10T15:46:00Z">
          <w:pPr>
            <w:pStyle w:val="Body"/>
          </w:pPr>
        </w:pPrChange>
      </w:pPr>
      <w:del w:id="666" w:author="Jeff Pitzen" w:date="2025-12-10T10:43:00Z" w16du:dateUtc="2025-12-10T15:43:00Z">
        <w:r w:rsidDel="004A32DE">
          <w:fldChar w:fldCharType="begin"/>
        </w:r>
        <w:r w:rsidDel="004A32DE">
          <w:delInstrText>HYPERLINK "https://helpcenter.gamewarden.io/requirements/entrance_criteria/technical-requirements"</w:delInstrText>
        </w:r>
        <w:r w:rsidDel="004A32DE">
          <w:fldChar w:fldCharType="separate"/>
        </w:r>
        <w:r w:rsidRPr="00871EE5" w:rsidDel="004A32DE">
          <w:rPr>
            <w:rStyle w:val="Hyperlink"/>
          </w:rPr>
          <w:delText>Technical Requirements - Game Warden Help Center</w:delText>
        </w:r>
        <w:r w:rsidDel="004A32DE">
          <w:fldChar w:fldCharType="end"/>
        </w:r>
        <w:bookmarkStart w:id="667" w:name="_Toc216514424"/>
        <w:bookmarkEnd w:id="667"/>
      </w:del>
    </w:p>
    <w:p w14:paraId="2C48F4F5" w14:textId="77777777" w:rsidR="00994D5A" w:rsidRDefault="00607646" w:rsidP="00994D5A">
      <w:pPr>
        <w:pStyle w:val="Heading2"/>
        <w:rPr>
          <w:ins w:id="668" w:author="Jeff Pitzen" w:date="2025-12-10T10:46:00Z" w16du:dateUtc="2025-12-10T15:46:00Z"/>
        </w:rPr>
      </w:pPr>
      <w:bookmarkStart w:id="669" w:name="_Toc216514425"/>
      <w:r>
        <w:t>Recommended Containers</w:t>
      </w:r>
      <w:bookmarkEnd w:id="669"/>
    </w:p>
    <w:p w14:paraId="0969CD78" w14:textId="3206CF11" w:rsidR="00871EE5" w:rsidRDefault="00607646" w:rsidP="00994D5A">
      <w:pPr>
        <w:pStyle w:val="BodyText"/>
        <w:rPr>
          <w:ins w:id="670" w:author="Jeff Pitzen" w:date="2025-12-10T10:46:00Z" w16du:dateUtc="2025-12-10T15:46:00Z"/>
        </w:rPr>
      </w:pPr>
      <w:r>
        <w:t xml:space="preserve"> </w:t>
      </w:r>
      <w:ins w:id="671" w:author="Jeff Pitzen" w:date="2025-12-10T10:46:00Z" w16du:dateUtc="2025-12-10T15:46:00Z">
        <w:r w:rsidR="00836B9B" w:rsidRPr="00836B9B">
          <w:t>PURPOSE: Retrieve the OIDC issuer URL (needed for trust policies)</w:t>
        </w:r>
      </w:ins>
    </w:p>
    <w:tbl>
      <w:tblPr>
        <w:tblStyle w:val="TableGrid"/>
        <w:tblW w:w="0" w:type="auto"/>
        <w:tblInd w:w="720" w:type="dxa"/>
        <w:tblLook w:val="04A0" w:firstRow="1" w:lastRow="0" w:firstColumn="1" w:lastColumn="0" w:noHBand="0" w:noVBand="1"/>
        <w:tblPrChange w:id="672" w:author="Jeff Pitzen" w:date="2025-12-10T12:02:00Z" w16du:dateUtc="2025-12-10T17:02:00Z">
          <w:tblPr>
            <w:tblStyle w:val="TableGrid"/>
            <w:tblW w:w="0" w:type="auto"/>
            <w:tblInd w:w="720" w:type="dxa"/>
            <w:tblLook w:val="04A0" w:firstRow="1" w:lastRow="0" w:firstColumn="1" w:lastColumn="0" w:noHBand="0" w:noVBand="1"/>
          </w:tblPr>
        </w:tblPrChange>
      </w:tblPr>
      <w:tblGrid>
        <w:gridCol w:w="3995"/>
        <w:gridCol w:w="6075"/>
        <w:tblGridChange w:id="673">
          <w:tblGrid>
            <w:gridCol w:w="3995"/>
            <w:gridCol w:w="6075"/>
          </w:tblGrid>
        </w:tblGridChange>
      </w:tblGrid>
      <w:tr w:rsidR="00836B9B" w14:paraId="335371E1" w14:textId="77777777" w:rsidTr="00133AA1">
        <w:trPr>
          <w:ins w:id="674" w:author="Jeff Pitzen" w:date="2025-12-10T10:47:00Z" w16du:dateUtc="2025-12-10T15:47:00Z"/>
        </w:trPr>
        <w:tc>
          <w:tcPr>
            <w:tcW w:w="10070" w:type="dxa"/>
            <w:gridSpan w:val="2"/>
            <w:shd w:val="clear" w:color="auto" w:fill="BFBFBF" w:themeFill="background1" w:themeFillShade="BF"/>
            <w:tcPrChange w:id="675" w:author="Jeff Pitzen" w:date="2025-12-10T12:02:00Z" w16du:dateUtc="2025-12-10T17:02:00Z">
              <w:tcPr>
                <w:tcW w:w="10070" w:type="dxa"/>
                <w:gridSpan w:val="2"/>
              </w:tcPr>
            </w:tcPrChange>
          </w:tcPr>
          <w:p w14:paraId="15A34324" w14:textId="2178E1F5" w:rsidR="00836B9B" w:rsidRDefault="00D06073" w:rsidP="00994D5A">
            <w:pPr>
              <w:pStyle w:val="BodyText"/>
              <w:ind w:left="0"/>
              <w:rPr>
                <w:ins w:id="676" w:author="Jeff Pitzen" w:date="2025-12-10T10:47:00Z" w16du:dateUtc="2025-12-10T15:47:00Z"/>
              </w:rPr>
            </w:pPr>
            <w:ins w:id="677" w:author="Jeff Pitzen" w:date="2025-12-10T10:47:00Z" w16du:dateUtc="2025-12-10T15:47:00Z">
              <w:r w:rsidRPr="00D06073">
                <w:t>SHELL: All shells (PowerShell, Bash, CMD)</w:t>
              </w:r>
            </w:ins>
          </w:p>
        </w:tc>
      </w:tr>
      <w:tr w:rsidR="00836B9B" w14:paraId="063D0FAA" w14:textId="77777777" w:rsidTr="002F2F19">
        <w:trPr>
          <w:ins w:id="678" w:author="Jeff Pitzen" w:date="2025-12-10T10:47:00Z" w16du:dateUtc="2025-12-10T15:47:00Z"/>
        </w:trPr>
        <w:tc>
          <w:tcPr>
            <w:tcW w:w="3995" w:type="dxa"/>
          </w:tcPr>
          <w:p w14:paraId="23448840" w14:textId="320C66D0" w:rsidR="00836B9B" w:rsidRDefault="00D06073" w:rsidP="00994D5A">
            <w:pPr>
              <w:pStyle w:val="BodyText"/>
              <w:ind w:left="0"/>
              <w:rPr>
                <w:ins w:id="679" w:author="Jeff Pitzen" w:date="2025-12-10T10:47:00Z" w16du:dateUtc="2025-12-10T15:47:00Z"/>
              </w:rPr>
            </w:pPr>
            <w:ins w:id="680" w:author="Jeff Pitzen" w:date="2025-12-10T10:47:00Z" w16du:dateUtc="2025-12-10T15:47:00Z">
              <w:r w:rsidRPr="00D06073">
                <w:t>aws eks describe-cluster --name usw1-zlps-eks-01 --region us-west-1 --query "</w:t>
              </w:r>
              <w:proofErr w:type="spellStart"/>
              <w:proofErr w:type="gramStart"/>
              <w:r w:rsidRPr="00D06073">
                <w:t>cluster.identity</w:t>
              </w:r>
              <w:proofErr w:type="gramEnd"/>
              <w:r w:rsidRPr="00D06073">
                <w:t>.</w:t>
              </w:r>
              <w:proofErr w:type="gramStart"/>
              <w:r w:rsidRPr="00D06073">
                <w:t>oidc.issuer</w:t>
              </w:r>
              <w:proofErr w:type="spellEnd"/>
              <w:proofErr w:type="gramEnd"/>
              <w:r w:rsidRPr="00D06073">
                <w:t>" --output text</w:t>
              </w:r>
            </w:ins>
          </w:p>
        </w:tc>
        <w:tc>
          <w:tcPr>
            <w:tcW w:w="6075" w:type="dxa"/>
          </w:tcPr>
          <w:p w14:paraId="7EA61ABE" w14:textId="77777777" w:rsidR="00776F33" w:rsidRDefault="00776F33" w:rsidP="00994D5A">
            <w:pPr>
              <w:pStyle w:val="BodyText"/>
              <w:ind w:left="0"/>
              <w:rPr>
                <w:ins w:id="681" w:author="Jeff Pitzen" w:date="2025-12-10T10:50:00Z" w16du:dateUtc="2025-12-10T15:50:00Z"/>
              </w:rPr>
            </w:pPr>
            <w:ins w:id="682" w:author="Jeff Pitzen" w:date="2025-12-10T10:49:00Z" w16du:dateUtc="2025-12-10T15:49:00Z">
              <w:r w:rsidRPr="00776F33">
                <w:t xml:space="preserve">OUTPUT: </w:t>
              </w:r>
            </w:ins>
          </w:p>
          <w:p w14:paraId="172BCBFB" w14:textId="56225866" w:rsidR="00776F33" w:rsidRDefault="00776F33" w:rsidP="00994D5A">
            <w:pPr>
              <w:pStyle w:val="BodyText"/>
              <w:ind w:left="0"/>
              <w:rPr>
                <w:ins w:id="683" w:author="Jeff Pitzen" w:date="2025-12-10T10:47:00Z" w16du:dateUtc="2025-12-10T15:47:00Z"/>
              </w:rPr>
            </w:pPr>
            <w:ins w:id="684" w:author="Jeff Pitzen" w:date="2025-12-10T10:49:00Z" w16du:dateUtc="2025-12-10T15:49:00Z">
              <w:r w:rsidRPr="00776F33">
                <w:t>https://oidc.eks.us-west-1.amazonaws.com/id/C0CA93DEA5736D0F19AC427D5A0A123E</w:t>
              </w:r>
            </w:ins>
          </w:p>
        </w:tc>
      </w:tr>
      <w:tr w:rsidR="002F2F19" w14:paraId="77B7E3FF" w14:textId="77777777" w:rsidTr="00530853">
        <w:trPr>
          <w:ins w:id="685" w:author="Jeff Pitzen" w:date="2025-12-10T10:47:00Z" w16du:dateUtc="2025-12-10T15:47:00Z"/>
        </w:trPr>
        <w:tc>
          <w:tcPr>
            <w:tcW w:w="10070" w:type="dxa"/>
            <w:gridSpan w:val="2"/>
          </w:tcPr>
          <w:p w14:paraId="69ED7985" w14:textId="77777777" w:rsidR="008666AD" w:rsidRPr="00917065" w:rsidRDefault="008666AD" w:rsidP="008666AD">
            <w:pPr>
              <w:pStyle w:val="BodyText"/>
              <w:ind w:left="0"/>
              <w:rPr>
                <w:ins w:id="686" w:author="Jeff Pitzen" w:date="2025-12-10T10:52:00Z" w16du:dateUtc="2025-12-10T15:52:00Z"/>
                <w:sz w:val="18"/>
                <w:szCs w:val="20"/>
                <w:rPrChange w:id="687" w:author="Jeff Pitzen" w:date="2025-12-10T10:53:00Z" w16du:dateUtc="2025-12-10T15:53:00Z">
                  <w:rPr>
                    <w:ins w:id="688" w:author="Jeff Pitzen" w:date="2025-12-10T10:52:00Z" w16du:dateUtc="2025-12-10T15:52:00Z"/>
                  </w:rPr>
                </w:rPrChange>
              </w:rPr>
            </w:pPr>
            <w:ins w:id="689" w:author="Jeff Pitzen" w:date="2025-12-10T10:52:00Z" w16du:dateUtc="2025-12-10T15:52:00Z">
              <w:r w:rsidRPr="00917065">
                <w:rPr>
                  <w:sz w:val="18"/>
                  <w:szCs w:val="20"/>
                  <w:rPrChange w:id="690" w:author="Jeff Pitzen" w:date="2025-12-10T10:53:00Z" w16du:dateUtc="2025-12-10T15:53:00Z">
                    <w:rPr/>
                  </w:rPrChange>
                </w:rPr>
                <w:t>IAM Roles for Service Accounts (IRSA) - This is the primary reason. The OIDC issuer URL is required to create a trust relationship between:</w:t>
              </w:r>
            </w:ins>
          </w:p>
          <w:p w14:paraId="19A52B7F" w14:textId="6AB13AD4" w:rsidR="008666AD" w:rsidRPr="00917065" w:rsidRDefault="008666AD" w:rsidP="008666AD">
            <w:pPr>
              <w:pStyle w:val="BodyText"/>
              <w:ind w:left="0"/>
              <w:rPr>
                <w:ins w:id="691" w:author="Jeff Pitzen" w:date="2025-12-10T10:52:00Z" w16du:dateUtc="2025-12-10T15:52:00Z"/>
                <w:sz w:val="18"/>
                <w:szCs w:val="20"/>
                <w:rPrChange w:id="692" w:author="Jeff Pitzen" w:date="2025-12-10T10:53:00Z" w16du:dateUtc="2025-12-10T15:53:00Z">
                  <w:rPr>
                    <w:ins w:id="693" w:author="Jeff Pitzen" w:date="2025-12-10T10:52:00Z" w16du:dateUtc="2025-12-10T15:52:00Z"/>
                  </w:rPr>
                </w:rPrChange>
              </w:rPr>
            </w:pPr>
            <w:ins w:id="694" w:author="Jeff Pitzen" w:date="2025-12-10T10:52:00Z" w16du:dateUtc="2025-12-10T15:52:00Z">
              <w:r w:rsidRPr="00917065">
                <w:rPr>
                  <w:sz w:val="18"/>
                  <w:szCs w:val="20"/>
                  <w:rPrChange w:id="695" w:author="Jeff Pitzen" w:date="2025-12-10T10:53:00Z" w16du:dateUtc="2025-12-10T15:53:00Z">
                    <w:rPr/>
                  </w:rPrChange>
                </w:rPr>
                <w:t>AWS IAM roles (which grant permissions to AWS resources like EBS, EFS, S3)</w:t>
              </w:r>
            </w:ins>
          </w:p>
          <w:p w14:paraId="708271B0" w14:textId="001E911A" w:rsidR="008666AD" w:rsidRPr="00917065" w:rsidRDefault="008666AD" w:rsidP="008666AD">
            <w:pPr>
              <w:pStyle w:val="BodyText"/>
              <w:ind w:left="0"/>
              <w:rPr>
                <w:ins w:id="696" w:author="Jeff Pitzen" w:date="2025-12-10T10:52:00Z" w16du:dateUtc="2025-12-10T15:52:00Z"/>
                <w:sz w:val="18"/>
                <w:szCs w:val="20"/>
                <w:rPrChange w:id="697" w:author="Jeff Pitzen" w:date="2025-12-10T10:53:00Z" w16du:dateUtc="2025-12-10T15:53:00Z">
                  <w:rPr>
                    <w:ins w:id="698" w:author="Jeff Pitzen" w:date="2025-12-10T10:52:00Z" w16du:dateUtc="2025-12-10T15:52:00Z"/>
                  </w:rPr>
                </w:rPrChange>
              </w:rPr>
            </w:pPr>
            <w:ins w:id="699" w:author="Jeff Pitzen" w:date="2025-12-10T10:52:00Z" w16du:dateUtc="2025-12-10T15:52:00Z">
              <w:r w:rsidRPr="00917065">
                <w:rPr>
                  <w:sz w:val="18"/>
                  <w:szCs w:val="20"/>
                  <w:rPrChange w:id="700" w:author="Jeff Pitzen" w:date="2025-12-10T10:53:00Z" w16du:dateUtc="2025-12-10T15:53:00Z">
                    <w:rPr/>
                  </w:rPrChange>
                </w:rPr>
                <w:t>Kubernetes service accounts (which pods use to authenticate)</w:t>
              </w:r>
            </w:ins>
          </w:p>
          <w:p w14:paraId="575062E0" w14:textId="11CFEA99" w:rsidR="008666AD" w:rsidRDefault="0091043F" w:rsidP="008666AD">
            <w:pPr>
              <w:pStyle w:val="BodyText"/>
              <w:ind w:left="0"/>
              <w:rPr>
                <w:ins w:id="701" w:author="Jeff Pitzen" w:date="2025-12-10T10:57:00Z" w16du:dateUtc="2025-12-10T15:57:00Z"/>
                <w:sz w:val="18"/>
                <w:szCs w:val="20"/>
              </w:rPr>
            </w:pPr>
            <w:ins w:id="702" w:author="Jeff Pitzen" w:date="2025-12-10T10:53:00Z" w16du:dateUtc="2025-12-10T15:53:00Z">
              <w:r>
                <w:rPr>
                  <w:noProof/>
                  <w:sz w:val="18"/>
                  <w:szCs w:val="20"/>
                </w:rPr>
                <mc:AlternateContent>
                  <mc:Choice Requires="wps">
                    <w:drawing>
                      <wp:anchor distT="0" distB="0" distL="114300" distR="114300" simplePos="0" relativeHeight="251620352" behindDoc="0" locked="0" layoutInCell="1" allowOverlap="1" wp14:anchorId="0C7656F0" wp14:editId="5E37184B">
                        <wp:simplePos x="0" y="0"/>
                        <wp:positionH relativeFrom="column">
                          <wp:posOffset>-26537</wp:posOffset>
                        </wp:positionH>
                        <wp:positionV relativeFrom="paragraph">
                          <wp:posOffset>315435</wp:posOffset>
                        </wp:positionV>
                        <wp:extent cx="6280220" cy="808892"/>
                        <wp:effectExtent l="0" t="0" r="25400" b="10795"/>
                        <wp:wrapNone/>
                        <wp:docPr id="790229313" name="Rectangle 10"/>
                        <wp:cNvGraphicFramePr/>
                        <a:graphic xmlns:a="http://schemas.openxmlformats.org/drawingml/2006/main">
                          <a:graphicData uri="http://schemas.microsoft.com/office/word/2010/wordprocessingShape">
                            <wps:wsp>
                              <wps:cNvSpPr/>
                              <wps:spPr>
                                <a:xfrm>
                                  <a:off x="0" y="0"/>
                                  <a:ext cx="6280220" cy="808892"/>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5109DFA" w14:textId="1410C7C7" w:rsidR="0091043F" w:rsidRPr="00656C8E" w:rsidRDefault="0091043F" w:rsidP="0091043F">
                                    <w:pPr>
                                      <w:ind w:left="0"/>
                                      <w:rPr>
                                        <w:color w:val="000000" w:themeColor="text1"/>
                                        <w:sz w:val="16"/>
                                        <w:szCs w:val="16"/>
                                        <w:rPrChange w:id="703" w:author="Jeff Pitzen" w:date="2025-12-10T11:07:00Z" w16du:dateUtc="2025-12-10T16:07:00Z">
                                          <w:rPr/>
                                        </w:rPrChange>
                                      </w:rPr>
                                      <w:pPrChange w:id="704" w:author="Jeff Pitzen" w:date="2025-12-10T10:56:00Z" w16du:dateUtc="2025-12-10T15:56:00Z">
                                        <w:pPr>
                                          <w:ind w:left="0"/>
                                          <w:jc w:val="center"/>
                                        </w:pPr>
                                      </w:pPrChange>
                                    </w:pPr>
                                    <w:proofErr w:type="gramStart"/>
                                    <w:ins w:id="705" w:author="Jeff Pitzen" w:date="2025-12-10T10:56:00Z" w16du:dateUtc="2025-12-10T15:56:00Z">
                                      <w:r w:rsidRPr="00656C8E">
                                        <w:rPr>
                                          <w:color w:val="000000" w:themeColor="text1"/>
                                          <w:sz w:val="16"/>
                                          <w:szCs w:val="16"/>
                                          <w:rPrChange w:id="706" w:author="Jeff Pitzen" w:date="2025-12-10T11:07:00Z" w16du:dateUtc="2025-12-10T16:07:00Z">
                                            <w:rPr/>
                                          </w:rPrChange>
                                        </w:rPr>
                                        <w:t>{  "</w:t>
                                      </w:r>
                                      <w:proofErr w:type="gramEnd"/>
                                      <w:r w:rsidRPr="00656C8E">
                                        <w:rPr>
                                          <w:color w:val="000000" w:themeColor="text1"/>
                                          <w:sz w:val="16"/>
                                          <w:szCs w:val="16"/>
                                          <w:rPrChange w:id="707" w:author="Jeff Pitzen" w:date="2025-12-10T11:07:00Z" w16du:dateUtc="2025-12-10T16:07:00Z">
                                            <w:rPr/>
                                          </w:rPrChange>
                                        </w:rPr>
                                        <w:t>Effect": "Allow</w:t>
                                      </w:r>
                                      <w:proofErr w:type="gramStart"/>
                                      <w:r w:rsidRPr="00656C8E">
                                        <w:rPr>
                                          <w:color w:val="000000" w:themeColor="text1"/>
                                          <w:sz w:val="16"/>
                                          <w:szCs w:val="16"/>
                                          <w:rPrChange w:id="708" w:author="Jeff Pitzen" w:date="2025-12-10T11:07:00Z" w16du:dateUtc="2025-12-10T16:07:00Z">
                                            <w:rPr/>
                                          </w:rPrChange>
                                        </w:rPr>
                                        <w:t>",  "</w:t>
                                      </w:r>
                                      <w:proofErr w:type="gramEnd"/>
                                      <w:r w:rsidRPr="00656C8E">
                                        <w:rPr>
                                          <w:color w:val="000000" w:themeColor="text1"/>
                                          <w:sz w:val="16"/>
                                          <w:szCs w:val="16"/>
                                          <w:rPrChange w:id="709" w:author="Jeff Pitzen" w:date="2025-12-10T11:07:00Z" w16du:dateUtc="2025-12-10T16:07:00Z">
                                            <w:rPr/>
                                          </w:rPrChange>
                                        </w:rPr>
                                        <w:t xml:space="preserve">Principal": </w:t>
                                      </w:r>
                                      <w:proofErr w:type="gramStart"/>
                                      <w:r w:rsidRPr="00656C8E">
                                        <w:rPr>
                                          <w:color w:val="000000" w:themeColor="text1"/>
                                          <w:sz w:val="16"/>
                                          <w:szCs w:val="16"/>
                                          <w:rPrChange w:id="710" w:author="Jeff Pitzen" w:date="2025-12-10T11:07:00Z" w16du:dateUtc="2025-12-10T16:07:00Z">
                                            <w:rPr/>
                                          </w:rPrChange>
                                        </w:rPr>
                                        <w:t xml:space="preserve">{  </w:t>
                                      </w:r>
                                      <w:proofErr w:type="gramEnd"/>
                                      <w:r w:rsidRPr="00656C8E">
                                        <w:rPr>
                                          <w:color w:val="000000" w:themeColor="text1"/>
                                          <w:sz w:val="16"/>
                                          <w:szCs w:val="16"/>
                                          <w:rPrChange w:id="711" w:author="Jeff Pitzen" w:date="2025-12-10T11:07:00Z" w16du:dateUtc="2025-12-10T16:07:00Z">
                                            <w:rPr/>
                                          </w:rPrChange>
                                        </w:rPr>
                                        <w:t xml:space="preserve">  "Federated": "</w:t>
                                      </w:r>
                                      <w:proofErr w:type="gramStart"/>
                                      <w:r w:rsidRPr="00656C8E">
                                        <w:rPr>
                                          <w:color w:val="000000" w:themeColor="text1"/>
                                          <w:sz w:val="16"/>
                                          <w:szCs w:val="16"/>
                                          <w:rPrChange w:id="712" w:author="Jeff Pitzen" w:date="2025-12-10T11:07:00Z" w16du:dateUtc="2025-12-10T16:07:00Z">
                                            <w:rPr/>
                                          </w:rPrChange>
                                        </w:rPr>
                                        <w:t>arn:aws</w:t>
                                      </w:r>
                                      <w:proofErr w:type="gramEnd"/>
                                      <w:r w:rsidRPr="00656C8E">
                                        <w:rPr>
                                          <w:color w:val="000000" w:themeColor="text1"/>
                                          <w:sz w:val="16"/>
                                          <w:szCs w:val="16"/>
                                          <w:rPrChange w:id="713" w:author="Jeff Pitzen" w:date="2025-12-10T11:07:00Z" w16du:dateUtc="2025-12-10T16:07:00Z">
                                            <w:rPr/>
                                          </w:rPrChange>
                                        </w:rPr>
                                        <w:t>:</w:t>
                                      </w:r>
                                      <w:proofErr w:type="gramStart"/>
                                      <w:r w:rsidRPr="00656C8E">
                                        <w:rPr>
                                          <w:color w:val="000000" w:themeColor="text1"/>
                                          <w:sz w:val="16"/>
                                          <w:szCs w:val="16"/>
                                          <w:rPrChange w:id="714" w:author="Jeff Pitzen" w:date="2025-12-10T11:07:00Z" w16du:dateUtc="2025-12-10T16:07:00Z">
                                            <w:rPr/>
                                          </w:rPrChange>
                                        </w:rPr>
                                        <w:t>iam::995553364920:oidc-provider/oidc.eks.us-west-1.amazonaws.com</w:t>
                                      </w:r>
                                      <w:proofErr w:type="gramEnd"/>
                                      <w:r w:rsidRPr="00656C8E">
                                        <w:rPr>
                                          <w:color w:val="000000" w:themeColor="text1"/>
                                          <w:sz w:val="16"/>
                                          <w:szCs w:val="16"/>
                                          <w:rPrChange w:id="715" w:author="Jeff Pitzen" w:date="2025-12-10T11:07:00Z" w16du:dateUtc="2025-12-10T16:07:00Z">
                                            <w:rPr/>
                                          </w:rPrChange>
                                        </w:rPr>
                                        <w:t>/id/C0CA93DEA5736D0F19AC427D5A0A123E</w:t>
                                      </w:r>
                                      <w:proofErr w:type="gramStart"/>
                                      <w:r w:rsidRPr="00656C8E">
                                        <w:rPr>
                                          <w:color w:val="000000" w:themeColor="text1"/>
                                          <w:sz w:val="16"/>
                                          <w:szCs w:val="16"/>
                                          <w:rPrChange w:id="716" w:author="Jeff Pitzen" w:date="2025-12-10T11:07:00Z" w16du:dateUtc="2025-12-10T16:07:00Z">
                                            <w:rPr/>
                                          </w:rPrChange>
                                        </w:rPr>
                                        <w:t>"  },  "</w:t>
                                      </w:r>
                                      <w:proofErr w:type="gramEnd"/>
                                      <w:r w:rsidRPr="00656C8E">
                                        <w:rPr>
                                          <w:color w:val="000000" w:themeColor="text1"/>
                                          <w:sz w:val="16"/>
                                          <w:szCs w:val="16"/>
                                          <w:rPrChange w:id="717" w:author="Jeff Pitzen" w:date="2025-12-10T11:07:00Z" w16du:dateUtc="2025-12-10T16:07:00Z">
                                            <w:rPr/>
                                          </w:rPrChange>
                                        </w:rPr>
                                        <w:t>Action": "</w:t>
                                      </w:r>
                                      <w:proofErr w:type="gramStart"/>
                                      <w:r w:rsidRPr="00656C8E">
                                        <w:rPr>
                                          <w:color w:val="000000" w:themeColor="text1"/>
                                          <w:sz w:val="16"/>
                                          <w:szCs w:val="16"/>
                                          <w:rPrChange w:id="718" w:author="Jeff Pitzen" w:date="2025-12-10T11:07:00Z" w16du:dateUtc="2025-12-10T16:07:00Z">
                                            <w:rPr/>
                                          </w:rPrChange>
                                        </w:rPr>
                                        <w:t>sts:AssumeRoleWithWebIdentity",  "</w:t>
                                      </w:r>
                                      <w:proofErr w:type="gramEnd"/>
                                      <w:r w:rsidRPr="00656C8E">
                                        <w:rPr>
                                          <w:color w:val="000000" w:themeColor="text1"/>
                                          <w:sz w:val="16"/>
                                          <w:szCs w:val="16"/>
                                          <w:rPrChange w:id="719" w:author="Jeff Pitzen" w:date="2025-12-10T11:07:00Z" w16du:dateUtc="2025-12-10T16:07:00Z">
                                            <w:rPr/>
                                          </w:rPrChange>
                                        </w:rPr>
                                        <w:t xml:space="preserve">Condition": </w:t>
                                      </w:r>
                                      <w:proofErr w:type="gramStart"/>
                                      <w:r w:rsidRPr="00656C8E">
                                        <w:rPr>
                                          <w:color w:val="000000" w:themeColor="text1"/>
                                          <w:sz w:val="16"/>
                                          <w:szCs w:val="16"/>
                                          <w:rPrChange w:id="720" w:author="Jeff Pitzen" w:date="2025-12-10T11:07:00Z" w16du:dateUtc="2025-12-10T16:07:00Z">
                                            <w:rPr/>
                                          </w:rPrChange>
                                        </w:rPr>
                                        <w:t xml:space="preserve">{  </w:t>
                                      </w:r>
                                      <w:proofErr w:type="gramEnd"/>
                                      <w:r w:rsidRPr="00656C8E">
                                        <w:rPr>
                                          <w:color w:val="000000" w:themeColor="text1"/>
                                          <w:sz w:val="16"/>
                                          <w:szCs w:val="16"/>
                                          <w:rPrChange w:id="721" w:author="Jeff Pitzen" w:date="2025-12-10T11:07:00Z" w16du:dateUtc="2025-12-10T16:07:00Z">
                                            <w:rPr/>
                                          </w:rPrChange>
                                        </w:rPr>
                                        <w:t xml:space="preserve">  "StringEquals": </w:t>
                                      </w:r>
                                      <w:proofErr w:type="gramStart"/>
                                      <w:r w:rsidRPr="00656C8E">
                                        <w:rPr>
                                          <w:color w:val="000000" w:themeColor="text1"/>
                                          <w:sz w:val="16"/>
                                          <w:szCs w:val="16"/>
                                          <w:rPrChange w:id="722" w:author="Jeff Pitzen" w:date="2025-12-10T11:07:00Z" w16du:dateUtc="2025-12-10T16:07:00Z">
                                            <w:rPr/>
                                          </w:rPrChange>
                                        </w:rPr>
                                        <w:t xml:space="preserve">{  </w:t>
                                      </w:r>
                                      <w:proofErr w:type="gramEnd"/>
                                      <w:r w:rsidRPr="00656C8E">
                                        <w:rPr>
                                          <w:color w:val="000000" w:themeColor="text1"/>
                                          <w:sz w:val="16"/>
                                          <w:szCs w:val="16"/>
                                          <w:rPrChange w:id="723" w:author="Jeff Pitzen" w:date="2025-12-10T11:07:00Z" w16du:dateUtc="2025-12-10T16:07:00Z">
                                            <w:rPr/>
                                          </w:rPrChange>
                                        </w:rPr>
                                        <w:t xml:space="preserve">    "oidc.eks.us-west-1.amazonaws.com/id/C0CA93DEA5736D0F19AC427D5A0A123</w:t>
                                      </w:r>
                                      <w:proofErr w:type="gramStart"/>
                                      <w:r w:rsidRPr="00656C8E">
                                        <w:rPr>
                                          <w:color w:val="000000" w:themeColor="text1"/>
                                          <w:sz w:val="16"/>
                                          <w:szCs w:val="16"/>
                                          <w:rPrChange w:id="724" w:author="Jeff Pitzen" w:date="2025-12-10T11:07:00Z" w16du:dateUtc="2025-12-10T16:07:00Z">
                                            <w:rPr/>
                                          </w:rPrChange>
                                        </w:rPr>
                                        <w:t>E:sub</w:t>
                                      </w:r>
                                      <w:proofErr w:type="gramEnd"/>
                                      <w:r w:rsidRPr="00656C8E">
                                        <w:rPr>
                                          <w:color w:val="000000" w:themeColor="text1"/>
                                          <w:sz w:val="16"/>
                                          <w:szCs w:val="16"/>
                                          <w:rPrChange w:id="725" w:author="Jeff Pitzen" w:date="2025-12-10T11:07:00Z" w16du:dateUtc="2025-12-10T16:07:00Z">
                                            <w:rPr/>
                                          </w:rPrChange>
                                        </w:rPr>
                                        <w:t>": "</w:t>
                                      </w:r>
                                      <w:proofErr w:type="gramStart"/>
                                      <w:r w:rsidRPr="00656C8E">
                                        <w:rPr>
                                          <w:color w:val="000000" w:themeColor="text1"/>
                                          <w:sz w:val="16"/>
                                          <w:szCs w:val="16"/>
                                          <w:rPrChange w:id="726" w:author="Jeff Pitzen" w:date="2025-12-10T11:07:00Z" w16du:dateUtc="2025-12-10T16:07:00Z">
                                            <w:rPr/>
                                          </w:rPrChange>
                                        </w:rPr>
                                        <w:t>system:serviceaccount</w:t>
                                      </w:r>
                                      <w:proofErr w:type="gramEnd"/>
                                      <w:r w:rsidRPr="00656C8E">
                                        <w:rPr>
                                          <w:color w:val="000000" w:themeColor="text1"/>
                                          <w:sz w:val="16"/>
                                          <w:szCs w:val="16"/>
                                          <w:rPrChange w:id="727" w:author="Jeff Pitzen" w:date="2025-12-10T11:07:00Z" w16du:dateUtc="2025-12-10T16:07:00Z">
                                            <w:rPr/>
                                          </w:rPrChange>
                                        </w:rPr>
                                        <w:t>:kube-</w:t>
                                      </w:r>
                                      <w:proofErr w:type="gramStart"/>
                                      <w:r w:rsidRPr="00656C8E">
                                        <w:rPr>
                                          <w:color w:val="000000" w:themeColor="text1"/>
                                          <w:sz w:val="16"/>
                                          <w:szCs w:val="16"/>
                                          <w:rPrChange w:id="728" w:author="Jeff Pitzen" w:date="2025-12-10T11:07:00Z" w16du:dateUtc="2025-12-10T16:07:00Z">
                                            <w:rPr/>
                                          </w:rPrChange>
                                        </w:rPr>
                                        <w:t>system:ebs</w:t>
                                      </w:r>
                                      <w:proofErr w:type="gramEnd"/>
                                      <w:r w:rsidRPr="00656C8E">
                                        <w:rPr>
                                          <w:color w:val="000000" w:themeColor="text1"/>
                                          <w:sz w:val="16"/>
                                          <w:szCs w:val="16"/>
                                          <w:rPrChange w:id="729" w:author="Jeff Pitzen" w:date="2025-12-10T11:07:00Z" w16du:dateUtc="2025-12-10T16:07:00Z">
                                            <w:rPr/>
                                          </w:rPrChange>
                                        </w:rPr>
                                        <w:t xml:space="preserve">-csi-controller-sa"  </w:t>
                                      </w:r>
                                      <w:proofErr w:type="gramStart"/>
                                      <w:r w:rsidRPr="00656C8E">
                                        <w:rPr>
                                          <w:color w:val="000000" w:themeColor="text1"/>
                                          <w:sz w:val="16"/>
                                          <w:szCs w:val="16"/>
                                          <w:rPrChange w:id="730" w:author="Jeff Pitzen" w:date="2025-12-10T11:07:00Z" w16du:dateUtc="2025-12-10T16:07:00Z">
                                            <w:rPr/>
                                          </w:rPrChange>
                                        </w:rPr>
                                        <w:t xml:space="preserve">  }</w:t>
                                      </w:r>
                                      <w:proofErr w:type="gramEnd"/>
                                      <w:r w:rsidRPr="00656C8E">
                                        <w:rPr>
                                          <w:color w:val="000000" w:themeColor="text1"/>
                                          <w:sz w:val="16"/>
                                          <w:szCs w:val="16"/>
                                          <w:rPrChange w:id="731" w:author="Jeff Pitzen" w:date="2025-12-10T11:07:00Z" w16du:dateUtc="2025-12-10T16:07:00Z">
                                            <w:rPr/>
                                          </w:rPrChange>
                                        </w:rPr>
                                        <w:t xml:space="preserve">  }}</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7656F0" id="Rectangle 10" o:spid="_x0000_s1026" style="position:absolute;margin-left:-2.1pt;margin-top:24.85pt;width:494.5pt;height:63.7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" fillcolor="#b8cce4 [1300]" strokecolor="#0a121c [484]" strokeweight="2pt">
                        <v:fill color2="#b8cce4 [1300]" rotate="t" colors="0 #687687;.5 #98abc3;1 #b5cce8" focus="100%" type="gradient"/>
                        <v:textbox>
                          <w:txbxContent>
                            <w:p w14:paraId="45109DFA" w14:textId="1410C7C7" w:rsidR="0091043F" w:rsidRPr="00656C8E" w:rsidRDefault="0091043F" w:rsidP="0091043F">
                              <w:pPr>
                                <w:ind w:left="0"/>
                                <w:rPr>
                                  <w:color w:val="000000" w:themeColor="text1"/>
                                  <w:sz w:val="16"/>
                                  <w:szCs w:val="16"/>
                                  <w:rPrChange w:id="732" w:author="Jeff Pitzen" w:date="2025-12-10T11:07:00Z" w16du:dateUtc="2025-12-10T16:07:00Z">
                                    <w:rPr/>
                                  </w:rPrChange>
                                </w:rPr>
                                <w:pPrChange w:id="733" w:author="Jeff Pitzen" w:date="2025-12-10T10:56:00Z" w16du:dateUtc="2025-12-10T15:56:00Z">
                                  <w:pPr>
                                    <w:ind w:left="0"/>
                                    <w:jc w:val="center"/>
                                  </w:pPr>
                                </w:pPrChange>
                              </w:pPr>
                              <w:proofErr w:type="gramStart"/>
                              <w:ins w:id="734" w:author="Jeff Pitzen" w:date="2025-12-10T10:56:00Z" w16du:dateUtc="2025-12-10T15:56:00Z">
                                <w:r w:rsidRPr="00656C8E">
                                  <w:rPr>
                                    <w:color w:val="000000" w:themeColor="text1"/>
                                    <w:sz w:val="16"/>
                                    <w:szCs w:val="16"/>
                                    <w:rPrChange w:id="735" w:author="Jeff Pitzen" w:date="2025-12-10T11:07:00Z" w16du:dateUtc="2025-12-10T16:07:00Z">
                                      <w:rPr/>
                                    </w:rPrChange>
                                  </w:rPr>
                                  <w:t>{  "</w:t>
                                </w:r>
                                <w:proofErr w:type="gramEnd"/>
                                <w:r w:rsidRPr="00656C8E">
                                  <w:rPr>
                                    <w:color w:val="000000" w:themeColor="text1"/>
                                    <w:sz w:val="16"/>
                                    <w:szCs w:val="16"/>
                                    <w:rPrChange w:id="736" w:author="Jeff Pitzen" w:date="2025-12-10T11:07:00Z" w16du:dateUtc="2025-12-10T16:07:00Z">
                                      <w:rPr/>
                                    </w:rPrChange>
                                  </w:rPr>
                                  <w:t>Effect": "Allow</w:t>
                                </w:r>
                                <w:proofErr w:type="gramStart"/>
                                <w:r w:rsidRPr="00656C8E">
                                  <w:rPr>
                                    <w:color w:val="000000" w:themeColor="text1"/>
                                    <w:sz w:val="16"/>
                                    <w:szCs w:val="16"/>
                                    <w:rPrChange w:id="737" w:author="Jeff Pitzen" w:date="2025-12-10T11:07:00Z" w16du:dateUtc="2025-12-10T16:07:00Z">
                                      <w:rPr/>
                                    </w:rPrChange>
                                  </w:rPr>
                                  <w:t>",  "</w:t>
                                </w:r>
                                <w:proofErr w:type="gramEnd"/>
                                <w:r w:rsidRPr="00656C8E">
                                  <w:rPr>
                                    <w:color w:val="000000" w:themeColor="text1"/>
                                    <w:sz w:val="16"/>
                                    <w:szCs w:val="16"/>
                                    <w:rPrChange w:id="738" w:author="Jeff Pitzen" w:date="2025-12-10T11:07:00Z" w16du:dateUtc="2025-12-10T16:07:00Z">
                                      <w:rPr/>
                                    </w:rPrChange>
                                  </w:rPr>
                                  <w:t xml:space="preserve">Principal": </w:t>
                                </w:r>
                                <w:proofErr w:type="gramStart"/>
                                <w:r w:rsidRPr="00656C8E">
                                  <w:rPr>
                                    <w:color w:val="000000" w:themeColor="text1"/>
                                    <w:sz w:val="16"/>
                                    <w:szCs w:val="16"/>
                                    <w:rPrChange w:id="739" w:author="Jeff Pitzen" w:date="2025-12-10T11:07:00Z" w16du:dateUtc="2025-12-10T16:07:00Z">
                                      <w:rPr/>
                                    </w:rPrChange>
                                  </w:rPr>
                                  <w:t xml:space="preserve">{  </w:t>
                                </w:r>
                                <w:proofErr w:type="gramEnd"/>
                                <w:r w:rsidRPr="00656C8E">
                                  <w:rPr>
                                    <w:color w:val="000000" w:themeColor="text1"/>
                                    <w:sz w:val="16"/>
                                    <w:szCs w:val="16"/>
                                    <w:rPrChange w:id="740" w:author="Jeff Pitzen" w:date="2025-12-10T11:07:00Z" w16du:dateUtc="2025-12-10T16:07:00Z">
                                      <w:rPr/>
                                    </w:rPrChange>
                                  </w:rPr>
                                  <w:t xml:space="preserve">  "Federated": "</w:t>
                                </w:r>
                                <w:proofErr w:type="gramStart"/>
                                <w:r w:rsidRPr="00656C8E">
                                  <w:rPr>
                                    <w:color w:val="000000" w:themeColor="text1"/>
                                    <w:sz w:val="16"/>
                                    <w:szCs w:val="16"/>
                                    <w:rPrChange w:id="741" w:author="Jeff Pitzen" w:date="2025-12-10T11:07:00Z" w16du:dateUtc="2025-12-10T16:07:00Z">
                                      <w:rPr/>
                                    </w:rPrChange>
                                  </w:rPr>
                                  <w:t>arn:aws</w:t>
                                </w:r>
                                <w:proofErr w:type="gramEnd"/>
                                <w:r w:rsidRPr="00656C8E">
                                  <w:rPr>
                                    <w:color w:val="000000" w:themeColor="text1"/>
                                    <w:sz w:val="16"/>
                                    <w:szCs w:val="16"/>
                                    <w:rPrChange w:id="742" w:author="Jeff Pitzen" w:date="2025-12-10T11:07:00Z" w16du:dateUtc="2025-12-10T16:07:00Z">
                                      <w:rPr/>
                                    </w:rPrChange>
                                  </w:rPr>
                                  <w:t>:</w:t>
                                </w:r>
                                <w:proofErr w:type="gramStart"/>
                                <w:r w:rsidRPr="00656C8E">
                                  <w:rPr>
                                    <w:color w:val="000000" w:themeColor="text1"/>
                                    <w:sz w:val="16"/>
                                    <w:szCs w:val="16"/>
                                    <w:rPrChange w:id="743" w:author="Jeff Pitzen" w:date="2025-12-10T11:07:00Z" w16du:dateUtc="2025-12-10T16:07:00Z">
                                      <w:rPr/>
                                    </w:rPrChange>
                                  </w:rPr>
                                  <w:t>iam::995553364920:oidc-provider/oidc.eks.us-west-1.amazonaws.com</w:t>
                                </w:r>
                                <w:proofErr w:type="gramEnd"/>
                                <w:r w:rsidRPr="00656C8E">
                                  <w:rPr>
                                    <w:color w:val="000000" w:themeColor="text1"/>
                                    <w:sz w:val="16"/>
                                    <w:szCs w:val="16"/>
                                    <w:rPrChange w:id="744" w:author="Jeff Pitzen" w:date="2025-12-10T11:07:00Z" w16du:dateUtc="2025-12-10T16:07:00Z">
                                      <w:rPr/>
                                    </w:rPrChange>
                                  </w:rPr>
                                  <w:t>/id/C0CA93DEA5736D0F19AC427D5A0A123E</w:t>
                                </w:r>
                                <w:proofErr w:type="gramStart"/>
                                <w:r w:rsidRPr="00656C8E">
                                  <w:rPr>
                                    <w:color w:val="000000" w:themeColor="text1"/>
                                    <w:sz w:val="16"/>
                                    <w:szCs w:val="16"/>
                                    <w:rPrChange w:id="745" w:author="Jeff Pitzen" w:date="2025-12-10T11:07:00Z" w16du:dateUtc="2025-12-10T16:07:00Z">
                                      <w:rPr/>
                                    </w:rPrChange>
                                  </w:rPr>
                                  <w:t>"  },  "</w:t>
                                </w:r>
                                <w:proofErr w:type="gramEnd"/>
                                <w:r w:rsidRPr="00656C8E">
                                  <w:rPr>
                                    <w:color w:val="000000" w:themeColor="text1"/>
                                    <w:sz w:val="16"/>
                                    <w:szCs w:val="16"/>
                                    <w:rPrChange w:id="746" w:author="Jeff Pitzen" w:date="2025-12-10T11:07:00Z" w16du:dateUtc="2025-12-10T16:07:00Z">
                                      <w:rPr/>
                                    </w:rPrChange>
                                  </w:rPr>
                                  <w:t>Action": "</w:t>
                                </w:r>
                                <w:proofErr w:type="gramStart"/>
                                <w:r w:rsidRPr="00656C8E">
                                  <w:rPr>
                                    <w:color w:val="000000" w:themeColor="text1"/>
                                    <w:sz w:val="16"/>
                                    <w:szCs w:val="16"/>
                                    <w:rPrChange w:id="747" w:author="Jeff Pitzen" w:date="2025-12-10T11:07:00Z" w16du:dateUtc="2025-12-10T16:07:00Z">
                                      <w:rPr/>
                                    </w:rPrChange>
                                  </w:rPr>
                                  <w:t>sts:AssumeRoleWithWebIdentity",  "</w:t>
                                </w:r>
                                <w:proofErr w:type="gramEnd"/>
                                <w:r w:rsidRPr="00656C8E">
                                  <w:rPr>
                                    <w:color w:val="000000" w:themeColor="text1"/>
                                    <w:sz w:val="16"/>
                                    <w:szCs w:val="16"/>
                                    <w:rPrChange w:id="748" w:author="Jeff Pitzen" w:date="2025-12-10T11:07:00Z" w16du:dateUtc="2025-12-10T16:07:00Z">
                                      <w:rPr/>
                                    </w:rPrChange>
                                  </w:rPr>
                                  <w:t xml:space="preserve">Condition": </w:t>
                                </w:r>
                                <w:proofErr w:type="gramStart"/>
                                <w:r w:rsidRPr="00656C8E">
                                  <w:rPr>
                                    <w:color w:val="000000" w:themeColor="text1"/>
                                    <w:sz w:val="16"/>
                                    <w:szCs w:val="16"/>
                                    <w:rPrChange w:id="749" w:author="Jeff Pitzen" w:date="2025-12-10T11:07:00Z" w16du:dateUtc="2025-12-10T16:07:00Z">
                                      <w:rPr/>
                                    </w:rPrChange>
                                  </w:rPr>
                                  <w:t xml:space="preserve">{  </w:t>
                                </w:r>
                                <w:proofErr w:type="gramEnd"/>
                                <w:r w:rsidRPr="00656C8E">
                                  <w:rPr>
                                    <w:color w:val="000000" w:themeColor="text1"/>
                                    <w:sz w:val="16"/>
                                    <w:szCs w:val="16"/>
                                    <w:rPrChange w:id="750" w:author="Jeff Pitzen" w:date="2025-12-10T11:07:00Z" w16du:dateUtc="2025-12-10T16:07:00Z">
                                      <w:rPr/>
                                    </w:rPrChange>
                                  </w:rPr>
                                  <w:t xml:space="preserve">  "StringEquals": </w:t>
                                </w:r>
                                <w:proofErr w:type="gramStart"/>
                                <w:r w:rsidRPr="00656C8E">
                                  <w:rPr>
                                    <w:color w:val="000000" w:themeColor="text1"/>
                                    <w:sz w:val="16"/>
                                    <w:szCs w:val="16"/>
                                    <w:rPrChange w:id="751" w:author="Jeff Pitzen" w:date="2025-12-10T11:07:00Z" w16du:dateUtc="2025-12-10T16:07:00Z">
                                      <w:rPr/>
                                    </w:rPrChange>
                                  </w:rPr>
                                  <w:t xml:space="preserve">{  </w:t>
                                </w:r>
                                <w:proofErr w:type="gramEnd"/>
                                <w:r w:rsidRPr="00656C8E">
                                  <w:rPr>
                                    <w:color w:val="000000" w:themeColor="text1"/>
                                    <w:sz w:val="16"/>
                                    <w:szCs w:val="16"/>
                                    <w:rPrChange w:id="752" w:author="Jeff Pitzen" w:date="2025-12-10T11:07:00Z" w16du:dateUtc="2025-12-10T16:07:00Z">
                                      <w:rPr/>
                                    </w:rPrChange>
                                  </w:rPr>
                                  <w:t xml:space="preserve">    "oidc.eks.us-west-1.amazonaws.com/id/C0CA93DEA5736D0F19AC427D5A0A123</w:t>
                                </w:r>
                                <w:proofErr w:type="gramStart"/>
                                <w:r w:rsidRPr="00656C8E">
                                  <w:rPr>
                                    <w:color w:val="000000" w:themeColor="text1"/>
                                    <w:sz w:val="16"/>
                                    <w:szCs w:val="16"/>
                                    <w:rPrChange w:id="753" w:author="Jeff Pitzen" w:date="2025-12-10T11:07:00Z" w16du:dateUtc="2025-12-10T16:07:00Z">
                                      <w:rPr/>
                                    </w:rPrChange>
                                  </w:rPr>
                                  <w:t>E:sub</w:t>
                                </w:r>
                                <w:proofErr w:type="gramEnd"/>
                                <w:r w:rsidRPr="00656C8E">
                                  <w:rPr>
                                    <w:color w:val="000000" w:themeColor="text1"/>
                                    <w:sz w:val="16"/>
                                    <w:szCs w:val="16"/>
                                    <w:rPrChange w:id="754" w:author="Jeff Pitzen" w:date="2025-12-10T11:07:00Z" w16du:dateUtc="2025-12-10T16:07:00Z">
                                      <w:rPr/>
                                    </w:rPrChange>
                                  </w:rPr>
                                  <w:t>": "</w:t>
                                </w:r>
                                <w:proofErr w:type="gramStart"/>
                                <w:r w:rsidRPr="00656C8E">
                                  <w:rPr>
                                    <w:color w:val="000000" w:themeColor="text1"/>
                                    <w:sz w:val="16"/>
                                    <w:szCs w:val="16"/>
                                    <w:rPrChange w:id="755" w:author="Jeff Pitzen" w:date="2025-12-10T11:07:00Z" w16du:dateUtc="2025-12-10T16:07:00Z">
                                      <w:rPr/>
                                    </w:rPrChange>
                                  </w:rPr>
                                  <w:t>system:serviceaccount</w:t>
                                </w:r>
                                <w:proofErr w:type="gramEnd"/>
                                <w:r w:rsidRPr="00656C8E">
                                  <w:rPr>
                                    <w:color w:val="000000" w:themeColor="text1"/>
                                    <w:sz w:val="16"/>
                                    <w:szCs w:val="16"/>
                                    <w:rPrChange w:id="756" w:author="Jeff Pitzen" w:date="2025-12-10T11:07:00Z" w16du:dateUtc="2025-12-10T16:07:00Z">
                                      <w:rPr/>
                                    </w:rPrChange>
                                  </w:rPr>
                                  <w:t>:kube-</w:t>
                                </w:r>
                                <w:proofErr w:type="gramStart"/>
                                <w:r w:rsidRPr="00656C8E">
                                  <w:rPr>
                                    <w:color w:val="000000" w:themeColor="text1"/>
                                    <w:sz w:val="16"/>
                                    <w:szCs w:val="16"/>
                                    <w:rPrChange w:id="757" w:author="Jeff Pitzen" w:date="2025-12-10T11:07:00Z" w16du:dateUtc="2025-12-10T16:07:00Z">
                                      <w:rPr/>
                                    </w:rPrChange>
                                  </w:rPr>
                                  <w:t>system:ebs</w:t>
                                </w:r>
                                <w:proofErr w:type="gramEnd"/>
                                <w:r w:rsidRPr="00656C8E">
                                  <w:rPr>
                                    <w:color w:val="000000" w:themeColor="text1"/>
                                    <w:sz w:val="16"/>
                                    <w:szCs w:val="16"/>
                                    <w:rPrChange w:id="758" w:author="Jeff Pitzen" w:date="2025-12-10T11:07:00Z" w16du:dateUtc="2025-12-10T16:07:00Z">
                                      <w:rPr/>
                                    </w:rPrChange>
                                  </w:rPr>
                                  <w:t xml:space="preserve">-csi-controller-sa"  </w:t>
                                </w:r>
                                <w:proofErr w:type="gramStart"/>
                                <w:r w:rsidRPr="00656C8E">
                                  <w:rPr>
                                    <w:color w:val="000000" w:themeColor="text1"/>
                                    <w:sz w:val="16"/>
                                    <w:szCs w:val="16"/>
                                    <w:rPrChange w:id="759" w:author="Jeff Pitzen" w:date="2025-12-10T11:07:00Z" w16du:dateUtc="2025-12-10T16:07:00Z">
                                      <w:rPr/>
                                    </w:rPrChange>
                                  </w:rPr>
                                  <w:t xml:space="preserve">  }</w:t>
                                </w:r>
                                <w:proofErr w:type="gramEnd"/>
                                <w:r w:rsidRPr="00656C8E">
                                  <w:rPr>
                                    <w:color w:val="000000" w:themeColor="text1"/>
                                    <w:sz w:val="16"/>
                                    <w:szCs w:val="16"/>
                                    <w:rPrChange w:id="760" w:author="Jeff Pitzen" w:date="2025-12-10T11:07:00Z" w16du:dateUtc="2025-12-10T16:07:00Z">
                                      <w:rPr/>
                                    </w:rPrChange>
                                  </w:rPr>
                                  <w:t xml:space="preserve">  }}</w:t>
                                </w:r>
                              </w:ins>
                            </w:p>
                          </w:txbxContent>
                        </v:textbox>
                      </v:rect>
                    </w:pict>
                  </mc:Fallback>
                </mc:AlternateContent>
              </w:r>
            </w:ins>
            <w:ins w:id="761" w:author="Jeff Pitzen" w:date="2025-12-10T10:52:00Z" w16du:dateUtc="2025-12-10T15:52:00Z">
              <w:r w:rsidR="008666AD" w:rsidRPr="00917065">
                <w:rPr>
                  <w:sz w:val="18"/>
                  <w:szCs w:val="20"/>
                  <w:rPrChange w:id="762" w:author="Jeff Pitzen" w:date="2025-12-10T10:53:00Z" w16du:dateUtc="2025-12-10T15:53:00Z">
                    <w:rPr/>
                  </w:rPrChange>
                </w:rPr>
                <w:t>Trust Policy Configuration - The OIDC issuer ID (the C0CA93DEA5736D0F19AC427D5A0A123E part) is embedded in IAM trust policies to ensure only pods from your specific cluster can assume IAM roles. For example:</w:t>
              </w:r>
            </w:ins>
          </w:p>
          <w:p w14:paraId="20CDBC90" w14:textId="77777777" w:rsidR="0091043F" w:rsidRDefault="0091043F" w:rsidP="008666AD">
            <w:pPr>
              <w:pStyle w:val="BodyText"/>
              <w:ind w:left="0"/>
              <w:rPr>
                <w:ins w:id="763" w:author="Jeff Pitzen" w:date="2025-12-10T10:55:00Z" w16du:dateUtc="2025-12-10T15:55:00Z"/>
                <w:sz w:val="18"/>
                <w:szCs w:val="20"/>
              </w:rPr>
            </w:pPr>
          </w:p>
          <w:p w14:paraId="250F790E" w14:textId="10330EEA" w:rsidR="0091043F" w:rsidRDefault="0091043F" w:rsidP="008666AD">
            <w:pPr>
              <w:pStyle w:val="BodyText"/>
              <w:ind w:left="0"/>
              <w:rPr>
                <w:ins w:id="764" w:author="Jeff Pitzen" w:date="2025-12-10T10:55:00Z" w16du:dateUtc="2025-12-10T15:55:00Z"/>
                <w:sz w:val="18"/>
                <w:szCs w:val="20"/>
              </w:rPr>
            </w:pPr>
          </w:p>
          <w:p w14:paraId="48ECDD7F" w14:textId="2F6027F0" w:rsidR="0091043F" w:rsidRDefault="0091043F" w:rsidP="008666AD">
            <w:pPr>
              <w:pStyle w:val="BodyText"/>
              <w:ind w:left="0"/>
              <w:rPr>
                <w:ins w:id="765" w:author="Jeff Pitzen" w:date="2025-12-10T10:55:00Z" w16du:dateUtc="2025-12-10T15:55:00Z"/>
                <w:sz w:val="18"/>
                <w:szCs w:val="20"/>
              </w:rPr>
            </w:pPr>
          </w:p>
          <w:p w14:paraId="199C26B7" w14:textId="31AC7455" w:rsidR="0091043F" w:rsidRDefault="0091043F" w:rsidP="008666AD">
            <w:pPr>
              <w:pStyle w:val="BodyText"/>
              <w:ind w:left="0"/>
              <w:rPr>
                <w:ins w:id="766" w:author="Jeff Pitzen" w:date="2025-12-10T10:55:00Z" w16du:dateUtc="2025-12-10T15:55:00Z"/>
                <w:sz w:val="18"/>
                <w:szCs w:val="20"/>
              </w:rPr>
            </w:pPr>
          </w:p>
          <w:p w14:paraId="55EC43F1" w14:textId="22CA2720" w:rsidR="008666AD" w:rsidRPr="00917065" w:rsidRDefault="008666AD" w:rsidP="008666AD">
            <w:pPr>
              <w:pStyle w:val="BodyText"/>
              <w:ind w:left="0"/>
              <w:rPr>
                <w:ins w:id="767" w:author="Jeff Pitzen" w:date="2025-12-10T10:52:00Z" w16du:dateUtc="2025-12-10T15:52:00Z"/>
                <w:sz w:val="18"/>
                <w:szCs w:val="20"/>
                <w:rPrChange w:id="768" w:author="Jeff Pitzen" w:date="2025-12-10T10:53:00Z" w16du:dateUtc="2025-12-10T15:53:00Z">
                  <w:rPr>
                    <w:ins w:id="769" w:author="Jeff Pitzen" w:date="2025-12-10T10:52:00Z" w16du:dateUtc="2025-12-10T15:52:00Z"/>
                  </w:rPr>
                </w:rPrChange>
              </w:rPr>
            </w:pPr>
            <w:ins w:id="770" w:author="Jeff Pitzen" w:date="2025-12-10T10:52:00Z" w16du:dateUtc="2025-12-10T15:52:00Z">
              <w:r w:rsidRPr="00917065">
                <w:rPr>
                  <w:sz w:val="18"/>
                  <w:szCs w:val="20"/>
                  <w:rPrChange w:id="771" w:author="Jeff Pitzen" w:date="2025-12-10T10:53:00Z" w16du:dateUtc="2025-12-10T15:53:00Z">
                    <w:rPr/>
                  </w:rPrChange>
                </w:rPr>
                <w:t>Used in subsequent steps - This OIDC URL is needed for:</w:t>
              </w:r>
            </w:ins>
          </w:p>
          <w:p w14:paraId="21C0A16A" w14:textId="6A73B71F" w:rsidR="008666AD" w:rsidRPr="00917065" w:rsidRDefault="008666AD" w:rsidP="008666AD">
            <w:pPr>
              <w:pStyle w:val="BodyText"/>
              <w:ind w:left="0"/>
              <w:rPr>
                <w:ins w:id="772" w:author="Jeff Pitzen" w:date="2025-12-10T10:52:00Z" w16du:dateUtc="2025-12-10T15:52:00Z"/>
                <w:sz w:val="18"/>
                <w:szCs w:val="20"/>
                <w:rPrChange w:id="773" w:author="Jeff Pitzen" w:date="2025-12-10T10:53:00Z" w16du:dateUtc="2025-12-10T15:53:00Z">
                  <w:rPr>
                    <w:ins w:id="774" w:author="Jeff Pitzen" w:date="2025-12-10T10:52:00Z" w16du:dateUtc="2025-12-10T15:52:00Z"/>
                  </w:rPr>
                </w:rPrChange>
              </w:rPr>
            </w:pPr>
            <w:ins w:id="775" w:author="Jeff Pitzen" w:date="2025-12-10T10:52:00Z" w16du:dateUtc="2025-12-10T15:52:00Z">
              <w:r w:rsidRPr="00917065">
                <w:rPr>
                  <w:sz w:val="18"/>
                  <w:szCs w:val="20"/>
                  <w:rPrChange w:id="776" w:author="Jeff Pitzen" w:date="2025-12-10T10:53:00Z" w16du:dateUtc="2025-12-10T15:53:00Z">
                    <w:rPr/>
                  </w:rPrChange>
                </w:rPr>
                <w:t>STEP 4: Creating the OIDC identity provider in IAM</w:t>
              </w:r>
            </w:ins>
          </w:p>
          <w:p w14:paraId="75FD3333" w14:textId="220E0E45" w:rsidR="008666AD" w:rsidRPr="00917065" w:rsidRDefault="008666AD" w:rsidP="008666AD">
            <w:pPr>
              <w:pStyle w:val="BodyText"/>
              <w:ind w:left="0"/>
              <w:rPr>
                <w:ins w:id="777" w:author="Jeff Pitzen" w:date="2025-12-10T10:52:00Z" w16du:dateUtc="2025-12-10T15:52:00Z"/>
                <w:sz w:val="18"/>
                <w:szCs w:val="20"/>
                <w:rPrChange w:id="778" w:author="Jeff Pitzen" w:date="2025-12-10T10:53:00Z" w16du:dateUtc="2025-12-10T15:53:00Z">
                  <w:rPr>
                    <w:ins w:id="779" w:author="Jeff Pitzen" w:date="2025-12-10T10:52:00Z" w16du:dateUtc="2025-12-10T15:52:00Z"/>
                  </w:rPr>
                </w:rPrChange>
              </w:rPr>
            </w:pPr>
            <w:ins w:id="780" w:author="Jeff Pitzen" w:date="2025-12-10T10:52:00Z" w16du:dateUtc="2025-12-10T15:52:00Z">
              <w:r w:rsidRPr="00917065">
                <w:rPr>
                  <w:sz w:val="18"/>
                  <w:szCs w:val="20"/>
                  <w:rPrChange w:id="781" w:author="Jeff Pitzen" w:date="2025-12-10T10:53:00Z" w16du:dateUtc="2025-12-10T15:53:00Z">
                    <w:rPr/>
                  </w:rPrChange>
                </w:rPr>
                <w:t>STEP 6-12: Creating IAM roles for EBS CSI driver</w:t>
              </w:r>
            </w:ins>
          </w:p>
          <w:p w14:paraId="0DA2279D" w14:textId="5EE49186" w:rsidR="008666AD" w:rsidRPr="00917065" w:rsidRDefault="008666AD" w:rsidP="008666AD">
            <w:pPr>
              <w:pStyle w:val="BodyText"/>
              <w:ind w:left="0"/>
              <w:rPr>
                <w:ins w:id="782" w:author="Jeff Pitzen" w:date="2025-12-10T10:52:00Z" w16du:dateUtc="2025-12-10T15:52:00Z"/>
                <w:sz w:val="18"/>
                <w:szCs w:val="20"/>
                <w:rPrChange w:id="783" w:author="Jeff Pitzen" w:date="2025-12-10T10:53:00Z" w16du:dateUtc="2025-12-10T15:53:00Z">
                  <w:rPr>
                    <w:ins w:id="784" w:author="Jeff Pitzen" w:date="2025-12-10T10:52:00Z" w16du:dateUtc="2025-12-10T15:52:00Z"/>
                  </w:rPr>
                </w:rPrChange>
              </w:rPr>
            </w:pPr>
            <w:ins w:id="785" w:author="Jeff Pitzen" w:date="2025-12-10T10:52:00Z" w16du:dateUtc="2025-12-10T15:52:00Z">
              <w:r w:rsidRPr="00917065">
                <w:rPr>
                  <w:sz w:val="18"/>
                  <w:szCs w:val="20"/>
                  <w:rPrChange w:id="786" w:author="Jeff Pitzen" w:date="2025-12-10T10:53:00Z" w16du:dateUtc="2025-12-10T15:53:00Z">
                    <w:rPr/>
                  </w:rPrChange>
                </w:rPr>
                <w:t>STEP 15-17: Creating IAM roles for EFS CSI driver</w:t>
              </w:r>
            </w:ins>
          </w:p>
          <w:p w14:paraId="20D65DB8" w14:textId="790799E8" w:rsidR="008666AD" w:rsidRPr="00917065" w:rsidRDefault="008666AD" w:rsidP="008666AD">
            <w:pPr>
              <w:pStyle w:val="BodyText"/>
              <w:ind w:left="0"/>
              <w:rPr>
                <w:ins w:id="787" w:author="Jeff Pitzen" w:date="2025-12-10T10:52:00Z" w16du:dateUtc="2025-12-10T15:52:00Z"/>
                <w:sz w:val="18"/>
                <w:szCs w:val="20"/>
                <w:rPrChange w:id="788" w:author="Jeff Pitzen" w:date="2025-12-10T10:53:00Z" w16du:dateUtc="2025-12-10T15:53:00Z">
                  <w:rPr>
                    <w:ins w:id="789" w:author="Jeff Pitzen" w:date="2025-12-10T10:52:00Z" w16du:dateUtc="2025-12-10T15:52:00Z"/>
                  </w:rPr>
                </w:rPrChange>
              </w:rPr>
            </w:pPr>
            <w:ins w:id="790" w:author="Jeff Pitzen" w:date="2025-12-10T10:52:00Z" w16du:dateUtc="2025-12-10T15:52:00Z">
              <w:r w:rsidRPr="00917065">
                <w:rPr>
                  <w:sz w:val="18"/>
                  <w:szCs w:val="20"/>
                  <w:rPrChange w:id="791" w:author="Jeff Pitzen" w:date="2025-12-10T10:53:00Z" w16du:dateUtc="2025-12-10T15:53:00Z">
                    <w:rPr/>
                  </w:rPrChange>
                </w:rPr>
                <w:t>Any CSI driver or add-on that needs AWS API access</w:t>
              </w:r>
            </w:ins>
          </w:p>
          <w:p w14:paraId="79E595FC" w14:textId="0EE25040" w:rsidR="002F2F19" w:rsidRDefault="008666AD" w:rsidP="00656C8E">
            <w:pPr>
              <w:pStyle w:val="BodyText"/>
              <w:keepNext/>
              <w:ind w:left="0"/>
              <w:rPr>
                <w:ins w:id="792" w:author="Jeff Pitzen" w:date="2025-12-10T10:47:00Z" w16du:dateUtc="2025-12-10T15:47:00Z"/>
              </w:rPr>
              <w:pPrChange w:id="793" w:author="Jeff Pitzen" w:date="2025-12-10T11:07:00Z" w16du:dateUtc="2025-12-10T16:07:00Z">
                <w:pPr>
                  <w:pStyle w:val="BodyText"/>
                  <w:ind w:left="0"/>
                </w:pPr>
              </w:pPrChange>
            </w:pPr>
            <w:ins w:id="794" w:author="Jeff Pitzen" w:date="2025-12-10T10:52:00Z" w16du:dateUtc="2025-12-10T15:52:00Z">
              <w:r w:rsidRPr="00917065">
                <w:rPr>
                  <w:sz w:val="18"/>
                  <w:szCs w:val="20"/>
                  <w:rPrChange w:id="795" w:author="Jeff Pitzen" w:date="2025-12-10T10:53:00Z" w16du:dateUtc="2025-12-10T15:53:00Z">
                    <w:rPr/>
                  </w:rPrChange>
                </w:rPr>
                <w:t>In simple terms: Without the OIDC issuer, your Kubernetes pods cannot securely access AWS services (EBS volumes, EFS file systems, S3 buckets) because there's no way to establish trust between Kubernetes and AWS IAM.</w:t>
              </w:r>
            </w:ins>
          </w:p>
        </w:tc>
      </w:tr>
    </w:tbl>
    <w:p w14:paraId="4E708A7D" w14:textId="07DE21D3" w:rsidR="00836B9B" w:rsidRDefault="00656C8E" w:rsidP="00656C8E">
      <w:pPr>
        <w:pStyle w:val="Caption"/>
        <w:rPr>
          <w:ins w:id="796" w:author="Jeff Pitzen" w:date="2025-12-10T10:43:00Z" w16du:dateUtc="2025-12-10T15:43:00Z"/>
        </w:rPr>
        <w:pPrChange w:id="797" w:author="Jeff Pitzen" w:date="2025-12-10T11:07:00Z" w16du:dateUtc="2025-12-10T16:07:00Z">
          <w:pPr>
            <w:pStyle w:val="Heading3"/>
          </w:pPr>
        </w:pPrChange>
      </w:pPr>
      <w:ins w:id="798" w:author="Jeff Pitzen" w:date="2025-12-10T11:07:00Z" w16du:dateUtc="2025-12-10T16:07:00Z">
        <w:r>
          <w:t xml:space="preserve">Table </w:t>
        </w:r>
        <w:r>
          <w:fldChar w:fldCharType="begin"/>
        </w:r>
        <w:r>
          <w:instrText xml:space="preserve"> SEQ Table \* ARABIC </w:instrText>
        </w:r>
      </w:ins>
      <w:r>
        <w:fldChar w:fldCharType="separate"/>
      </w:r>
      <w:ins w:id="799" w:author="Jeff Pitzen" w:date="2025-12-13T13:41:00Z" w16du:dateUtc="2025-12-13T18:41:00Z">
        <w:r w:rsidR="009859FA">
          <w:rPr>
            <w:noProof/>
          </w:rPr>
          <w:t>4</w:t>
        </w:r>
      </w:ins>
      <w:ins w:id="800" w:author="Jeff Pitzen" w:date="2025-12-10T11:07:00Z" w16du:dateUtc="2025-12-10T16:07:00Z">
        <w:r>
          <w:fldChar w:fldCharType="end"/>
        </w:r>
        <w:r>
          <w:t xml:space="preserve">: get CLUSTER </w:t>
        </w:r>
      </w:ins>
      <w:ins w:id="801" w:author="Jeff Pitzen" w:date="2025-12-10T11:08:00Z" w16du:dateUtc="2025-12-10T16:08:00Z">
        <w:r w:rsidR="001113BC">
          <w:t>OIDC ISSUER</w:t>
        </w:r>
      </w:ins>
    </w:p>
    <w:p w14:paraId="763F07B7" w14:textId="266C64C9" w:rsidR="00004C9F" w:rsidRDefault="00BA3DB1" w:rsidP="00675C4B">
      <w:pPr>
        <w:pStyle w:val="Heading2"/>
        <w:rPr>
          <w:ins w:id="802" w:author="Jeff Pitzen" w:date="2025-12-10T11:09:00Z" w16du:dateUtc="2025-12-10T16:09:00Z"/>
          <w:lang w:val="en-IN"/>
        </w:rPr>
      </w:pPr>
      <w:bookmarkStart w:id="803" w:name="_Toc216514426"/>
      <w:ins w:id="804" w:author="Jeff Pitzen" w:date="2025-12-10T11:08:00Z" w16du:dateUtc="2025-12-10T16:08:00Z">
        <w:r>
          <w:rPr>
            <w:lang w:val="en-IN"/>
          </w:rPr>
          <w:t xml:space="preserve">STEP </w:t>
        </w:r>
      </w:ins>
      <w:ins w:id="805" w:author="Jeff Pitzen" w:date="2025-12-10T11:09:00Z" w16du:dateUtc="2025-12-10T16:09:00Z">
        <w:r w:rsidR="00675C4B">
          <w:rPr>
            <w:lang w:val="en-IN"/>
          </w:rPr>
          <w:t>4: Get Cluster VPC Information</w:t>
        </w:r>
        <w:bookmarkEnd w:id="803"/>
      </w:ins>
    </w:p>
    <w:p w14:paraId="46D48277" w14:textId="2B8B1FCE" w:rsidR="00675C4B" w:rsidRDefault="004D59FE" w:rsidP="00675C4B">
      <w:pPr>
        <w:pStyle w:val="BodyText"/>
        <w:rPr>
          <w:ins w:id="806" w:author="Jeff Pitzen" w:date="2025-12-10T11:11:00Z" w16du:dateUtc="2025-12-10T16:11:00Z"/>
          <w:lang w:val="en-IN" w:eastAsia="ja-JP"/>
        </w:rPr>
      </w:pPr>
      <w:ins w:id="807" w:author="Jeff Pitzen" w:date="2025-12-10T11:11:00Z" w16du:dateUtc="2025-12-10T16:11:00Z">
        <w:r w:rsidRPr="004D59FE">
          <w:rPr>
            <w:lang w:val="en-IN" w:eastAsia="ja-JP"/>
          </w:rPr>
          <w:t>PURPOSE: Identify the VPC and subnets for additional resource configuration</w:t>
        </w:r>
      </w:ins>
    </w:p>
    <w:tbl>
      <w:tblPr>
        <w:tblStyle w:val="TableGrid"/>
        <w:tblW w:w="0" w:type="auto"/>
        <w:tblInd w:w="720" w:type="dxa"/>
        <w:tblLook w:val="04A0" w:firstRow="1" w:lastRow="0" w:firstColumn="1" w:lastColumn="0" w:noHBand="0" w:noVBand="1"/>
        <w:tblPrChange w:id="808" w:author="Jeff Pitzen" w:date="2025-12-10T12:02:00Z" w16du:dateUtc="2025-12-10T17:02:00Z">
          <w:tblPr>
            <w:tblStyle w:val="TableGrid"/>
            <w:tblW w:w="0" w:type="auto"/>
            <w:tblInd w:w="720" w:type="dxa"/>
            <w:tblLook w:val="04A0" w:firstRow="1" w:lastRow="0" w:firstColumn="1" w:lastColumn="0" w:noHBand="0" w:noVBand="1"/>
          </w:tblPr>
        </w:tblPrChange>
      </w:tblPr>
      <w:tblGrid>
        <w:gridCol w:w="3995"/>
        <w:gridCol w:w="6075"/>
        <w:tblGridChange w:id="809">
          <w:tblGrid>
            <w:gridCol w:w="3995"/>
            <w:gridCol w:w="6075"/>
          </w:tblGrid>
        </w:tblGridChange>
      </w:tblGrid>
      <w:tr w:rsidR="004D59FE" w14:paraId="47DD1237" w14:textId="77777777" w:rsidTr="00133AA1">
        <w:trPr>
          <w:ins w:id="810" w:author="Jeff Pitzen" w:date="2025-12-10T11:11:00Z" w16du:dateUtc="2025-12-10T16:11:00Z"/>
        </w:trPr>
        <w:tc>
          <w:tcPr>
            <w:tcW w:w="10070" w:type="dxa"/>
            <w:gridSpan w:val="2"/>
            <w:shd w:val="clear" w:color="auto" w:fill="BFBFBF" w:themeFill="background1" w:themeFillShade="BF"/>
            <w:tcPrChange w:id="811" w:author="Jeff Pitzen" w:date="2025-12-10T12:02:00Z" w16du:dateUtc="2025-12-10T17:02:00Z">
              <w:tcPr>
                <w:tcW w:w="10070" w:type="dxa"/>
                <w:gridSpan w:val="2"/>
              </w:tcPr>
            </w:tcPrChange>
          </w:tcPr>
          <w:p w14:paraId="6989004A" w14:textId="77777777" w:rsidR="004D59FE" w:rsidRDefault="004D59FE" w:rsidP="007C3D79">
            <w:pPr>
              <w:pStyle w:val="BodyText"/>
              <w:ind w:left="0"/>
              <w:rPr>
                <w:ins w:id="812" w:author="Jeff Pitzen" w:date="2025-12-10T11:11:00Z" w16du:dateUtc="2025-12-10T16:11:00Z"/>
              </w:rPr>
            </w:pPr>
            <w:ins w:id="813" w:author="Jeff Pitzen" w:date="2025-12-10T11:11:00Z" w16du:dateUtc="2025-12-10T16:11:00Z">
              <w:r w:rsidRPr="00D06073">
                <w:t>SHELL: All shells (PowerShell, Bash, CMD)</w:t>
              </w:r>
            </w:ins>
          </w:p>
        </w:tc>
      </w:tr>
      <w:tr w:rsidR="004D59FE" w14:paraId="0F0752AD" w14:textId="77777777" w:rsidTr="007C3D79">
        <w:trPr>
          <w:ins w:id="814" w:author="Jeff Pitzen" w:date="2025-12-10T11:11:00Z" w16du:dateUtc="2025-12-10T16:11:00Z"/>
        </w:trPr>
        <w:tc>
          <w:tcPr>
            <w:tcW w:w="3995" w:type="dxa"/>
          </w:tcPr>
          <w:p w14:paraId="0710A113" w14:textId="2C638855" w:rsidR="004D59FE" w:rsidRDefault="008261B3" w:rsidP="007C3D79">
            <w:pPr>
              <w:pStyle w:val="BodyText"/>
              <w:ind w:left="0"/>
              <w:rPr>
                <w:ins w:id="815" w:author="Jeff Pitzen" w:date="2025-12-10T11:11:00Z" w16du:dateUtc="2025-12-10T16:11:00Z"/>
              </w:rPr>
            </w:pPr>
            <w:ins w:id="816" w:author="Jeff Pitzen" w:date="2025-12-10T11:11:00Z" w16du:dateUtc="2025-12-10T16:11:00Z">
              <w:r w:rsidRPr="008261B3">
                <w:t>aws eks describe-cluster --name usw1-zlps-eks-01 --query "</w:t>
              </w:r>
              <w:proofErr w:type="gramStart"/>
              <w:r w:rsidRPr="008261B3">
                <w:t>cluster.resourcesVpcConfig.{</w:t>
              </w:r>
              <w:proofErr w:type="gramEnd"/>
              <w:r w:rsidRPr="008261B3">
                <w:t>VPC: vpcId, Subnets: subnetIds}" --output table</w:t>
              </w:r>
            </w:ins>
          </w:p>
        </w:tc>
        <w:tc>
          <w:tcPr>
            <w:tcW w:w="6075" w:type="dxa"/>
          </w:tcPr>
          <w:p w14:paraId="24000842" w14:textId="77777777" w:rsidR="004D59FE" w:rsidRDefault="004D59FE" w:rsidP="007C3D79">
            <w:pPr>
              <w:pStyle w:val="BodyText"/>
              <w:ind w:left="0"/>
              <w:rPr>
                <w:ins w:id="817" w:author="Jeff Pitzen" w:date="2025-12-10T11:11:00Z" w16du:dateUtc="2025-12-10T16:11:00Z"/>
              </w:rPr>
            </w:pPr>
            <w:ins w:id="818" w:author="Jeff Pitzen" w:date="2025-12-10T11:11:00Z" w16du:dateUtc="2025-12-10T16:11:00Z">
              <w:r w:rsidRPr="00776F33">
                <w:t xml:space="preserve">OUTPUT: </w:t>
              </w:r>
            </w:ins>
          </w:p>
          <w:p w14:paraId="304981DA" w14:textId="31BBFC71" w:rsidR="004D59FE" w:rsidRDefault="00F67A64" w:rsidP="00F67A64">
            <w:pPr>
              <w:pStyle w:val="BodyText"/>
              <w:ind w:left="0"/>
              <w:jc w:val="center"/>
              <w:rPr>
                <w:ins w:id="819" w:author="Jeff Pitzen" w:date="2025-12-10T11:11:00Z" w16du:dateUtc="2025-12-10T16:11:00Z"/>
              </w:rPr>
              <w:pPrChange w:id="820" w:author="Jeff Pitzen" w:date="2025-12-10T11:16:00Z" w16du:dateUtc="2025-12-10T16:16:00Z">
                <w:pPr>
                  <w:pStyle w:val="BodyText"/>
                  <w:ind w:left="0"/>
                </w:pPr>
              </w:pPrChange>
            </w:pPr>
            <w:ins w:id="821" w:author="Jeff Pitzen" w:date="2025-12-10T11:15:00Z" w16du:dateUtc="2025-12-10T16:15:00Z">
              <w:r w:rsidRPr="00F67A64">
                <w:drawing>
                  <wp:inline distT="0" distB="0" distL="0" distR="0" wp14:anchorId="13D046A8" wp14:editId="38335913">
                    <wp:extent cx="2667372" cy="1733792"/>
                    <wp:effectExtent l="0" t="0" r="0" b="0"/>
                    <wp:docPr id="887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437" name=""/>
                            <pic:cNvPicPr/>
                          </pic:nvPicPr>
                          <pic:blipFill>
                            <a:blip r:embed="rId26"/>
                            <a:stretch>
                              <a:fillRect/>
                            </a:stretch>
                          </pic:blipFill>
                          <pic:spPr>
                            <a:xfrm>
                              <a:off x="0" y="0"/>
                              <a:ext cx="2667372" cy="1733792"/>
                            </a:xfrm>
                            <a:prstGeom prst="rect">
                              <a:avLst/>
                            </a:prstGeom>
                          </pic:spPr>
                        </pic:pic>
                      </a:graphicData>
                    </a:graphic>
                  </wp:inline>
                </w:drawing>
              </w:r>
            </w:ins>
          </w:p>
        </w:tc>
      </w:tr>
      <w:tr w:rsidR="004D59FE" w14:paraId="4A418ABB" w14:textId="77777777" w:rsidTr="007C3D79">
        <w:trPr>
          <w:ins w:id="822" w:author="Jeff Pitzen" w:date="2025-12-10T11:11:00Z" w16du:dateUtc="2025-12-10T16:11:00Z"/>
        </w:trPr>
        <w:tc>
          <w:tcPr>
            <w:tcW w:w="10070" w:type="dxa"/>
            <w:gridSpan w:val="2"/>
          </w:tcPr>
          <w:p w14:paraId="62CC0D5B" w14:textId="77777777" w:rsidR="00194905" w:rsidRPr="00601A9A" w:rsidRDefault="00194905" w:rsidP="00194905">
            <w:pPr>
              <w:pStyle w:val="BodyText"/>
              <w:keepNext/>
              <w:ind w:left="0"/>
              <w:rPr>
                <w:ins w:id="823" w:author="Jeff Pitzen" w:date="2025-12-10T11:18:00Z" w16du:dateUtc="2025-12-10T16:18:00Z"/>
                <w:b/>
                <w:bCs/>
                <w:sz w:val="14"/>
                <w:szCs w:val="16"/>
                <w:rPrChange w:id="824" w:author="Jeff Pitzen" w:date="2025-12-10T11:26:00Z" w16du:dateUtc="2025-12-10T16:26:00Z">
                  <w:rPr>
                    <w:ins w:id="825" w:author="Jeff Pitzen" w:date="2025-12-10T11:18:00Z" w16du:dateUtc="2025-12-10T16:18:00Z"/>
                  </w:rPr>
                </w:rPrChange>
              </w:rPr>
            </w:pPr>
            <w:ins w:id="826" w:author="Jeff Pitzen" w:date="2025-12-10T11:18:00Z" w16du:dateUtc="2025-12-10T16:18:00Z">
              <w:r w:rsidRPr="00601A9A">
                <w:rPr>
                  <w:b/>
                  <w:bCs/>
                  <w:sz w:val="14"/>
                  <w:szCs w:val="16"/>
                  <w:rPrChange w:id="827" w:author="Jeff Pitzen" w:date="2025-12-10T11:26:00Z" w16du:dateUtc="2025-12-10T16:26:00Z">
                    <w:rPr/>
                  </w:rPrChange>
                </w:rPr>
                <w:t>What is a VPC?</w:t>
              </w:r>
            </w:ins>
          </w:p>
          <w:p w14:paraId="49294D6D" w14:textId="77777777" w:rsidR="00194905" w:rsidRPr="00601A9A" w:rsidRDefault="00194905" w:rsidP="00194905">
            <w:pPr>
              <w:pStyle w:val="BodyText"/>
              <w:keepNext/>
              <w:ind w:left="0"/>
              <w:rPr>
                <w:ins w:id="828" w:author="Jeff Pitzen" w:date="2025-12-10T11:18:00Z" w16du:dateUtc="2025-12-10T16:18:00Z"/>
                <w:sz w:val="14"/>
                <w:szCs w:val="16"/>
                <w:rPrChange w:id="829" w:author="Jeff Pitzen" w:date="2025-12-10T11:26:00Z" w16du:dateUtc="2025-12-10T16:26:00Z">
                  <w:rPr>
                    <w:ins w:id="830" w:author="Jeff Pitzen" w:date="2025-12-10T11:18:00Z" w16du:dateUtc="2025-12-10T16:18:00Z"/>
                  </w:rPr>
                </w:rPrChange>
              </w:rPr>
            </w:pPr>
            <w:ins w:id="831" w:author="Jeff Pitzen" w:date="2025-12-10T11:18:00Z" w16du:dateUtc="2025-12-10T16:18:00Z">
              <w:r w:rsidRPr="00601A9A">
                <w:rPr>
                  <w:sz w:val="14"/>
                  <w:szCs w:val="16"/>
                  <w:rPrChange w:id="832" w:author="Jeff Pitzen" w:date="2025-12-10T11:26:00Z" w16du:dateUtc="2025-12-10T16:26:00Z">
                    <w:rPr/>
                  </w:rPrChange>
                </w:rPr>
                <w:t>A VPC (Virtual Private Cloud) is an isolated virtual network within AWS where your resources run. Every EKS cluster is deployed inside a VPC, and all associated resources (nodes, load balancers, storage) must be in the same or connected VPCs.</w:t>
              </w:r>
            </w:ins>
          </w:p>
          <w:p w14:paraId="2AF28E21" w14:textId="77777777" w:rsidR="00194905" w:rsidRPr="00601A9A" w:rsidRDefault="00194905" w:rsidP="00194905">
            <w:pPr>
              <w:pStyle w:val="BodyText"/>
              <w:keepNext/>
              <w:ind w:left="0"/>
              <w:rPr>
                <w:ins w:id="833" w:author="Jeff Pitzen" w:date="2025-12-10T11:18:00Z" w16du:dateUtc="2025-12-10T16:18:00Z"/>
                <w:b/>
                <w:bCs/>
                <w:sz w:val="14"/>
                <w:szCs w:val="16"/>
                <w:rPrChange w:id="834" w:author="Jeff Pitzen" w:date="2025-12-10T11:26:00Z" w16du:dateUtc="2025-12-10T16:26:00Z">
                  <w:rPr>
                    <w:ins w:id="835" w:author="Jeff Pitzen" w:date="2025-12-10T11:18:00Z" w16du:dateUtc="2025-12-10T16:18:00Z"/>
                  </w:rPr>
                </w:rPrChange>
              </w:rPr>
            </w:pPr>
            <w:ins w:id="836" w:author="Jeff Pitzen" w:date="2025-12-10T11:18:00Z" w16du:dateUtc="2025-12-10T16:18:00Z">
              <w:r w:rsidRPr="00601A9A">
                <w:rPr>
                  <w:b/>
                  <w:bCs/>
                  <w:sz w:val="14"/>
                  <w:szCs w:val="16"/>
                  <w:rPrChange w:id="837" w:author="Jeff Pitzen" w:date="2025-12-10T11:26:00Z" w16du:dateUtc="2025-12-10T16:26:00Z">
                    <w:rPr/>
                  </w:rPrChange>
                </w:rPr>
                <w:t>Why is this step needed?</w:t>
              </w:r>
            </w:ins>
          </w:p>
          <w:p w14:paraId="50B10356" w14:textId="77777777" w:rsidR="00194905" w:rsidRPr="00601A9A" w:rsidRDefault="00194905" w:rsidP="00194905">
            <w:pPr>
              <w:pStyle w:val="BodyText"/>
              <w:keepNext/>
              <w:ind w:left="0"/>
              <w:rPr>
                <w:ins w:id="838" w:author="Jeff Pitzen" w:date="2025-12-10T11:18:00Z" w16du:dateUtc="2025-12-10T16:18:00Z"/>
                <w:sz w:val="14"/>
                <w:szCs w:val="16"/>
                <w:rPrChange w:id="839" w:author="Jeff Pitzen" w:date="2025-12-10T11:26:00Z" w16du:dateUtc="2025-12-10T16:26:00Z">
                  <w:rPr>
                    <w:ins w:id="840" w:author="Jeff Pitzen" w:date="2025-12-10T11:18:00Z" w16du:dateUtc="2025-12-10T16:18:00Z"/>
                  </w:rPr>
                </w:rPrChange>
              </w:rPr>
            </w:pPr>
            <w:ins w:id="841" w:author="Jeff Pitzen" w:date="2025-12-10T11:18:00Z" w16du:dateUtc="2025-12-10T16:18:00Z">
              <w:r w:rsidRPr="00601A9A">
                <w:rPr>
                  <w:sz w:val="14"/>
                  <w:szCs w:val="16"/>
                  <w:rPrChange w:id="842" w:author="Jeff Pitzen" w:date="2025-12-10T11:26:00Z" w16du:dateUtc="2025-12-10T16:26:00Z">
                    <w:rPr/>
                  </w:rPrChange>
                </w:rPr>
                <w:t>Network Consistency - AWS resources must be deployed in the same VPC/subnets to communicate with each other. This command tells you the "network address" of your cluster so you can place additional resources there.</w:t>
              </w:r>
            </w:ins>
          </w:p>
          <w:p w14:paraId="0C95DC36" w14:textId="77777777" w:rsidR="00194905" w:rsidRPr="00601A9A" w:rsidRDefault="00194905" w:rsidP="00194905">
            <w:pPr>
              <w:pStyle w:val="BodyText"/>
              <w:keepNext/>
              <w:ind w:left="0"/>
              <w:rPr>
                <w:ins w:id="843" w:author="Jeff Pitzen" w:date="2025-12-10T11:18:00Z" w16du:dateUtc="2025-12-10T16:18:00Z"/>
                <w:sz w:val="14"/>
                <w:szCs w:val="16"/>
                <w:rPrChange w:id="844" w:author="Jeff Pitzen" w:date="2025-12-10T11:26:00Z" w16du:dateUtc="2025-12-10T16:26:00Z">
                  <w:rPr>
                    <w:ins w:id="845" w:author="Jeff Pitzen" w:date="2025-12-10T11:18:00Z" w16du:dateUtc="2025-12-10T16:18:00Z"/>
                  </w:rPr>
                </w:rPrChange>
              </w:rPr>
            </w:pPr>
            <w:ins w:id="846" w:author="Jeff Pitzen" w:date="2025-12-10T11:18:00Z" w16du:dateUtc="2025-12-10T16:18:00Z">
              <w:r w:rsidRPr="00601A9A">
                <w:rPr>
                  <w:b/>
                  <w:bCs/>
                  <w:sz w:val="14"/>
                  <w:szCs w:val="16"/>
                  <w:rPrChange w:id="847" w:author="Jeff Pitzen" w:date="2025-12-10T11:26:00Z" w16du:dateUtc="2025-12-10T16:26:00Z">
                    <w:rPr/>
                  </w:rPrChange>
                </w:rPr>
                <w:t xml:space="preserve">Subnet Selection </w:t>
              </w:r>
              <w:r w:rsidRPr="00601A9A">
                <w:rPr>
                  <w:sz w:val="14"/>
                  <w:szCs w:val="16"/>
                  <w:rPrChange w:id="848" w:author="Jeff Pitzen" w:date="2025-12-10T11:26:00Z" w16du:dateUtc="2025-12-10T16:26:00Z">
                    <w:rPr/>
                  </w:rPrChange>
                </w:rPr>
                <w:t>- The output shows which subnets are available:</w:t>
              </w:r>
            </w:ins>
          </w:p>
          <w:p w14:paraId="2F579698" w14:textId="77777777" w:rsidR="00194905" w:rsidRPr="00601A9A" w:rsidRDefault="00194905" w:rsidP="00194905">
            <w:pPr>
              <w:pStyle w:val="BodyText"/>
              <w:keepNext/>
              <w:ind w:left="0"/>
              <w:rPr>
                <w:ins w:id="849" w:author="Jeff Pitzen" w:date="2025-12-10T11:18:00Z" w16du:dateUtc="2025-12-10T16:18:00Z"/>
                <w:sz w:val="14"/>
                <w:szCs w:val="16"/>
                <w:rPrChange w:id="850" w:author="Jeff Pitzen" w:date="2025-12-10T11:26:00Z" w16du:dateUtc="2025-12-10T16:26:00Z">
                  <w:rPr>
                    <w:ins w:id="851" w:author="Jeff Pitzen" w:date="2025-12-10T11:18:00Z" w16du:dateUtc="2025-12-10T16:18:00Z"/>
                  </w:rPr>
                </w:rPrChange>
              </w:rPr>
            </w:pPr>
            <w:ins w:id="852" w:author="Jeff Pitzen" w:date="2025-12-10T11:18:00Z" w16du:dateUtc="2025-12-10T16:18:00Z">
              <w:r w:rsidRPr="00601A9A">
                <w:rPr>
                  <w:sz w:val="14"/>
                  <w:szCs w:val="16"/>
                  <w:rPrChange w:id="853" w:author="Jeff Pitzen" w:date="2025-12-10T11:26:00Z" w16du:dateUtc="2025-12-10T16:26:00Z">
                    <w:rPr/>
                  </w:rPrChange>
                </w:rPr>
                <w:t>Public subnets (subnet-01c24772a882a3a1b, subnet-06eb80d784d985109) - for internet-facing resources like ALB</w:t>
              </w:r>
            </w:ins>
          </w:p>
          <w:p w14:paraId="4E390355" w14:textId="77777777" w:rsidR="00194905" w:rsidRPr="00601A9A" w:rsidRDefault="00194905" w:rsidP="00194905">
            <w:pPr>
              <w:pStyle w:val="BodyText"/>
              <w:keepNext/>
              <w:ind w:left="0"/>
              <w:rPr>
                <w:ins w:id="854" w:author="Jeff Pitzen" w:date="2025-12-10T11:18:00Z" w16du:dateUtc="2025-12-10T16:18:00Z"/>
                <w:sz w:val="14"/>
                <w:szCs w:val="16"/>
                <w:rPrChange w:id="855" w:author="Jeff Pitzen" w:date="2025-12-10T11:26:00Z" w16du:dateUtc="2025-12-10T16:26:00Z">
                  <w:rPr>
                    <w:ins w:id="856" w:author="Jeff Pitzen" w:date="2025-12-10T11:18:00Z" w16du:dateUtc="2025-12-10T16:18:00Z"/>
                  </w:rPr>
                </w:rPrChange>
              </w:rPr>
            </w:pPr>
            <w:ins w:id="857" w:author="Jeff Pitzen" w:date="2025-12-10T11:18:00Z" w16du:dateUtc="2025-12-10T16:18:00Z">
              <w:r w:rsidRPr="00601A9A">
                <w:rPr>
                  <w:sz w:val="14"/>
                  <w:szCs w:val="16"/>
                  <w:rPrChange w:id="858" w:author="Jeff Pitzen" w:date="2025-12-10T11:26:00Z" w16du:dateUtc="2025-12-10T16:26:00Z">
                    <w:rPr/>
                  </w:rPrChange>
                </w:rPr>
                <w:t>Private subnets (subnet-0c861c54ffa4ddbe6, subnet-039bd7f435475c3dc) - for internal resources</w:t>
              </w:r>
            </w:ins>
          </w:p>
          <w:p w14:paraId="7C41C3F8" w14:textId="77777777" w:rsidR="00194905" w:rsidRPr="00601A9A" w:rsidRDefault="00194905" w:rsidP="00194905">
            <w:pPr>
              <w:pStyle w:val="BodyText"/>
              <w:keepNext/>
              <w:ind w:left="0"/>
              <w:rPr>
                <w:ins w:id="859" w:author="Jeff Pitzen" w:date="2025-12-10T11:18:00Z" w16du:dateUtc="2025-12-10T16:18:00Z"/>
                <w:sz w:val="14"/>
                <w:szCs w:val="16"/>
                <w:rPrChange w:id="860" w:author="Jeff Pitzen" w:date="2025-12-10T11:26:00Z" w16du:dateUtc="2025-12-10T16:26:00Z">
                  <w:rPr>
                    <w:ins w:id="861" w:author="Jeff Pitzen" w:date="2025-12-10T11:18:00Z" w16du:dateUtc="2025-12-10T16:18:00Z"/>
                  </w:rPr>
                </w:rPrChange>
              </w:rPr>
            </w:pPr>
            <w:ins w:id="862" w:author="Jeff Pitzen" w:date="2025-12-10T11:18:00Z" w16du:dateUtc="2025-12-10T16:18:00Z">
              <w:r w:rsidRPr="00601A9A">
                <w:rPr>
                  <w:b/>
                  <w:bCs/>
                  <w:sz w:val="14"/>
                  <w:szCs w:val="16"/>
                  <w:rPrChange w:id="863" w:author="Jeff Pitzen" w:date="2025-12-10T11:26:00Z" w16du:dateUtc="2025-12-10T16:26:00Z">
                    <w:rPr/>
                  </w:rPrChange>
                </w:rPr>
                <w:t>Used in subsequent steps</w:t>
              </w:r>
              <w:r w:rsidRPr="00601A9A">
                <w:rPr>
                  <w:sz w:val="14"/>
                  <w:szCs w:val="16"/>
                  <w:rPrChange w:id="864" w:author="Jeff Pitzen" w:date="2025-12-10T11:26:00Z" w16du:dateUtc="2025-12-10T16:26:00Z">
                    <w:rPr/>
                  </w:rPrChange>
                </w:rPr>
                <w:t xml:space="preserve"> - The VPC ID and subnet IDs are required for:</w:t>
              </w:r>
            </w:ins>
          </w:p>
          <w:tbl>
            <w:tblPr>
              <w:tblStyle w:val="TableGrid"/>
              <w:tblW w:w="0" w:type="auto"/>
              <w:tblLook w:val="04A0" w:firstRow="1" w:lastRow="0" w:firstColumn="1" w:lastColumn="0" w:noHBand="0" w:noVBand="1"/>
              <w:tblPrChange w:id="865" w:author="Jeff Pitzen" w:date="2025-12-10T11:25:00Z" w16du:dateUtc="2025-12-10T16:25:00Z">
                <w:tblPr>
                  <w:tblStyle w:val="TableGrid"/>
                  <w:tblW w:w="0" w:type="auto"/>
                  <w:tblLook w:val="04A0" w:firstRow="1" w:lastRow="0" w:firstColumn="1" w:lastColumn="0" w:noHBand="0" w:noVBand="1"/>
                </w:tblPr>
              </w:tblPrChange>
            </w:tblPr>
            <w:tblGrid>
              <w:gridCol w:w="1504"/>
              <w:gridCol w:w="1530"/>
              <w:gridCol w:w="6810"/>
              <w:tblGridChange w:id="866">
                <w:tblGrid>
                  <w:gridCol w:w="1504"/>
                  <w:gridCol w:w="1530"/>
                  <w:gridCol w:w="247"/>
                  <w:gridCol w:w="3281"/>
                  <w:gridCol w:w="3282"/>
                </w:tblGrid>
              </w:tblGridChange>
            </w:tblGrid>
            <w:tr w:rsidR="0034547E" w14:paraId="0A0418DD" w14:textId="77777777" w:rsidTr="004478AB">
              <w:trPr>
                <w:ins w:id="867" w:author="Jeff Pitzen" w:date="2025-12-10T11:23:00Z" w16du:dateUtc="2025-12-10T16:23:00Z"/>
              </w:trPr>
              <w:tc>
                <w:tcPr>
                  <w:tcW w:w="1504" w:type="dxa"/>
                  <w:tcPrChange w:id="868" w:author="Jeff Pitzen" w:date="2025-12-10T11:25:00Z" w16du:dateUtc="2025-12-10T16:25:00Z">
                    <w:tcPr>
                      <w:tcW w:w="3281" w:type="dxa"/>
                      <w:gridSpan w:val="3"/>
                    </w:tcPr>
                  </w:tcPrChange>
                </w:tcPr>
                <w:p w14:paraId="161CB48E" w14:textId="11DE5909" w:rsidR="0034547E" w:rsidRPr="0034547E" w:rsidRDefault="0034547E" w:rsidP="00194905">
                  <w:pPr>
                    <w:pStyle w:val="BodyText"/>
                    <w:keepNext/>
                    <w:ind w:left="0"/>
                    <w:rPr>
                      <w:ins w:id="869" w:author="Jeff Pitzen" w:date="2025-12-10T11:23:00Z" w16du:dateUtc="2025-12-10T16:23:00Z"/>
                      <w:sz w:val="14"/>
                      <w:szCs w:val="16"/>
                      <w:rPrChange w:id="870" w:author="Jeff Pitzen" w:date="2025-12-10T11:24:00Z" w16du:dateUtc="2025-12-10T16:24:00Z">
                        <w:rPr>
                          <w:ins w:id="871" w:author="Jeff Pitzen" w:date="2025-12-10T11:23:00Z" w16du:dateUtc="2025-12-10T16:23:00Z"/>
                          <w:sz w:val="16"/>
                          <w:szCs w:val="18"/>
                        </w:rPr>
                      </w:rPrChange>
                    </w:rPr>
                  </w:pPr>
                  <w:ins w:id="872" w:author="Jeff Pitzen" w:date="2025-12-10T11:23:00Z" w16du:dateUtc="2025-12-10T16:23:00Z">
                    <w:r w:rsidRPr="0034547E">
                      <w:rPr>
                        <w:sz w:val="14"/>
                        <w:szCs w:val="16"/>
                        <w:rPrChange w:id="873" w:author="Jeff Pitzen" w:date="2025-12-10T11:24:00Z" w16du:dateUtc="2025-12-10T16:24:00Z">
                          <w:rPr>
                            <w:sz w:val="16"/>
                            <w:szCs w:val="18"/>
                          </w:rPr>
                        </w:rPrChange>
                      </w:rPr>
                      <w:t>Step</w:t>
                    </w:r>
                  </w:ins>
                </w:p>
              </w:tc>
              <w:tc>
                <w:tcPr>
                  <w:tcW w:w="1530" w:type="dxa"/>
                  <w:tcPrChange w:id="874" w:author="Jeff Pitzen" w:date="2025-12-10T11:25:00Z" w16du:dateUtc="2025-12-10T16:25:00Z">
                    <w:tcPr>
                      <w:tcW w:w="3281" w:type="dxa"/>
                    </w:tcPr>
                  </w:tcPrChange>
                </w:tcPr>
                <w:p w14:paraId="664762E2" w14:textId="1FB91CC8" w:rsidR="0034547E" w:rsidRPr="0034547E" w:rsidRDefault="0034547E" w:rsidP="00194905">
                  <w:pPr>
                    <w:pStyle w:val="BodyText"/>
                    <w:keepNext/>
                    <w:ind w:left="0"/>
                    <w:rPr>
                      <w:ins w:id="875" w:author="Jeff Pitzen" w:date="2025-12-10T11:23:00Z" w16du:dateUtc="2025-12-10T16:23:00Z"/>
                      <w:sz w:val="14"/>
                      <w:szCs w:val="16"/>
                      <w:rPrChange w:id="876" w:author="Jeff Pitzen" w:date="2025-12-10T11:24:00Z" w16du:dateUtc="2025-12-10T16:24:00Z">
                        <w:rPr>
                          <w:ins w:id="877" w:author="Jeff Pitzen" w:date="2025-12-10T11:23:00Z" w16du:dateUtc="2025-12-10T16:23:00Z"/>
                          <w:sz w:val="16"/>
                          <w:szCs w:val="18"/>
                        </w:rPr>
                      </w:rPrChange>
                    </w:rPr>
                  </w:pPr>
                  <w:ins w:id="878" w:author="Jeff Pitzen" w:date="2025-12-10T11:23:00Z" w16du:dateUtc="2025-12-10T16:23:00Z">
                    <w:r w:rsidRPr="0034547E">
                      <w:rPr>
                        <w:sz w:val="14"/>
                        <w:szCs w:val="16"/>
                        <w:rPrChange w:id="879" w:author="Jeff Pitzen" w:date="2025-12-10T11:24:00Z" w16du:dateUtc="2025-12-10T16:24:00Z">
                          <w:rPr>
                            <w:sz w:val="16"/>
                            <w:szCs w:val="18"/>
                          </w:rPr>
                        </w:rPrChange>
                      </w:rPr>
                      <w:t>Resource</w:t>
                    </w:r>
                  </w:ins>
                </w:p>
              </w:tc>
              <w:tc>
                <w:tcPr>
                  <w:tcW w:w="6810" w:type="dxa"/>
                  <w:tcPrChange w:id="880" w:author="Jeff Pitzen" w:date="2025-12-10T11:25:00Z" w16du:dateUtc="2025-12-10T16:25:00Z">
                    <w:tcPr>
                      <w:tcW w:w="3282" w:type="dxa"/>
                    </w:tcPr>
                  </w:tcPrChange>
                </w:tcPr>
                <w:p w14:paraId="5BA953E3" w14:textId="208DA7BA" w:rsidR="0034547E" w:rsidRPr="0034547E" w:rsidRDefault="0034547E" w:rsidP="00194905">
                  <w:pPr>
                    <w:pStyle w:val="BodyText"/>
                    <w:keepNext/>
                    <w:ind w:left="0"/>
                    <w:rPr>
                      <w:ins w:id="881" w:author="Jeff Pitzen" w:date="2025-12-10T11:23:00Z" w16du:dateUtc="2025-12-10T16:23:00Z"/>
                      <w:sz w:val="14"/>
                      <w:szCs w:val="16"/>
                      <w:rPrChange w:id="882" w:author="Jeff Pitzen" w:date="2025-12-10T11:24:00Z" w16du:dateUtc="2025-12-10T16:24:00Z">
                        <w:rPr>
                          <w:ins w:id="883" w:author="Jeff Pitzen" w:date="2025-12-10T11:23:00Z" w16du:dateUtc="2025-12-10T16:23:00Z"/>
                          <w:sz w:val="16"/>
                          <w:szCs w:val="18"/>
                        </w:rPr>
                      </w:rPrChange>
                    </w:rPr>
                  </w:pPr>
                  <w:ins w:id="884" w:author="Jeff Pitzen" w:date="2025-12-10T11:23:00Z" w16du:dateUtc="2025-12-10T16:23:00Z">
                    <w:r w:rsidRPr="0034547E">
                      <w:rPr>
                        <w:sz w:val="14"/>
                        <w:szCs w:val="16"/>
                        <w:rPrChange w:id="885" w:author="Jeff Pitzen" w:date="2025-12-10T11:24:00Z" w16du:dateUtc="2025-12-10T16:24:00Z">
                          <w:rPr>
                            <w:sz w:val="16"/>
                            <w:szCs w:val="18"/>
                          </w:rPr>
                        </w:rPrChange>
                      </w:rPr>
                      <w:t>How VPC/Subnet Info is Used</w:t>
                    </w:r>
                  </w:ins>
                </w:p>
              </w:tc>
            </w:tr>
            <w:tr w:rsidR="0034547E" w14:paraId="4E7A98AF" w14:textId="77777777" w:rsidTr="004478AB">
              <w:trPr>
                <w:ins w:id="886" w:author="Jeff Pitzen" w:date="2025-12-10T11:23:00Z" w16du:dateUtc="2025-12-10T16:23:00Z"/>
              </w:trPr>
              <w:tc>
                <w:tcPr>
                  <w:tcW w:w="1504" w:type="dxa"/>
                  <w:tcPrChange w:id="887" w:author="Jeff Pitzen" w:date="2025-12-10T11:25:00Z" w16du:dateUtc="2025-12-10T16:25:00Z">
                    <w:tcPr>
                      <w:tcW w:w="3281" w:type="dxa"/>
                      <w:gridSpan w:val="3"/>
                    </w:tcPr>
                  </w:tcPrChange>
                </w:tcPr>
                <w:p w14:paraId="5A3A9141" w14:textId="6536880C" w:rsidR="0034547E" w:rsidRPr="0034547E" w:rsidRDefault="0034547E" w:rsidP="00194905">
                  <w:pPr>
                    <w:pStyle w:val="BodyText"/>
                    <w:keepNext/>
                    <w:ind w:left="0"/>
                    <w:rPr>
                      <w:ins w:id="888" w:author="Jeff Pitzen" w:date="2025-12-10T11:23:00Z" w16du:dateUtc="2025-12-10T16:23:00Z"/>
                      <w:sz w:val="14"/>
                      <w:szCs w:val="16"/>
                      <w:rPrChange w:id="889" w:author="Jeff Pitzen" w:date="2025-12-10T11:24:00Z" w16du:dateUtc="2025-12-10T16:24:00Z">
                        <w:rPr>
                          <w:ins w:id="890" w:author="Jeff Pitzen" w:date="2025-12-10T11:23:00Z" w16du:dateUtc="2025-12-10T16:23:00Z"/>
                          <w:sz w:val="16"/>
                          <w:szCs w:val="18"/>
                        </w:rPr>
                      </w:rPrChange>
                    </w:rPr>
                  </w:pPr>
                  <w:ins w:id="891" w:author="Jeff Pitzen" w:date="2025-12-10T11:23:00Z" w16du:dateUtc="2025-12-10T16:23:00Z">
                    <w:r w:rsidRPr="0034547E">
                      <w:rPr>
                        <w:sz w:val="14"/>
                        <w:szCs w:val="16"/>
                        <w:rPrChange w:id="892" w:author="Jeff Pitzen" w:date="2025-12-10T11:24:00Z" w16du:dateUtc="2025-12-10T16:24:00Z">
                          <w:rPr>
                            <w:sz w:val="16"/>
                            <w:szCs w:val="18"/>
                          </w:rPr>
                        </w:rPrChange>
                      </w:rPr>
                      <w:t>STEP 19</w:t>
                    </w:r>
                  </w:ins>
                </w:p>
              </w:tc>
              <w:tc>
                <w:tcPr>
                  <w:tcW w:w="1530" w:type="dxa"/>
                  <w:tcPrChange w:id="893" w:author="Jeff Pitzen" w:date="2025-12-10T11:25:00Z" w16du:dateUtc="2025-12-10T16:25:00Z">
                    <w:tcPr>
                      <w:tcW w:w="3281" w:type="dxa"/>
                    </w:tcPr>
                  </w:tcPrChange>
                </w:tcPr>
                <w:p w14:paraId="13E34295" w14:textId="648CE775" w:rsidR="0034547E" w:rsidRPr="0034547E" w:rsidRDefault="0034547E" w:rsidP="00194905">
                  <w:pPr>
                    <w:pStyle w:val="BodyText"/>
                    <w:keepNext/>
                    <w:ind w:left="0"/>
                    <w:rPr>
                      <w:ins w:id="894" w:author="Jeff Pitzen" w:date="2025-12-10T11:23:00Z" w16du:dateUtc="2025-12-10T16:23:00Z"/>
                      <w:sz w:val="14"/>
                      <w:szCs w:val="16"/>
                      <w:rPrChange w:id="895" w:author="Jeff Pitzen" w:date="2025-12-10T11:24:00Z" w16du:dateUtc="2025-12-10T16:24:00Z">
                        <w:rPr>
                          <w:ins w:id="896" w:author="Jeff Pitzen" w:date="2025-12-10T11:23:00Z" w16du:dateUtc="2025-12-10T16:23:00Z"/>
                          <w:sz w:val="16"/>
                          <w:szCs w:val="18"/>
                        </w:rPr>
                      </w:rPrChange>
                    </w:rPr>
                  </w:pPr>
                  <w:ins w:id="897" w:author="Jeff Pitzen" w:date="2025-12-10T11:23:00Z" w16du:dateUtc="2025-12-10T16:23:00Z">
                    <w:r w:rsidRPr="0034547E">
                      <w:rPr>
                        <w:sz w:val="14"/>
                        <w:szCs w:val="16"/>
                        <w:rPrChange w:id="898" w:author="Jeff Pitzen" w:date="2025-12-10T11:24:00Z" w16du:dateUtc="2025-12-10T16:24:00Z">
                          <w:rPr>
                            <w:sz w:val="16"/>
                            <w:szCs w:val="18"/>
                          </w:rPr>
                        </w:rPrChange>
                      </w:rPr>
                      <w:t>EFS Mount Targets</w:t>
                    </w:r>
                  </w:ins>
                </w:p>
              </w:tc>
              <w:tc>
                <w:tcPr>
                  <w:tcW w:w="6810" w:type="dxa"/>
                  <w:tcPrChange w:id="899" w:author="Jeff Pitzen" w:date="2025-12-10T11:25:00Z" w16du:dateUtc="2025-12-10T16:25:00Z">
                    <w:tcPr>
                      <w:tcW w:w="3282" w:type="dxa"/>
                    </w:tcPr>
                  </w:tcPrChange>
                </w:tcPr>
                <w:p w14:paraId="107E0B0D" w14:textId="56D91D59" w:rsidR="0034547E" w:rsidRPr="0034547E" w:rsidRDefault="0034547E" w:rsidP="00194905">
                  <w:pPr>
                    <w:pStyle w:val="BodyText"/>
                    <w:keepNext/>
                    <w:ind w:left="0"/>
                    <w:rPr>
                      <w:ins w:id="900" w:author="Jeff Pitzen" w:date="2025-12-10T11:23:00Z" w16du:dateUtc="2025-12-10T16:23:00Z"/>
                      <w:sz w:val="14"/>
                      <w:szCs w:val="16"/>
                      <w:rPrChange w:id="901" w:author="Jeff Pitzen" w:date="2025-12-10T11:24:00Z" w16du:dateUtc="2025-12-10T16:24:00Z">
                        <w:rPr>
                          <w:ins w:id="902" w:author="Jeff Pitzen" w:date="2025-12-10T11:23:00Z" w16du:dateUtc="2025-12-10T16:23:00Z"/>
                          <w:sz w:val="16"/>
                          <w:szCs w:val="18"/>
                        </w:rPr>
                      </w:rPrChange>
                    </w:rPr>
                  </w:pPr>
                  <w:ins w:id="903" w:author="Jeff Pitzen" w:date="2025-12-10T11:24:00Z" w16du:dateUtc="2025-12-10T16:24:00Z">
                    <w:r w:rsidRPr="0034547E">
                      <w:rPr>
                        <w:sz w:val="14"/>
                        <w:szCs w:val="16"/>
                        <w:rPrChange w:id="904" w:author="Jeff Pitzen" w:date="2025-12-10T11:24:00Z" w16du:dateUtc="2025-12-10T16:24:00Z">
                          <w:rPr>
                            <w:sz w:val="16"/>
                            <w:szCs w:val="18"/>
                          </w:rPr>
                        </w:rPrChange>
                      </w:rPr>
                      <w:t>--subnet-id subnet-01c24772a882a3a1b - Mount targets must be in EKS node subnets</w:t>
                    </w:r>
                  </w:ins>
                </w:p>
              </w:tc>
            </w:tr>
            <w:tr w:rsidR="0034547E" w14:paraId="3FE033B6" w14:textId="77777777" w:rsidTr="004478AB">
              <w:trPr>
                <w:ins w:id="905" w:author="Jeff Pitzen" w:date="2025-12-10T11:23:00Z" w16du:dateUtc="2025-12-10T16:23:00Z"/>
              </w:trPr>
              <w:tc>
                <w:tcPr>
                  <w:tcW w:w="1504" w:type="dxa"/>
                  <w:tcPrChange w:id="906" w:author="Jeff Pitzen" w:date="2025-12-10T11:25:00Z" w16du:dateUtc="2025-12-10T16:25:00Z">
                    <w:tcPr>
                      <w:tcW w:w="3281" w:type="dxa"/>
                      <w:gridSpan w:val="3"/>
                    </w:tcPr>
                  </w:tcPrChange>
                </w:tcPr>
                <w:p w14:paraId="50405CCC" w14:textId="1C7467C3" w:rsidR="0034547E" w:rsidRPr="0034547E" w:rsidRDefault="0034547E" w:rsidP="00194905">
                  <w:pPr>
                    <w:pStyle w:val="BodyText"/>
                    <w:keepNext/>
                    <w:ind w:left="0"/>
                    <w:rPr>
                      <w:ins w:id="907" w:author="Jeff Pitzen" w:date="2025-12-10T11:23:00Z" w16du:dateUtc="2025-12-10T16:23:00Z"/>
                      <w:sz w:val="14"/>
                      <w:szCs w:val="16"/>
                      <w:rPrChange w:id="908" w:author="Jeff Pitzen" w:date="2025-12-10T11:24:00Z" w16du:dateUtc="2025-12-10T16:24:00Z">
                        <w:rPr>
                          <w:ins w:id="909" w:author="Jeff Pitzen" w:date="2025-12-10T11:23:00Z" w16du:dateUtc="2025-12-10T16:23:00Z"/>
                          <w:sz w:val="16"/>
                          <w:szCs w:val="18"/>
                        </w:rPr>
                      </w:rPrChange>
                    </w:rPr>
                  </w:pPr>
                  <w:ins w:id="910" w:author="Jeff Pitzen" w:date="2025-12-10T11:24:00Z" w16du:dateUtc="2025-12-10T16:24:00Z">
                    <w:r w:rsidRPr="0034547E">
                      <w:rPr>
                        <w:sz w:val="14"/>
                        <w:szCs w:val="16"/>
                        <w:rPrChange w:id="911" w:author="Jeff Pitzen" w:date="2025-12-10T11:24:00Z" w16du:dateUtc="2025-12-10T16:24:00Z">
                          <w:rPr>
                            <w:sz w:val="16"/>
                            <w:szCs w:val="18"/>
                          </w:rPr>
                        </w:rPrChange>
                      </w:rPr>
                      <w:t>STEP 40</w:t>
                    </w:r>
                  </w:ins>
                </w:p>
              </w:tc>
              <w:tc>
                <w:tcPr>
                  <w:tcW w:w="1530" w:type="dxa"/>
                  <w:tcPrChange w:id="912" w:author="Jeff Pitzen" w:date="2025-12-10T11:25:00Z" w16du:dateUtc="2025-12-10T16:25:00Z">
                    <w:tcPr>
                      <w:tcW w:w="3281" w:type="dxa"/>
                    </w:tcPr>
                  </w:tcPrChange>
                </w:tcPr>
                <w:p w14:paraId="5034D52D" w14:textId="47D69707" w:rsidR="0034547E" w:rsidRPr="0034547E" w:rsidRDefault="0034547E" w:rsidP="00194905">
                  <w:pPr>
                    <w:pStyle w:val="BodyText"/>
                    <w:keepNext/>
                    <w:ind w:left="0"/>
                    <w:rPr>
                      <w:ins w:id="913" w:author="Jeff Pitzen" w:date="2025-12-10T11:23:00Z" w16du:dateUtc="2025-12-10T16:23:00Z"/>
                      <w:sz w:val="14"/>
                      <w:szCs w:val="16"/>
                      <w:rPrChange w:id="914" w:author="Jeff Pitzen" w:date="2025-12-10T11:24:00Z" w16du:dateUtc="2025-12-10T16:24:00Z">
                        <w:rPr>
                          <w:ins w:id="915" w:author="Jeff Pitzen" w:date="2025-12-10T11:23:00Z" w16du:dateUtc="2025-12-10T16:23:00Z"/>
                          <w:sz w:val="16"/>
                          <w:szCs w:val="18"/>
                        </w:rPr>
                      </w:rPrChange>
                    </w:rPr>
                  </w:pPr>
                  <w:ins w:id="916" w:author="Jeff Pitzen" w:date="2025-12-10T11:24:00Z" w16du:dateUtc="2025-12-10T16:24:00Z">
                    <w:r w:rsidRPr="0034547E">
                      <w:rPr>
                        <w:sz w:val="14"/>
                        <w:szCs w:val="16"/>
                        <w:rPrChange w:id="917" w:author="Jeff Pitzen" w:date="2025-12-10T11:24:00Z" w16du:dateUtc="2025-12-10T16:24:00Z">
                          <w:rPr>
                            <w:sz w:val="16"/>
                            <w:szCs w:val="18"/>
                          </w:rPr>
                        </w:rPrChange>
                      </w:rPr>
                      <w:t>ALB Controller</w:t>
                    </w:r>
                  </w:ins>
                </w:p>
              </w:tc>
              <w:tc>
                <w:tcPr>
                  <w:tcW w:w="6810" w:type="dxa"/>
                  <w:tcPrChange w:id="918" w:author="Jeff Pitzen" w:date="2025-12-10T11:25:00Z" w16du:dateUtc="2025-12-10T16:25:00Z">
                    <w:tcPr>
                      <w:tcW w:w="3282" w:type="dxa"/>
                    </w:tcPr>
                  </w:tcPrChange>
                </w:tcPr>
                <w:p w14:paraId="15E2FBBD" w14:textId="04D86603" w:rsidR="0034547E" w:rsidRPr="0034547E" w:rsidRDefault="0034547E" w:rsidP="00194905">
                  <w:pPr>
                    <w:pStyle w:val="BodyText"/>
                    <w:keepNext/>
                    <w:ind w:left="0"/>
                    <w:rPr>
                      <w:ins w:id="919" w:author="Jeff Pitzen" w:date="2025-12-10T11:23:00Z" w16du:dateUtc="2025-12-10T16:23:00Z"/>
                      <w:sz w:val="14"/>
                      <w:szCs w:val="16"/>
                      <w:rPrChange w:id="920" w:author="Jeff Pitzen" w:date="2025-12-10T11:24:00Z" w16du:dateUtc="2025-12-10T16:24:00Z">
                        <w:rPr>
                          <w:ins w:id="921" w:author="Jeff Pitzen" w:date="2025-12-10T11:23:00Z" w16du:dateUtc="2025-12-10T16:23:00Z"/>
                          <w:sz w:val="16"/>
                          <w:szCs w:val="18"/>
                        </w:rPr>
                      </w:rPrChange>
                    </w:rPr>
                  </w:pPr>
                  <w:ins w:id="922" w:author="Jeff Pitzen" w:date="2025-12-10T11:24:00Z" w16du:dateUtc="2025-12-10T16:24:00Z">
                    <w:r w:rsidRPr="0034547E">
                      <w:rPr>
                        <w:sz w:val="14"/>
                        <w:szCs w:val="16"/>
                        <w:rPrChange w:id="923" w:author="Jeff Pitzen" w:date="2025-12-10T11:24:00Z" w16du:dateUtc="2025-12-10T16:24:00Z">
                          <w:rPr>
                            <w:sz w:val="16"/>
                            <w:szCs w:val="18"/>
                          </w:rPr>
                        </w:rPrChange>
                      </w:rPr>
                      <w:t>--set vpcId=vpc-07644cdd0224da4f3 - Controller needs to know which VPC to manage</w:t>
                    </w:r>
                  </w:ins>
                </w:p>
              </w:tc>
            </w:tr>
            <w:tr w:rsidR="0034547E" w14:paraId="7BB0C942" w14:textId="77777777" w:rsidTr="004478AB">
              <w:trPr>
                <w:ins w:id="924" w:author="Jeff Pitzen" w:date="2025-12-10T11:23:00Z" w16du:dateUtc="2025-12-10T16:23:00Z"/>
              </w:trPr>
              <w:tc>
                <w:tcPr>
                  <w:tcW w:w="1504" w:type="dxa"/>
                  <w:tcPrChange w:id="925" w:author="Jeff Pitzen" w:date="2025-12-10T11:25:00Z" w16du:dateUtc="2025-12-10T16:25:00Z">
                    <w:tcPr>
                      <w:tcW w:w="3281" w:type="dxa"/>
                      <w:gridSpan w:val="3"/>
                    </w:tcPr>
                  </w:tcPrChange>
                </w:tcPr>
                <w:p w14:paraId="172CB3D9" w14:textId="480F4383" w:rsidR="0034547E" w:rsidRPr="0034547E" w:rsidRDefault="0034547E" w:rsidP="00194905">
                  <w:pPr>
                    <w:pStyle w:val="BodyText"/>
                    <w:keepNext/>
                    <w:ind w:left="0"/>
                    <w:rPr>
                      <w:ins w:id="926" w:author="Jeff Pitzen" w:date="2025-12-10T11:23:00Z" w16du:dateUtc="2025-12-10T16:23:00Z"/>
                      <w:sz w:val="14"/>
                      <w:szCs w:val="16"/>
                      <w:rPrChange w:id="927" w:author="Jeff Pitzen" w:date="2025-12-10T11:24:00Z" w16du:dateUtc="2025-12-10T16:24:00Z">
                        <w:rPr>
                          <w:ins w:id="928" w:author="Jeff Pitzen" w:date="2025-12-10T11:23:00Z" w16du:dateUtc="2025-12-10T16:23:00Z"/>
                          <w:sz w:val="16"/>
                          <w:szCs w:val="18"/>
                        </w:rPr>
                      </w:rPrChange>
                    </w:rPr>
                  </w:pPr>
                  <w:ins w:id="929" w:author="Jeff Pitzen" w:date="2025-12-10T11:24:00Z" w16du:dateUtc="2025-12-10T16:24:00Z">
                    <w:r w:rsidRPr="0034547E">
                      <w:rPr>
                        <w:sz w:val="14"/>
                        <w:szCs w:val="16"/>
                        <w:rPrChange w:id="930" w:author="Jeff Pitzen" w:date="2025-12-10T11:24:00Z" w16du:dateUtc="2025-12-10T16:24:00Z">
                          <w:rPr>
                            <w:sz w:val="16"/>
                            <w:szCs w:val="18"/>
                          </w:rPr>
                        </w:rPrChange>
                      </w:rPr>
                      <w:t>STEP 41</w:t>
                    </w:r>
                  </w:ins>
                </w:p>
              </w:tc>
              <w:tc>
                <w:tcPr>
                  <w:tcW w:w="1530" w:type="dxa"/>
                  <w:tcPrChange w:id="931" w:author="Jeff Pitzen" w:date="2025-12-10T11:25:00Z" w16du:dateUtc="2025-12-10T16:25:00Z">
                    <w:tcPr>
                      <w:tcW w:w="3281" w:type="dxa"/>
                    </w:tcPr>
                  </w:tcPrChange>
                </w:tcPr>
                <w:p w14:paraId="28FC406F" w14:textId="0BA3DCCF" w:rsidR="0034547E" w:rsidRPr="0034547E" w:rsidRDefault="0034547E" w:rsidP="00194905">
                  <w:pPr>
                    <w:pStyle w:val="BodyText"/>
                    <w:keepNext/>
                    <w:ind w:left="0"/>
                    <w:rPr>
                      <w:ins w:id="932" w:author="Jeff Pitzen" w:date="2025-12-10T11:23:00Z" w16du:dateUtc="2025-12-10T16:23:00Z"/>
                      <w:sz w:val="14"/>
                      <w:szCs w:val="16"/>
                      <w:rPrChange w:id="933" w:author="Jeff Pitzen" w:date="2025-12-10T11:24:00Z" w16du:dateUtc="2025-12-10T16:24:00Z">
                        <w:rPr>
                          <w:ins w:id="934" w:author="Jeff Pitzen" w:date="2025-12-10T11:23:00Z" w16du:dateUtc="2025-12-10T16:23:00Z"/>
                          <w:sz w:val="16"/>
                          <w:szCs w:val="18"/>
                        </w:rPr>
                      </w:rPrChange>
                    </w:rPr>
                  </w:pPr>
                  <w:ins w:id="935" w:author="Jeff Pitzen" w:date="2025-12-10T11:24:00Z" w16du:dateUtc="2025-12-10T16:24:00Z">
                    <w:r w:rsidRPr="0034547E">
                      <w:rPr>
                        <w:sz w:val="14"/>
                        <w:szCs w:val="16"/>
                        <w:rPrChange w:id="936" w:author="Jeff Pitzen" w:date="2025-12-10T11:24:00Z" w16du:dateUtc="2025-12-10T16:24:00Z">
                          <w:rPr>
                            <w:sz w:val="16"/>
                            <w:szCs w:val="18"/>
                          </w:rPr>
                        </w:rPrChange>
                      </w:rPr>
                      <w:t>Ingress YAML</w:t>
                    </w:r>
                  </w:ins>
                </w:p>
              </w:tc>
              <w:tc>
                <w:tcPr>
                  <w:tcW w:w="6810" w:type="dxa"/>
                  <w:tcPrChange w:id="937" w:author="Jeff Pitzen" w:date="2025-12-10T11:25:00Z" w16du:dateUtc="2025-12-10T16:25:00Z">
                    <w:tcPr>
                      <w:tcW w:w="3282" w:type="dxa"/>
                    </w:tcPr>
                  </w:tcPrChange>
                </w:tcPr>
                <w:p w14:paraId="7040A96E" w14:textId="3A249EFB" w:rsidR="0034547E" w:rsidRPr="0034547E" w:rsidRDefault="0034547E" w:rsidP="00194905">
                  <w:pPr>
                    <w:pStyle w:val="BodyText"/>
                    <w:keepNext/>
                    <w:ind w:left="0"/>
                    <w:rPr>
                      <w:ins w:id="938" w:author="Jeff Pitzen" w:date="2025-12-10T11:23:00Z" w16du:dateUtc="2025-12-10T16:23:00Z"/>
                      <w:sz w:val="14"/>
                      <w:szCs w:val="16"/>
                      <w:rPrChange w:id="939" w:author="Jeff Pitzen" w:date="2025-12-10T11:24:00Z" w16du:dateUtc="2025-12-10T16:24:00Z">
                        <w:rPr>
                          <w:ins w:id="940" w:author="Jeff Pitzen" w:date="2025-12-10T11:23:00Z" w16du:dateUtc="2025-12-10T16:23:00Z"/>
                          <w:sz w:val="16"/>
                          <w:szCs w:val="18"/>
                        </w:rPr>
                      </w:rPrChange>
                    </w:rPr>
                  </w:pPr>
                  <w:ins w:id="941" w:author="Jeff Pitzen" w:date="2025-12-10T11:24:00Z" w16du:dateUtc="2025-12-10T16:24:00Z">
                    <w:r w:rsidRPr="0034547E">
                      <w:rPr>
                        <w:sz w:val="14"/>
                        <w:szCs w:val="16"/>
                        <w:rPrChange w:id="942" w:author="Jeff Pitzen" w:date="2025-12-10T11:24:00Z" w16du:dateUtc="2025-12-10T16:24:00Z">
                          <w:rPr>
                            <w:sz w:val="16"/>
                            <w:szCs w:val="18"/>
                          </w:rPr>
                        </w:rPrChange>
                      </w:rPr>
                      <w:t>alb.ingress.kubernetes.io/subnets: subnet-01c24772a882a3a1</w:t>
                    </w:r>
                    <w:proofErr w:type="gramStart"/>
                    <w:r w:rsidRPr="0034547E">
                      <w:rPr>
                        <w:sz w:val="14"/>
                        <w:szCs w:val="16"/>
                        <w:rPrChange w:id="943" w:author="Jeff Pitzen" w:date="2025-12-10T11:24:00Z" w16du:dateUtc="2025-12-10T16:24:00Z">
                          <w:rPr>
                            <w:sz w:val="16"/>
                            <w:szCs w:val="18"/>
                          </w:rPr>
                        </w:rPrChange>
                      </w:rPr>
                      <w:t>b,subnet</w:t>
                    </w:r>
                    <w:proofErr w:type="gramEnd"/>
                    <w:r w:rsidRPr="0034547E">
                      <w:rPr>
                        <w:sz w:val="14"/>
                        <w:szCs w:val="16"/>
                        <w:rPrChange w:id="944" w:author="Jeff Pitzen" w:date="2025-12-10T11:24:00Z" w16du:dateUtc="2025-12-10T16:24:00Z">
                          <w:rPr>
                            <w:sz w:val="16"/>
                            <w:szCs w:val="18"/>
                          </w:rPr>
                        </w:rPrChange>
                      </w:rPr>
                      <w:t>-06eb80d784d985109</w:t>
                    </w:r>
                  </w:ins>
                </w:p>
              </w:tc>
            </w:tr>
            <w:tr w:rsidR="0034547E" w14:paraId="1C6E1352" w14:textId="77777777" w:rsidTr="004478AB">
              <w:trPr>
                <w:ins w:id="945" w:author="Jeff Pitzen" w:date="2025-12-10T11:23:00Z" w16du:dateUtc="2025-12-10T16:23:00Z"/>
              </w:trPr>
              <w:tc>
                <w:tcPr>
                  <w:tcW w:w="1504" w:type="dxa"/>
                  <w:tcPrChange w:id="946" w:author="Jeff Pitzen" w:date="2025-12-10T11:25:00Z" w16du:dateUtc="2025-12-10T16:25:00Z">
                    <w:tcPr>
                      <w:tcW w:w="3281" w:type="dxa"/>
                      <w:gridSpan w:val="3"/>
                    </w:tcPr>
                  </w:tcPrChange>
                </w:tcPr>
                <w:p w14:paraId="4825E32F" w14:textId="6E561C0D" w:rsidR="0034547E" w:rsidRDefault="004478AB" w:rsidP="00194905">
                  <w:pPr>
                    <w:pStyle w:val="BodyText"/>
                    <w:keepNext/>
                    <w:ind w:left="0"/>
                    <w:rPr>
                      <w:ins w:id="947" w:author="Jeff Pitzen" w:date="2025-12-10T11:23:00Z" w16du:dateUtc="2025-12-10T16:23:00Z"/>
                      <w:sz w:val="16"/>
                      <w:szCs w:val="18"/>
                    </w:rPr>
                  </w:pPr>
                  <w:ins w:id="948" w:author="Jeff Pitzen" w:date="2025-12-10T11:25:00Z" w16du:dateUtc="2025-12-10T16:25:00Z">
                    <w:r w:rsidRPr="007C3D79">
                      <w:rPr>
                        <w:sz w:val="16"/>
                        <w:szCs w:val="18"/>
                      </w:rPr>
                      <w:t>Security</w:t>
                    </w:r>
                    <w:r>
                      <w:rPr>
                        <w:sz w:val="16"/>
                        <w:szCs w:val="18"/>
                      </w:rPr>
                      <w:t xml:space="preserve"> </w:t>
                    </w:r>
                    <w:r w:rsidRPr="007C3D79">
                      <w:rPr>
                        <w:sz w:val="16"/>
                        <w:szCs w:val="18"/>
                      </w:rPr>
                      <w:t>Groups</w:t>
                    </w:r>
                  </w:ins>
                </w:p>
              </w:tc>
              <w:tc>
                <w:tcPr>
                  <w:tcW w:w="1530" w:type="dxa"/>
                  <w:tcPrChange w:id="949" w:author="Jeff Pitzen" w:date="2025-12-10T11:25:00Z" w16du:dateUtc="2025-12-10T16:25:00Z">
                    <w:tcPr>
                      <w:tcW w:w="3281" w:type="dxa"/>
                    </w:tcPr>
                  </w:tcPrChange>
                </w:tcPr>
                <w:p w14:paraId="708965CD" w14:textId="3992B6A6" w:rsidR="0034547E" w:rsidRDefault="004478AB" w:rsidP="00194905">
                  <w:pPr>
                    <w:pStyle w:val="BodyText"/>
                    <w:keepNext/>
                    <w:ind w:left="0"/>
                    <w:rPr>
                      <w:ins w:id="950" w:author="Jeff Pitzen" w:date="2025-12-10T11:23:00Z" w16du:dateUtc="2025-12-10T16:23:00Z"/>
                      <w:sz w:val="16"/>
                      <w:szCs w:val="18"/>
                    </w:rPr>
                  </w:pPr>
                  <w:ins w:id="951" w:author="Jeff Pitzen" w:date="2025-12-10T11:25:00Z" w16du:dateUtc="2025-12-10T16:25:00Z">
                    <w:r w:rsidRPr="007C3D79">
                      <w:rPr>
                        <w:sz w:val="16"/>
                        <w:szCs w:val="18"/>
                      </w:rPr>
                      <w:t>All resources</w:t>
                    </w:r>
                  </w:ins>
                </w:p>
              </w:tc>
              <w:tc>
                <w:tcPr>
                  <w:tcW w:w="6810" w:type="dxa"/>
                  <w:tcPrChange w:id="952" w:author="Jeff Pitzen" w:date="2025-12-10T11:25:00Z" w16du:dateUtc="2025-12-10T16:25:00Z">
                    <w:tcPr>
                      <w:tcW w:w="3282" w:type="dxa"/>
                    </w:tcPr>
                  </w:tcPrChange>
                </w:tcPr>
                <w:p w14:paraId="6213609B" w14:textId="509213A0" w:rsidR="0034547E" w:rsidRDefault="004478AB" w:rsidP="00194905">
                  <w:pPr>
                    <w:pStyle w:val="BodyText"/>
                    <w:keepNext/>
                    <w:ind w:left="0"/>
                    <w:rPr>
                      <w:ins w:id="953" w:author="Jeff Pitzen" w:date="2025-12-10T11:23:00Z" w16du:dateUtc="2025-12-10T16:23:00Z"/>
                      <w:sz w:val="16"/>
                      <w:szCs w:val="18"/>
                    </w:rPr>
                  </w:pPr>
                  <w:ins w:id="954" w:author="Jeff Pitzen" w:date="2025-12-10T11:25:00Z" w16du:dateUtc="2025-12-10T16:25:00Z">
                    <w:r w:rsidRPr="007C3D79">
                      <w:rPr>
                        <w:sz w:val="16"/>
                        <w:szCs w:val="18"/>
                      </w:rPr>
                      <w:t>Security groups are VPC-scoped</w:t>
                    </w:r>
                  </w:ins>
                </w:p>
              </w:tc>
            </w:tr>
          </w:tbl>
          <w:p w14:paraId="6DE56473" w14:textId="7520BB9E" w:rsidR="004D59FE" w:rsidRDefault="00D46580" w:rsidP="00194905">
            <w:pPr>
              <w:pStyle w:val="BodyText"/>
              <w:keepNext/>
              <w:ind w:left="0"/>
              <w:rPr>
                <w:ins w:id="955" w:author="Jeff Pitzen" w:date="2025-12-10T11:29:00Z" w16du:dateUtc="2025-12-10T16:29:00Z"/>
              </w:rPr>
            </w:pPr>
            <w:ins w:id="956" w:author="Jeff Pitzen" w:date="2025-12-10T11:28:00Z" w16du:dateUtc="2025-12-10T16:28:00Z">
              <w:r>
                <w:rPr>
                  <w:noProof/>
                  <w:sz w:val="18"/>
                  <w:szCs w:val="20"/>
                </w:rPr>
                <mc:AlternateContent>
                  <mc:Choice Requires="wps">
                    <w:drawing>
                      <wp:anchor distT="0" distB="0" distL="114300" distR="114300" simplePos="0" relativeHeight="251627520" behindDoc="0" locked="0" layoutInCell="1" allowOverlap="1" wp14:anchorId="4DE63164" wp14:editId="21129F99">
                        <wp:simplePos x="0" y="0"/>
                        <wp:positionH relativeFrom="column">
                          <wp:posOffset>-30191</wp:posOffset>
                        </wp:positionH>
                        <wp:positionV relativeFrom="paragraph">
                          <wp:posOffset>42025</wp:posOffset>
                        </wp:positionV>
                        <wp:extent cx="6280220" cy="1787237"/>
                        <wp:effectExtent l="0" t="0" r="25400" b="22860"/>
                        <wp:wrapNone/>
                        <wp:docPr id="637502682" name="Rectangle 10"/>
                        <wp:cNvGraphicFramePr/>
                        <a:graphic xmlns:a="http://schemas.openxmlformats.org/drawingml/2006/main">
                          <a:graphicData uri="http://schemas.microsoft.com/office/word/2010/wordprocessingShape">
                            <wps:wsp>
                              <wps:cNvSpPr/>
                              <wps:spPr>
                                <a:xfrm>
                                  <a:off x="0" y="0"/>
                                  <a:ext cx="6280220" cy="1787237"/>
                                </a:xfrm>
                                <a:prstGeom prst="rect">
                                  <a:avLst/>
                                </a:prstGeom>
                                <a:gradFill flip="none" rotWithShape="1">
                                  <a:gsLst>
                                    <a:gs pos="0">
                                      <a:srgbClr val="4F81BD">
                                        <a:lumMod val="40000"/>
                                        <a:lumOff val="60000"/>
                                        <a:shade val="30000"/>
                                        <a:satMod val="115000"/>
                                      </a:srgbClr>
                                    </a:gs>
                                    <a:gs pos="50000">
                                      <a:srgbClr val="4F81BD">
                                        <a:lumMod val="40000"/>
                                        <a:lumOff val="60000"/>
                                        <a:shade val="67500"/>
                                        <a:satMod val="115000"/>
                                      </a:srgbClr>
                                    </a:gs>
                                    <a:gs pos="100000">
                                      <a:srgbClr val="4F81BD">
                                        <a:lumMod val="40000"/>
                                        <a:lumOff val="60000"/>
                                        <a:shade val="100000"/>
                                        <a:satMod val="115000"/>
                                      </a:srgbClr>
                                    </a:gs>
                                  </a:gsLst>
                                  <a:lin ang="5400000" scaled="1"/>
                                  <a:tileRect/>
                                </a:gradFill>
                                <a:ln w="25400" cap="flat" cmpd="sng" algn="ctr">
                                  <a:solidFill>
                                    <a:srgbClr val="4F81BD">
                                      <a:shade val="15000"/>
                                    </a:srgbClr>
                                  </a:solidFill>
                                  <a:prstDash val="solid"/>
                                </a:ln>
                                <a:effectLst/>
                              </wps:spPr>
                              <wps:txbx>
                                <w:txbxContent>
                                  <w:p w14:paraId="4FAD5964" w14:textId="77777777" w:rsidR="0072544C" w:rsidRPr="007C3D79" w:rsidRDefault="0072544C" w:rsidP="0072544C">
                                    <w:pPr>
                                      <w:pStyle w:val="BodyText"/>
                                      <w:keepNext/>
                                      <w:ind w:left="0"/>
                                      <w:rPr>
                                        <w:ins w:id="957" w:author="Jeff Pitzen" w:date="2025-12-10T11:29:00Z" w16du:dateUtc="2025-12-10T16:29:00Z"/>
                                        <w:b/>
                                        <w:bCs/>
                                        <w:sz w:val="14"/>
                                        <w:szCs w:val="16"/>
                                      </w:rPr>
                                    </w:pPr>
                                    <w:ins w:id="958" w:author="Jeff Pitzen" w:date="2025-12-10T11:29:00Z" w16du:dateUtc="2025-12-10T16:29:00Z">
                                      <w:r w:rsidRPr="007C3D79">
                                        <w:rPr>
                                          <w:b/>
                                          <w:bCs/>
                                          <w:sz w:val="14"/>
                                          <w:szCs w:val="16"/>
                                        </w:rPr>
                                        <w:t>Example from deployment:</w:t>
                                      </w:r>
                                    </w:ins>
                                  </w:p>
                                  <w:p w14:paraId="484B3761" w14:textId="77777777" w:rsidR="0072544C" w:rsidRPr="007C3D79" w:rsidRDefault="0072544C" w:rsidP="0072544C">
                                    <w:pPr>
                                      <w:pStyle w:val="BodyText"/>
                                      <w:keepNext/>
                                      <w:ind w:left="0"/>
                                      <w:rPr>
                                        <w:ins w:id="959" w:author="Jeff Pitzen" w:date="2025-12-10T11:29:00Z" w16du:dateUtc="2025-12-10T16:29:00Z"/>
                                        <w:sz w:val="14"/>
                                        <w:szCs w:val="16"/>
                                      </w:rPr>
                                    </w:pPr>
                                    <w:ins w:id="960" w:author="Jeff Pitzen" w:date="2025-12-10T11:29:00Z" w16du:dateUtc="2025-12-10T16:29:00Z">
                                      <w:r w:rsidRPr="007C3D79">
                                        <w:rPr>
                                          <w:sz w:val="14"/>
                                          <w:szCs w:val="16"/>
                                        </w:rPr>
                                        <w:t>In STEP 19 (EFS Mount Targets):</w:t>
                                      </w:r>
                                    </w:ins>
                                  </w:p>
                                  <w:p w14:paraId="08986D37" w14:textId="77777777" w:rsidR="0072544C" w:rsidRPr="007C3D79" w:rsidRDefault="0072544C" w:rsidP="0072544C">
                                    <w:pPr>
                                      <w:pStyle w:val="BodyText"/>
                                      <w:keepNext/>
                                      <w:ind w:left="0"/>
                                      <w:rPr>
                                        <w:ins w:id="961" w:author="Jeff Pitzen" w:date="2025-12-10T11:29:00Z" w16du:dateUtc="2025-12-10T16:29:00Z"/>
                                        <w:sz w:val="14"/>
                                        <w:szCs w:val="16"/>
                                      </w:rPr>
                                    </w:pPr>
                                    <w:ins w:id="962" w:author="Jeff Pitzen" w:date="2025-12-10T11:29:00Z" w16du:dateUtc="2025-12-10T16:29:00Z">
                                      <w:r w:rsidRPr="007C3D79">
                                        <w:rPr>
                                          <w:sz w:val="14"/>
                                          <w:szCs w:val="16"/>
                                        </w:rPr>
                                        <w:t>aws efs create-mount-target --file-system-id fs-0a4ec87cd91178047 --subnet-id subnet-01c24772a882a3a1b ...aws efs create-mount-target --file-system-id fs-0a4ec87cd91178047 --subnet-id subnet-06eb80d784d985109 ...</w:t>
                                      </w:r>
                                    </w:ins>
                                  </w:p>
                                  <w:p w14:paraId="5AA29CD0" w14:textId="77777777" w:rsidR="0072544C" w:rsidRPr="00F63E07" w:rsidRDefault="0072544C" w:rsidP="0072544C">
                                    <w:pPr>
                                      <w:pStyle w:val="BodyText"/>
                                      <w:keepNext/>
                                      <w:ind w:left="0"/>
                                      <w:rPr>
                                        <w:ins w:id="963" w:author="Jeff Pitzen" w:date="2025-12-10T11:29:00Z" w16du:dateUtc="2025-12-10T16:29:00Z"/>
                                        <w:b/>
                                        <w:bCs/>
                                        <w:sz w:val="14"/>
                                        <w:szCs w:val="16"/>
                                        <w:rPrChange w:id="964" w:author="Jeff Pitzen" w:date="2025-12-10T11:30:00Z" w16du:dateUtc="2025-12-10T16:30:00Z">
                                          <w:rPr>
                                            <w:ins w:id="965" w:author="Jeff Pitzen" w:date="2025-12-10T11:29:00Z" w16du:dateUtc="2025-12-10T16:29:00Z"/>
                                            <w:sz w:val="14"/>
                                            <w:szCs w:val="16"/>
                                          </w:rPr>
                                        </w:rPrChange>
                                      </w:rPr>
                                    </w:pPr>
                                    <w:ins w:id="966" w:author="Jeff Pitzen" w:date="2025-12-10T11:29:00Z" w16du:dateUtc="2025-12-10T16:29:00Z">
                                      <w:r w:rsidRPr="00F63E07">
                                        <w:rPr>
                                          <w:b/>
                                          <w:bCs/>
                                          <w:sz w:val="14"/>
                                          <w:szCs w:val="16"/>
                                          <w:rPrChange w:id="967" w:author="Jeff Pitzen" w:date="2025-12-10T11:30:00Z" w16du:dateUtc="2025-12-10T16:30:00Z">
                                            <w:rPr>
                                              <w:sz w:val="14"/>
                                              <w:szCs w:val="16"/>
                                            </w:rPr>
                                          </w:rPrChange>
                                        </w:rPr>
                                        <w:t>In STEP 40 (ALB Controller Helm install):</w:t>
                                      </w:r>
                                    </w:ins>
                                  </w:p>
                                  <w:p w14:paraId="2B66BC7E" w14:textId="77777777" w:rsidR="0072544C" w:rsidRPr="007C3D79" w:rsidRDefault="0072544C" w:rsidP="0072544C">
                                    <w:pPr>
                                      <w:pStyle w:val="BodyText"/>
                                      <w:keepNext/>
                                      <w:ind w:left="0"/>
                                      <w:rPr>
                                        <w:ins w:id="968" w:author="Jeff Pitzen" w:date="2025-12-10T11:29:00Z" w16du:dateUtc="2025-12-10T16:29:00Z"/>
                                        <w:sz w:val="14"/>
                                        <w:szCs w:val="16"/>
                                      </w:rPr>
                                    </w:pPr>
                                    <w:ins w:id="969" w:author="Jeff Pitzen" w:date="2025-12-10T11:29:00Z" w16du:dateUtc="2025-12-10T16:29:00Z">
                                      <w:r w:rsidRPr="007C3D79">
                                        <w:rPr>
                                          <w:sz w:val="14"/>
                                          <w:szCs w:val="16"/>
                                        </w:rPr>
                                        <w:t>helm install aws-load-balancer-controller ... --set vpcId=vpc-07644cdd0224da4f3</w:t>
                                      </w:r>
                                    </w:ins>
                                  </w:p>
                                  <w:p w14:paraId="1F59FAF4" w14:textId="77777777" w:rsidR="0072544C" w:rsidRPr="004A181A" w:rsidRDefault="0072544C" w:rsidP="0072544C">
                                    <w:pPr>
                                      <w:pStyle w:val="BodyText"/>
                                      <w:keepNext/>
                                      <w:ind w:left="0"/>
                                      <w:rPr>
                                        <w:ins w:id="970" w:author="Jeff Pitzen" w:date="2025-12-10T11:29:00Z" w16du:dateUtc="2025-12-10T16:29:00Z"/>
                                        <w:b/>
                                        <w:bCs/>
                                        <w:sz w:val="14"/>
                                        <w:szCs w:val="16"/>
                                        <w:rPrChange w:id="971" w:author="Jeff Pitzen" w:date="2025-12-10T11:31:00Z" w16du:dateUtc="2025-12-10T16:31:00Z">
                                          <w:rPr>
                                            <w:ins w:id="972" w:author="Jeff Pitzen" w:date="2025-12-10T11:29:00Z" w16du:dateUtc="2025-12-10T16:29:00Z"/>
                                            <w:sz w:val="14"/>
                                            <w:szCs w:val="16"/>
                                          </w:rPr>
                                        </w:rPrChange>
                                      </w:rPr>
                                    </w:pPr>
                                    <w:ins w:id="973" w:author="Jeff Pitzen" w:date="2025-12-10T11:29:00Z" w16du:dateUtc="2025-12-10T16:29:00Z">
                                      <w:r w:rsidRPr="004A181A">
                                        <w:rPr>
                                          <w:b/>
                                          <w:bCs/>
                                          <w:sz w:val="14"/>
                                          <w:szCs w:val="16"/>
                                          <w:rPrChange w:id="974" w:author="Jeff Pitzen" w:date="2025-12-10T11:31:00Z" w16du:dateUtc="2025-12-10T16:31:00Z">
                                            <w:rPr>
                                              <w:sz w:val="14"/>
                                              <w:szCs w:val="16"/>
                                            </w:rPr>
                                          </w:rPrChange>
                                        </w:rPr>
                                        <w:t>In zlui-</w:t>
                                      </w:r>
                                      <w:proofErr w:type="gramStart"/>
                                      <w:r w:rsidRPr="004A181A">
                                        <w:rPr>
                                          <w:b/>
                                          <w:bCs/>
                                          <w:sz w:val="14"/>
                                          <w:szCs w:val="16"/>
                                          <w:rPrChange w:id="975" w:author="Jeff Pitzen" w:date="2025-12-10T11:31:00Z" w16du:dateUtc="2025-12-10T16:31:00Z">
                                            <w:rPr>
                                              <w:sz w:val="14"/>
                                              <w:szCs w:val="16"/>
                                            </w:rPr>
                                          </w:rPrChange>
                                        </w:rPr>
                                        <w:t>ingress.yaml</w:t>
                                      </w:r>
                                      <w:proofErr w:type="gramEnd"/>
                                      <w:r w:rsidRPr="004A181A">
                                        <w:rPr>
                                          <w:b/>
                                          <w:bCs/>
                                          <w:sz w:val="14"/>
                                          <w:szCs w:val="16"/>
                                          <w:rPrChange w:id="976" w:author="Jeff Pitzen" w:date="2025-12-10T11:31:00Z" w16du:dateUtc="2025-12-10T16:31:00Z">
                                            <w:rPr>
                                              <w:sz w:val="14"/>
                                              <w:szCs w:val="16"/>
                                            </w:rPr>
                                          </w:rPrChange>
                                        </w:rPr>
                                        <w:t>:</w:t>
                                      </w:r>
                                    </w:ins>
                                  </w:p>
                                  <w:p w14:paraId="59FD1990" w14:textId="77777777" w:rsidR="0072544C" w:rsidRPr="007C3D79" w:rsidRDefault="0072544C" w:rsidP="0072544C">
                                    <w:pPr>
                                      <w:pStyle w:val="BodyText"/>
                                      <w:keepNext/>
                                      <w:ind w:left="0"/>
                                      <w:rPr>
                                        <w:ins w:id="977" w:author="Jeff Pitzen" w:date="2025-12-10T11:29:00Z" w16du:dateUtc="2025-12-10T16:29:00Z"/>
                                        <w:sz w:val="14"/>
                                        <w:szCs w:val="16"/>
                                      </w:rPr>
                                    </w:pPr>
                                    <w:ins w:id="978" w:author="Jeff Pitzen" w:date="2025-12-10T11:29:00Z" w16du:dateUtc="2025-12-10T16:29:00Z">
                                      <w:r w:rsidRPr="007C3D79">
                                        <w:rPr>
                                          <w:sz w:val="14"/>
                                          <w:szCs w:val="16"/>
                                        </w:rPr>
                                        <w:t>annotations:  alb.ingress.kubernetes.io/subnets: subnet-01c24772a882a3a1</w:t>
                                      </w:r>
                                      <w:proofErr w:type="gramStart"/>
                                      <w:r w:rsidRPr="007C3D79">
                                        <w:rPr>
                                          <w:sz w:val="14"/>
                                          <w:szCs w:val="16"/>
                                        </w:rPr>
                                        <w:t>b,subnet</w:t>
                                      </w:r>
                                      <w:proofErr w:type="gramEnd"/>
                                      <w:r w:rsidRPr="007C3D79">
                                        <w:rPr>
                                          <w:sz w:val="14"/>
                                          <w:szCs w:val="16"/>
                                        </w:rPr>
                                        <w:t>-06eb80d784d985109</w:t>
                                      </w:r>
                                    </w:ins>
                                  </w:p>
                                  <w:p w14:paraId="7A684954" w14:textId="5DCA889F" w:rsidR="0072544C" w:rsidRPr="00656C8E" w:rsidRDefault="0072544C" w:rsidP="0072544C">
                                    <w:pPr>
                                      <w:ind w:left="0"/>
                                      <w:rPr>
                                        <w:color w:val="000000" w:themeColor="text1"/>
                                        <w:sz w:val="16"/>
                                        <w:szCs w:val="16"/>
                                        <w:rPrChange w:id="979" w:author="Jeff Pitzen" w:date="2025-12-10T11:07:00Z" w16du:dateUtc="2025-12-10T16:07:00Z">
                                          <w:rPr/>
                                        </w:rPrChange>
                                      </w:rPr>
                                      <w:pPrChange w:id="980" w:author="Jeff Pitzen" w:date="2025-12-10T10:56:00Z" w16du:dateUtc="2025-12-10T15:56:00Z">
                                        <w:pPr>
                                          <w:ind w:left="0"/>
                                          <w:jc w:val="center"/>
                                        </w:pPr>
                                      </w:pPrChange>
                                    </w:pPr>
                                    <w:ins w:id="981" w:author="Jeff Pitzen" w:date="2025-12-10T11:29:00Z" w16du:dateUtc="2025-12-10T16:29:00Z">
                                      <w:r w:rsidRPr="007C3D79">
                                        <w:rPr>
                                          <w:sz w:val="14"/>
                                          <w:szCs w:val="16"/>
                                        </w:rPr>
                                        <w:t>In simple terms: Without knowing the VPC and subnet IDs, you cannot create EFS mount points that your pods can access, nor can you deploy load balancers that route traffic to your application. This step gives you the "street address" of your cluster's neighborhood.</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E63164" id="_x0000_s1027" style="position:absolute;margin-left:-2.4pt;margin-top:3.3pt;width:494.5pt;height:140.7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" fillcolor="#687687" strokecolor="#1c334e" strokeweight="2pt">
                        <v:fill color2="#b5cce8" rotate="t" colors="0 #687687;.5 #98abc3;1 #b5cce8" focus="100%" type="gradient"/>
                        <v:textbox>
                          <w:txbxContent>
                            <w:p w14:paraId="4FAD5964" w14:textId="77777777" w:rsidR="0072544C" w:rsidRPr="007C3D79" w:rsidRDefault="0072544C" w:rsidP="0072544C">
                              <w:pPr>
                                <w:pStyle w:val="BodyText"/>
                                <w:keepNext/>
                                <w:ind w:left="0"/>
                                <w:rPr>
                                  <w:ins w:id="982" w:author="Jeff Pitzen" w:date="2025-12-10T11:29:00Z" w16du:dateUtc="2025-12-10T16:29:00Z"/>
                                  <w:b/>
                                  <w:bCs/>
                                  <w:sz w:val="14"/>
                                  <w:szCs w:val="16"/>
                                </w:rPr>
                              </w:pPr>
                              <w:ins w:id="983" w:author="Jeff Pitzen" w:date="2025-12-10T11:29:00Z" w16du:dateUtc="2025-12-10T16:29:00Z">
                                <w:r w:rsidRPr="007C3D79">
                                  <w:rPr>
                                    <w:b/>
                                    <w:bCs/>
                                    <w:sz w:val="14"/>
                                    <w:szCs w:val="16"/>
                                  </w:rPr>
                                  <w:t>Example from deployment:</w:t>
                                </w:r>
                              </w:ins>
                            </w:p>
                            <w:p w14:paraId="484B3761" w14:textId="77777777" w:rsidR="0072544C" w:rsidRPr="007C3D79" w:rsidRDefault="0072544C" w:rsidP="0072544C">
                              <w:pPr>
                                <w:pStyle w:val="BodyText"/>
                                <w:keepNext/>
                                <w:ind w:left="0"/>
                                <w:rPr>
                                  <w:ins w:id="984" w:author="Jeff Pitzen" w:date="2025-12-10T11:29:00Z" w16du:dateUtc="2025-12-10T16:29:00Z"/>
                                  <w:sz w:val="14"/>
                                  <w:szCs w:val="16"/>
                                </w:rPr>
                              </w:pPr>
                              <w:ins w:id="985" w:author="Jeff Pitzen" w:date="2025-12-10T11:29:00Z" w16du:dateUtc="2025-12-10T16:29:00Z">
                                <w:r w:rsidRPr="007C3D79">
                                  <w:rPr>
                                    <w:sz w:val="14"/>
                                    <w:szCs w:val="16"/>
                                  </w:rPr>
                                  <w:t>In STEP 19 (EFS Mount Targets):</w:t>
                                </w:r>
                              </w:ins>
                            </w:p>
                            <w:p w14:paraId="08986D37" w14:textId="77777777" w:rsidR="0072544C" w:rsidRPr="007C3D79" w:rsidRDefault="0072544C" w:rsidP="0072544C">
                              <w:pPr>
                                <w:pStyle w:val="BodyText"/>
                                <w:keepNext/>
                                <w:ind w:left="0"/>
                                <w:rPr>
                                  <w:ins w:id="986" w:author="Jeff Pitzen" w:date="2025-12-10T11:29:00Z" w16du:dateUtc="2025-12-10T16:29:00Z"/>
                                  <w:sz w:val="14"/>
                                  <w:szCs w:val="16"/>
                                </w:rPr>
                              </w:pPr>
                              <w:ins w:id="987" w:author="Jeff Pitzen" w:date="2025-12-10T11:29:00Z" w16du:dateUtc="2025-12-10T16:29:00Z">
                                <w:r w:rsidRPr="007C3D79">
                                  <w:rPr>
                                    <w:sz w:val="14"/>
                                    <w:szCs w:val="16"/>
                                  </w:rPr>
                                  <w:t>aws efs create-mount-target --file-system-id fs-0a4ec87cd91178047 --subnet-id subnet-01c24772a882a3a1b ...aws efs create-mount-target --file-system-id fs-0a4ec87cd91178047 --subnet-id subnet-06eb80d784d985109 ...</w:t>
                                </w:r>
                              </w:ins>
                            </w:p>
                            <w:p w14:paraId="5AA29CD0" w14:textId="77777777" w:rsidR="0072544C" w:rsidRPr="00F63E07" w:rsidRDefault="0072544C" w:rsidP="0072544C">
                              <w:pPr>
                                <w:pStyle w:val="BodyText"/>
                                <w:keepNext/>
                                <w:ind w:left="0"/>
                                <w:rPr>
                                  <w:ins w:id="988" w:author="Jeff Pitzen" w:date="2025-12-10T11:29:00Z" w16du:dateUtc="2025-12-10T16:29:00Z"/>
                                  <w:b/>
                                  <w:bCs/>
                                  <w:sz w:val="14"/>
                                  <w:szCs w:val="16"/>
                                  <w:rPrChange w:id="989" w:author="Jeff Pitzen" w:date="2025-12-10T11:30:00Z" w16du:dateUtc="2025-12-10T16:30:00Z">
                                    <w:rPr>
                                      <w:ins w:id="990" w:author="Jeff Pitzen" w:date="2025-12-10T11:29:00Z" w16du:dateUtc="2025-12-10T16:29:00Z"/>
                                      <w:sz w:val="14"/>
                                      <w:szCs w:val="16"/>
                                    </w:rPr>
                                  </w:rPrChange>
                                </w:rPr>
                              </w:pPr>
                              <w:ins w:id="991" w:author="Jeff Pitzen" w:date="2025-12-10T11:29:00Z" w16du:dateUtc="2025-12-10T16:29:00Z">
                                <w:r w:rsidRPr="00F63E07">
                                  <w:rPr>
                                    <w:b/>
                                    <w:bCs/>
                                    <w:sz w:val="14"/>
                                    <w:szCs w:val="16"/>
                                    <w:rPrChange w:id="992" w:author="Jeff Pitzen" w:date="2025-12-10T11:30:00Z" w16du:dateUtc="2025-12-10T16:30:00Z">
                                      <w:rPr>
                                        <w:sz w:val="14"/>
                                        <w:szCs w:val="16"/>
                                      </w:rPr>
                                    </w:rPrChange>
                                  </w:rPr>
                                  <w:t>In STEP 40 (ALB Controller Helm install):</w:t>
                                </w:r>
                              </w:ins>
                            </w:p>
                            <w:p w14:paraId="2B66BC7E" w14:textId="77777777" w:rsidR="0072544C" w:rsidRPr="007C3D79" w:rsidRDefault="0072544C" w:rsidP="0072544C">
                              <w:pPr>
                                <w:pStyle w:val="BodyText"/>
                                <w:keepNext/>
                                <w:ind w:left="0"/>
                                <w:rPr>
                                  <w:ins w:id="993" w:author="Jeff Pitzen" w:date="2025-12-10T11:29:00Z" w16du:dateUtc="2025-12-10T16:29:00Z"/>
                                  <w:sz w:val="14"/>
                                  <w:szCs w:val="16"/>
                                </w:rPr>
                              </w:pPr>
                              <w:ins w:id="994" w:author="Jeff Pitzen" w:date="2025-12-10T11:29:00Z" w16du:dateUtc="2025-12-10T16:29:00Z">
                                <w:r w:rsidRPr="007C3D79">
                                  <w:rPr>
                                    <w:sz w:val="14"/>
                                    <w:szCs w:val="16"/>
                                  </w:rPr>
                                  <w:t>helm install aws-load-balancer-controller ... --set vpcId=vpc-07644cdd0224da4f3</w:t>
                                </w:r>
                              </w:ins>
                            </w:p>
                            <w:p w14:paraId="1F59FAF4" w14:textId="77777777" w:rsidR="0072544C" w:rsidRPr="004A181A" w:rsidRDefault="0072544C" w:rsidP="0072544C">
                              <w:pPr>
                                <w:pStyle w:val="BodyText"/>
                                <w:keepNext/>
                                <w:ind w:left="0"/>
                                <w:rPr>
                                  <w:ins w:id="995" w:author="Jeff Pitzen" w:date="2025-12-10T11:29:00Z" w16du:dateUtc="2025-12-10T16:29:00Z"/>
                                  <w:b/>
                                  <w:bCs/>
                                  <w:sz w:val="14"/>
                                  <w:szCs w:val="16"/>
                                  <w:rPrChange w:id="996" w:author="Jeff Pitzen" w:date="2025-12-10T11:31:00Z" w16du:dateUtc="2025-12-10T16:31:00Z">
                                    <w:rPr>
                                      <w:ins w:id="997" w:author="Jeff Pitzen" w:date="2025-12-10T11:29:00Z" w16du:dateUtc="2025-12-10T16:29:00Z"/>
                                      <w:sz w:val="14"/>
                                      <w:szCs w:val="16"/>
                                    </w:rPr>
                                  </w:rPrChange>
                                </w:rPr>
                              </w:pPr>
                              <w:ins w:id="998" w:author="Jeff Pitzen" w:date="2025-12-10T11:29:00Z" w16du:dateUtc="2025-12-10T16:29:00Z">
                                <w:r w:rsidRPr="004A181A">
                                  <w:rPr>
                                    <w:b/>
                                    <w:bCs/>
                                    <w:sz w:val="14"/>
                                    <w:szCs w:val="16"/>
                                    <w:rPrChange w:id="999" w:author="Jeff Pitzen" w:date="2025-12-10T11:31:00Z" w16du:dateUtc="2025-12-10T16:31:00Z">
                                      <w:rPr>
                                        <w:sz w:val="14"/>
                                        <w:szCs w:val="16"/>
                                      </w:rPr>
                                    </w:rPrChange>
                                  </w:rPr>
                                  <w:t>In zlui-</w:t>
                                </w:r>
                                <w:proofErr w:type="gramStart"/>
                                <w:r w:rsidRPr="004A181A">
                                  <w:rPr>
                                    <w:b/>
                                    <w:bCs/>
                                    <w:sz w:val="14"/>
                                    <w:szCs w:val="16"/>
                                    <w:rPrChange w:id="1000" w:author="Jeff Pitzen" w:date="2025-12-10T11:31:00Z" w16du:dateUtc="2025-12-10T16:31:00Z">
                                      <w:rPr>
                                        <w:sz w:val="14"/>
                                        <w:szCs w:val="16"/>
                                      </w:rPr>
                                    </w:rPrChange>
                                  </w:rPr>
                                  <w:t>ingress.yaml</w:t>
                                </w:r>
                                <w:proofErr w:type="gramEnd"/>
                                <w:r w:rsidRPr="004A181A">
                                  <w:rPr>
                                    <w:b/>
                                    <w:bCs/>
                                    <w:sz w:val="14"/>
                                    <w:szCs w:val="16"/>
                                    <w:rPrChange w:id="1001" w:author="Jeff Pitzen" w:date="2025-12-10T11:31:00Z" w16du:dateUtc="2025-12-10T16:31:00Z">
                                      <w:rPr>
                                        <w:sz w:val="14"/>
                                        <w:szCs w:val="16"/>
                                      </w:rPr>
                                    </w:rPrChange>
                                  </w:rPr>
                                  <w:t>:</w:t>
                                </w:r>
                              </w:ins>
                            </w:p>
                            <w:p w14:paraId="59FD1990" w14:textId="77777777" w:rsidR="0072544C" w:rsidRPr="007C3D79" w:rsidRDefault="0072544C" w:rsidP="0072544C">
                              <w:pPr>
                                <w:pStyle w:val="BodyText"/>
                                <w:keepNext/>
                                <w:ind w:left="0"/>
                                <w:rPr>
                                  <w:ins w:id="1002" w:author="Jeff Pitzen" w:date="2025-12-10T11:29:00Z" w16du:dateUtc="2025-12-10T16:29:00Z"/>
                                  <w:sz w:val="14"/>
                                  <w:szCs w:val="16"/>
                                </w:rPr>
                              </w:pPr>
                              <w:ins w:id="1003" w:author="Jeff Pitzen" w:date="2025-12-10T11:29:00Z" w16du:dateUtc="2025-12-10T16:29:00Z">
                                <w:r w:rsidRPr="007C3D79">
                                  <w:rPr>
                                    <w:sz w:val="14"/>
                                    <w:szCs w:val="16"/>
                                  </w:rPr>
                                  <w:t>annotations:  alb.ingress.kubernetes.io/subnets: subnet-01c24772a882a3a1</w:t>
                                </w:r>
                                <w:proofErr w:type="gramStart"/>
                                <w:r w:rsidRPr="007C3D79">
                                  <w:rPr>
                                    <w:sz w:val="14"/>
                                    <w:szCs w:val="16"/>
                                  </w:rPr>
                                  <w:t>b,subnet</w:t>
                                </w:r>
                                <w:proofErr w:type="gramEnd"/>
                                <w:r w:rsidRPr="007C3D79">
                                  <w:rPr>
                                    <w:sz w:val="14"/>
                                    <w:szCs w:val="16"/>
                                  </w:rPr>
                                  <w:t>-06eb80d784d985109</w:t>
                                </w:r>
                              </w:ins>
                            </w:p>
                            <w:p w14:paraId="7A684954" w14:textId="5DCA889F" w:rsidR="0072544C" w:rsidRPr="00656C8E" w:rsidRDefault="0072544C" w:rsidP="0072544C">
                              <w:pPr>
                                <w:ind w:left="0"/>
                                <w:rPr>
                                  <w:color w:val="000000" w:themeColor="text1"/>
                                  <w:sz w:val="16"/>
                                  <w:szCs w:val="16"/>
                                  <w:rPrChange w:id="1004" w:author="Jeff Pitzen" w:date="2025-12-10T11:07:00Z" w16du:dateUtc="2025-12-10T16:07:00Z">
                                    <w:rPr/>
                                  </w:rPrChange>
                                </w:rPr>
                                <w:pPrChange w:id="1005" w:author="Jeff Pitzen" w:date="2025-12-10T10:56:00Z" w16du:dateUtc="2025-12-10T15:56:00Z">
                                  <w:pPr>
                                    <w:ind w:left="0"/>
                                    <w:jc w:val="center"/>
                                  </w:pPr>
                                </w:pPrChange>
                              </w:pPr>
                              <w:ins w:id="1006" w:author="Jeff Pitzen" w:date="2025-12-10T11:29:00Z" w16du:dateUtc="2025-12-10T16:29:00Z">
                                <w:r w:rsidRPr="007C3D79">
                                  <w:rPr>
                                    <w:sz w:val="14"/>
                                    <w:szCs w:val="16"/>
                                  </w:rPr>
                                  <w:t>In simple terms: Without knowing the VPC and subnet IDs, you cannot create EFS mount points that your pods can access, nor can you deploy load balancers that route traffic to your application. This step gives you the "street address" of your cluster's neighborhood.</w:t>
                                </w:r>
                              </w:ins>
                            </w:p>
                          </w:txbxContent>
                        </v:textbox>
                      </v:rect>
                    </w:pict>
                  </mc:Fallback>
                </mc:AlternateContent>
              </w:r>
            </w:ins>
          </w:p>
          <w:p w14:paraId="0D5C308A" w14:textId="645E6D5C" w:rsidR="00D46580" w:rsidRDefault="00D46580" w:rsidP="00194905">
            <w:pPr>
              <w:pStyle w:val="BodyText"/>
              <w:keepNext/>
              <w:ind w:left="0"/>
              <w:rPr>
                <w:ins w:id="1007" w:author="Jeff Pitzen" w:date="2025-12-10T11:29:00Z" w16du:dateUtc="2025-12-10T16:29:00Z"/>
              </w:rPr>
            </w:pPr>
          </w:p>
          <w:p w14:paraId="3856A73F" w14:textId="1D4A6F65" w:rsidR="00D46580" w:rsidRDefault="00D46580" w:rsidP="00194905">
            <w:pPr>
              <w:pStyle w:val="BodyText"/>
              <w:keepNext/>
              <w:ind w:left="0"/>
              <w:rPr>
                <w:ins w:id="1008" w:author="Jeff Pitzen" w:date="2025-12-10T11:29:00Z" w16du:dateUtc="2025-12-10T16:29:00Z"/>
              </w:rPr>
            </w:pPr>
          </w:p>
          <w:p w14:paraId="31B639C4" w14:textId="23C685FC" w:rsidR="00D46580" w:rsidRDefault="00D46580" w:rsidP="00194905">
            <w:pPr>
              <w:pStyle w:val="BodyText"/>
              <w:keepNext/>
              <w:ind w:left="0"/>
              <w:rPr>
                <w:ins w:id="1009" w:author="Jeff Pitzen" w:date="2025-12-10T11:29:00Z" w16du:dateUtc="2025-12-10T16:29:00Z"/>
              </w:rPr>
            </w:pPr>
          </w:p>
          <w:p w14:paraId="6E182515" w14:textId="7D2D55D8" w:rsidR="00D46580" w:rsidRDefault="00D46580" w:rsidP="00194905">
            <w:pPr>
              <w:pStyle w:val="BodyText"/>
              <w:keepNext/>
              <w:ind w:left="0"/>
              <w:rPr>
                <w:ins w:id="1010" w:author="Jeff Pitzen" w:date="2025-12-10T11:29:00Z" w16du:dateUtc="2025-12-10T16:29:00Z"/>
              </w:rPr>
            </w:pPr>
          </w:p>
          <w:p w14:paraId="546C0643" w14:textId="777D029F" w:rsidR="00D46580" w:rsidRDefault="00D46580" w:rsidP="00194905">
            <w:pPr>
              <w:pStyle w:val="BodyText"/>
              <w:keepNext/>
              <w:ind w:left="0"/>
              <w:rPr>
                <w:ins w:id="1011" w:author="Jeff Pitzen" w:date="2025-12-10T11:29:00Z" w16du:dateUtc="2025-12-10T16:29:00Z"/>
              </w:rPr>
            </w:pPr>
          </w:p>
          <w:p w14:paraId="4D30CA34" w14:textId="77777777" w:rsidR="00D46580" w:rsidRDefault="00D46580" w:rsidP="00194905">
            <w:pPr>
              <w:pStyle w:val="BodyText"/>
              <w:keepNext/>
              <w:ind w:left="0"/>
              <w:rPr>
                <w:ins w:id="1012" w:author="Jeff Pitzen" w:date="2025-12-10T11:29:00Z" w16du:dateUtc="2025-12-10T16:29:00Z"/>
              </w:rPr>
            </w:pPr>
          </w:p>
          <w:p w14:paraId="3FCA2D88" w14:textId="4C188EEB" w:rsidR="00D46580" w:rsidRDefault="00D46580" w:rsidP="007F7E56">
            <w:pPr>
              <w:pStyle w:val="BodyText"/>
              <w:keepNext/>
              <w:ind w:left="0"/>
              <w:rPr>
                <w:ins w:id="1013" w:author="Jeff Pitzen" w:date="2025-12-10T11:11:00Z" w16du:dateUtc="2025-12-10T16:11:00Z"/>
              </w:rPr>
            </w:pPr>
          </w:p>
        </w:tc>
      </w:tr>
    </w:tbl>
    <w:p w14:paraId="266E3A86" w14:textId="2A56BF52" w:rsidR="007F7E56" w:rsidRDefault="007F7E56" w:rsidP="007F7E56">
      <w:pPr>
        <w:pStyle w:val="Caption"/>
        <w:rPr>
          <w:ins w:id="1014" w:author="Jeff Pitzen" w:date="2025-12-10T11:32:00Z" w16du:dateUtc="2025-12-10T16:32:00Z"/>
        </w:rPr>
      </w:pPr>
      <w:ins w:id="1015" w:author="Jeff Pitzen" w:date="2025-12-10T11:32:00Z" w16du:dateUtc="2025-12-10T16:32:00Z">
        <w:r>
          <w:t xml:space="preserve">Table </w:t>
        </w:r>
        <w:r>
          <w:fldChar w:fldCharType="begin"/>
        </w:r>
        <w:r>
          <w:instrText xml:space="preserve"> SEQ Table \* ARABIC </w:instrText>
        </w:r>
      </w:ins>
      <w:r>
        <w:fldChar w:fldCharType="separate"/>
      </w:r>
      <w:ins w:id="1016" w:author="Jeff Pitzen" w:date="2025-12-13T13:41:00Z" w16du:dateUtc="2025-12-13T18:41:00Z">
        <w:r w:rsidR="009859FA">
          <w:rPr>
            <w:noProof/>
          </w:rPr>
          <w:t>5</w:t>
        </w:r>
      </w:ins>
      <w:ins w:id="1017" w:author="Jeff Pitzen" w:date="2025-12-10T11:32:00Z" w16du:dateUtc="2025-12-10T16:32:00Z">
        <w:r>
          <w:fldChar w:fldCharType="end"/>
        </w:r>
        <w:r>
          <w:t>: Get cluster vpc information</w:t>
        </w:r>
      </w:ins>
    </w:p>
    <w:p w14:paraId="71402A89" w14:textId="7B750AB7" w:rsidR="004D59FE" w:rsidRPr="00675C4B" w:rsidDel="00070A93" w:rsidRDefault="004D59FE" w:rsidP="007F7E56">
      <w:pPr>
        <w:pStyle w:val="Caption"/>
        <w:rPr>
          <w:del w:id="1018" w:author="Jeff Pitzen" w:date="2025-12-10T11:32:00Z" w16du:dateUtc="2025-12-10T16:32:00Z"/>
          <w:lang w:val="en-IN" w:eastAsia="ja-JP"/>
          <w:rPrChange w:id="1019" w:author="Jeff Pitzen" w:date="2025-12-10T11:09:00Z" w16du:dateUtc="2025-12-10T16:09:00Z">
            <w:rPr>
              <w:del w:id="1020" w:author="Jeff Pitzen" w:date="2025-12-10T11:32:00Z" w16du:dateUtc="2025-12-10T16:32:00Z"/>
            </w:rPr>
          </w:rPrChange>
        </w:rPr>
        <w:pPrChange w:id="1021" w:author="Jeff Pitzen" w:date="2025-12-10T11:32:00Z" w16du:dateUtc="2025-12-10T16:32:00Z">
          <w:pPr>
            <w:pStyle w:val="Heading3"/>
          </w:pPr>
        </w:pPrChange>
      </w:pPr>
      <w:bookmarkStart w:id="1022" w:name="_Toc216514427"/>
      <w:bookmarkEnd w:id="1022"/>
    </w:p>
    <w:p w14:paraId="5AC1DC03" w14:textId="7C0F2183" w:rsidR="00B03FBA" w:rsidRPr="00B03FBA" w:rsidDel="00004C9F" w:rsidRDefault="00871EE5" w:rsidP="00B03FBA">
      <w:pPr>
        <w:pStyle w:val="Body"/>
        <w:rPr>
          <w:del w:id="1023" w:author="Jeff Pitzen" w:date="2025-12-10T10:43:00Z" w16du:dateUtc="2025-12-10T15:43:00Z"/>
          <w:lang w:eastAsia="ja-JP"/>
        </w:rPr>
      </w:pPr>
      <w:del w:id="1024" w:author="Jeff Pitzen" w:date="2025-12-10T10:43:00Z" w16du:dateUtc="2025-12-10T15:43:00Z">
        <w:r w:rsidDel="00004C9F">
          <w:fldChar w:fldCharType="begin"/>
        </w:r>
        <w:r w:rsidDel="00004C9F">
          <w:delInstrText>HYPERLINK "https://helpcenter.gamewarden.io/requirements/entrance_criteria/recommended_containers/"</w:delInstrText>
        </w:r>
        <w:r w:rsidDel="00004C9F">
          <w:fldChar w:fldCharType="separate"/>
        </w:r>
        <w:r w:rsidRPr="00871EE5" w:rsidDel="00004C9F">
          <w:rPr>
            <w:rStyle w:val="Hyperlink"/>
            <w:lang w:eastAsia="ja-JP"/>
          </w:rPr>
          <w:delText>Recommended Containers - Game Warden Help Center</w:delText>
        </w:r>
        <w:r w:rsidDel="00004C9F">
          <w:fldChar w:fldCharType="end"/>
        </w:r>
        <w:bookmarkStart w:id="1025" w:name="_Toc216514428"/>
        <w:bookmarkEnd w:id="1025"/>
      </w:del>
    </w:p>
    <w:p w14:paraId="233C482F" w14:textId="0D8F79EA" w:rsidR="000A3DCC" w:rsidRDefault="000A3DCC" w:rsidP="008246B7">
      <w:pPr>
        <w:pStyle w:val="Heading1"/>
      </w:pPr>
      <w:bookmarkStart w:id="1026" w:name="_Ref213858423"/>
      <w:bookmarkStart w:id="1027" w:name="_Ref213915567"/>
      <w:commentRangeStart w:id="1028"/>
      <w:del w:id="1029" w:author="Jeff Pitzen" w:date="2025-12-10T11:33:00Z" w16du:dateUtc="2025-12-10T16:33:00Z">
        <w:r w:rsidDel="00C97249">
          <w:delText>C</w:delText>
        </w:r>
        <w:bookmarkEnd w:id="1026"/>
        <w:r w:rsidR="00B1345C" w:rsidDel="00C97249">
          <w:delText>urrent Implementation and Roadmap</w:delText>
        </w:r>
        <w:bookmarkEnd w:id="1027"/>
        <w:commentRangeEnd w:id="1028"/>
        <w:r w:rsidR="000950E5" w:rsidDel="00C97249">
          <w:rPr>
            <w:rStyle w:val="CommentReference"/>
            <w:sz w:val="36"/>
            <w:szCs w:val="28"/>
          </w:rPr>
          <w:commentReference w:id="1028"/>
        </w:r>
      </w:del>
      <w:bookmarkStart w:id="1031" w:name="_Toc216514429"/>
      <w:ins w:id="1032" w:author="Jeff Pitzen" w:date="2025-12-10T11:33:00Z" w16du:dateUtc="2025-12-10T16:33:00Z">
        <w:r w:rsidR="00C97249">
          <w:t>P</w:t>
        </w:r>
      </w:ins>
      <w:ins w:id="1033" w:author="Jeff Pitzen" w:date="2025-12-10T11:34:00Z" w16du:dateUtc="2025-12-10T16:34:00Z">
        <w:r w:rsidR="00BE781D">
          <w:t>HASE</w:t>
        </w:r>
      </w:ins>
      <w:ins w:id="1034" w:author="Jeff Pitzen" w:date="2025-12-10T11:33:00Z" w16du:dateUtc="2025-12-10T16:33:00Z">
        <w:r w:rsidR="00C97249">
          <w:t xml:space="preserve"> 2: ECR SETUP AND MANAGEMENT</w:t>
        </w:r>
      </w:ins>
      <w:bookmarkEnd w:id="1031"/>
    </w:p>
    <w:p w14:paraId="3B1C1543" w14:textId="48708000" w:rsidR="00E6478B" w:rsidRPr="00BA6A20" w:rsidDel="00502F9B" w:rsidRDefault="00911811" w:rsidP="00BA6A20">
      <w:pPr>
        <w:pStyle w:val="Body"/>
        <w:rPr>
          <w:del w:id="1035" w:author="Jeff Pitzen" w:date="2025-12-10T11:39:00Z" w16du:dateUtc="2025-12-10T16:39:00Z"/>
          <w:b/>
          <w:bCs/>
          <w:lang w:eastAsia="ja-JP"/>
          <w:rPrChange w:id="1036" w:author="Jeff Pitzen" w:date="2025-12-10T11:43:00Z" w16du:dateUtc="2025-12-10T16:43:00Z">
            <w:rPr>
              <w:del w:id="1037" w:author="Jeff Pitzen" w:date="2025-12-10T11:39:00Z" w16du:dateUtc="2025-12-10T16:39:00Z"/>
              <w:lang w:eastAsia="ja-JP"/>
            </w:rPr>
          </w:rPrChange>
        </w:rPr>
        <w:pPrChange w:id="1038" w:author="Jeff Pitzen" w:date="2025-12-10T11:43:00Z" w16du:dateUtc="2025-12-10T16:43:00Z">
          <w:pPr>
            <w:pStyle w:val="Body"/>
          </w:pPr>
        </w:pPrChange>
      </w:pPr>
      <w:ins w:id="1039" w:author="Jeff Pitzen" w:date="2025-12-10T11:53:00Z" w16du:dateUtc="2025-12-10T16:53:00Z">
        <w:r>
          <w:rPr>
            <w:b/>
            <w:bCs/>
            <w:lang w:eastAsia="ja-JP"/>
          </w:rPr>
          <w:t>OVERVIEW:</w:t>
        </w:r>
      </w:ins>
      <w:del w:id="1040" w:author="Jeff Pitzen" w:date="2025-12-10T11:40:00Z" w16du:dateUtc="2025-12-10T16:40:00Z">
        <w:r w:rsidR="00C16E0D" w:rsidRPr="00BA6A20" w:rsidDel="00B913B9">
          <w:rPr>
            <w:b/>
            <w:bCs/>
            <w:lang w:eastAsia="ja-JP"/>
            <w:rPrChange w:id="1041" w:author="Jeff Pitzen" w:date="2025-12-10T11:43:00Z" w16du:dateUtc="2025-12-10T16:43:00Z">
              <w:rPr>
                <w:lang w:eastAsia="ja-JP"/>
              </w:rPr>
            </w:rPrChange>
          </w:rPr>
          <w:delText xml:space="preserve">This </w:delText>
        </w:r>
      </w:del>
      <w:del w:id="1042" w:author="Jeff Pitzen" w:date="2025-12-10T11:39:00Z" w16du:dateUtc="2025-12-10T16:39:00Z">
        <w:r w:rsidR="00C16E0D" w:rsidRPr="00BA6A20" w:rsidDel="00502F9B">
          <w:rPr>
            <w:b/>
            <w:bCs/>
            <w:lang w:eastAsia="ja-JP"/>
            <w:rPrChange w:id="1043" w:author="Jeff Pitzen" w:date="2025-12-10T11:43:00Z" w16du:dateUtc="2025-12-10T16:43:00Z">
              <w:rPr>
                <w:lang w:eastAsia="ja-JP"/>
              </w:rPr>
            </w:rPrChange>
          </w:rPr>
          <w:delText xml:space="preserve">section provides details on what containerization </w:delText>
        </w:r>
        <w:r w:rsidR="00326E48" w:rsidRPr="00BA6A20" w:rsidDel="00502F9B">
          <w:rPr>
            <w:b/>
            <w:bCs/>
            <w:lang w:eastAsia="ja-JP"/>
            <w:rPrChange w:id="1044" w:author="Jeff Pitzen" w:date="2025-12-10T11:43:00Z" w16du:dateUtc="2025-12-10T16:43:00Z">
              <w:rPr>
                <w:lang w:eastAsia="ja-JP"/>
              </w:rPr>
            </w:rPrChange>
          </w:rPr>
          <w:delText>practices</w:delText>
        </w:r>
        <w:r w:rsidR="00C16E0D" w:rsidRPr="00BA6A20" w:rsidDel="00502F9B">
          <w:rPr>
            <w:b/>
            <w:bCs/>
            <w:lang w:eastAsia="ja-JP"/>
            <w:rPrChange w:id="1045" w:author="Jeff Pitzen" w:date="2025-12-10T11:43:00Z" w16du:dateUtc="2025-12-10T16:43:00Z">
              <w:rPr>
                <w:lang w:eastAsia="ja-JP"/>
              </w:rPr>
            </w:rPrChange>
          </w:rPr>
          <w:delText xml:space="preserve"> work well in ZL UA today, and how </w:delText>
        </w:r>
        <w:r w:rsidR="00326E48" w:rsidRPr="00BA6A20" w:rsidDel="00502F9B">
          <w:rPr>
            <w:b/>
            <w:bCs/>
            <w:lang w:eastAsia="ja-JP"/>
            <w:rPrChange w:id="1046" w:author="Jeff Pitzen" w:date="2025-12-10T11:43:00Z" w16du:dateUtc="2025-12-10T16:43:00Z">
              <w:rPr>
                <w:lang w:eastAsia="ja-JP"/>
              </w:rPr>
            </w:rPrChange>
          </w:rPr>
          <w:delText>they</w:delText>
        </w:r>
        <w:r w:rsidR="00C16E0D" w:rsidRPr="00BA6A20" w:rsidDel="00502F9B">
          <w:rPr>
            <w:b/>
            <w:bCs/>
            <w:lang w:eastAsia="ja-JP"/>
            <w:rPrChange w:id="1047" w:author="Jeff Pitzen" w:date="2025-12-10T11:43:00Z" w16du:dateUtc="2025-12-10T16:43:00Z">
              <w:rPr>
                <w:lang w:eastAsia="ja-JP"/>
              </w:rPr>
            </w:rPrChange>
          </w:rPr>
          <w:delText xml:space="preserve"> can be improved moving forward. This includes details on changes that may be need to support DoD and Second Front </w:delText>
        </w:r>
        <w:r w:rsidR="00010896" w:rsidRPr="00BA6A20" w:rsidDel="00502F9B">
          <w:rPr>
            <w:b/>
            <w:bCs/>
            <w:lang w:eastAsia="ja-JP"/>
            <w:rPrChange w:id="1048" w:author="Jeff Pitzen" w:date="2025-12-10T11:43:00Z" w16du:dateUtc="2025-12-10T16:43:00Z">
              <w:rPr>
                <w:lang w:eastAsia="ja-JP"/>
              </w:rPr>
            </w:rPrChange>
          </w:rPr>
          <w:delText>workflows and requirements</w:delText>
        </w:r>
        <w:r w:rsidR="00C16E0D" w:rsidRPr="00BA6A20" w:rsidDel="00502F9B">
          <w:rPr>
            <w:b/>
            <w:bCs/>
            <w:lang w:eastAsia="ja-JP"/>
            <w:rPrChange w:id="1049" w:author="Jeff Pitzen" w:date="2025-12-10T11:43:00Z" w16du:dateUtc="2025-12-10T16:43:00Z">
              <w:rPr>
                <w:lang w:eastAsia="ja-JP"/>
              </w:rPr>
            </w:rPrChange>
          </w:rPr>
          <w:delText>.</w:delText>
        </w:r>
      </w:del>
    </w:p>
    <w:p w14:paraId="256B82AC" w14:textId="272E3C28" w:rsidR="00E6478B" w:rsidRPr="00BA6A20" w:rsidDel="00B913B9" w:rsidRDefault="00273925" w:rsidP="00BA6A20">
      <w:pPr>
        <w:pStyle w:val="Body"/>
        <w:rPr>
          <w:del w:id="1050" w:author="Jeff Pitzen" w:date="2025-12-10T11:39:00Z" w16du:dateUtc="2025-12-10T16:39:00Z"/>
          <w:b/>
          <w:bCs/>
          <w:rPrChange w:id="1051" w:author="Jeff Pitzen" w:date="2025-12-10T11:43:00Z" w16du:dateUtc="2025-12-10T16:43:00Z">
            <w:rPr>
              <w:del w:id="1052" w:author="Jeff Pitzen" w:date="2025-12-10T11:39:00Z" w16du:dateUtc="2025-12-10T16:39:00Z"/>
            </w:rPr>
          </w:rPrChange>
        </w:rPr>
        <w:pPrChange w:id="1053" w:author="Jeff Pitzen" w:date="2025-12-10T11:43:00Z" w16du:dateUtc="2025-12-10T16:43:00Z">
          <w:pPr>
            <w:pStyle w:val="Heading2"/>
          </w:pPr>
        </w:pPrChange>
      </w:pPr>
      <w:del w:id="1054" w:author="Jeff Pitzen" w:date="2025-12-10T11:39:00Z" w16du:dateUtc="2025-12-10T16:39:00Z">
        <w:r w:rsidRPr="00BA6A20" w:rsidDel="00B913B9">
          <w:rPr>
            <w:b/>
            <w:bCs/>
            <w:rPrChange w:id="1055" w:author="Jeff Pitzen" w:date="2025-12-10T11:43:00Z" w16du:dateUtc="2025-12-10T16:43:00Z">
              <w:rPr/>
            </w:rPrChange>
          </w:rPr>
          <w:delText xml:space="preserve">Containerization </w:delText>
        </w:r>
        <w:r w:rsidR="008E76EF" w:rsidRPr="00BA6A20" w:rsidDel="00B913B9">
          <w:rPr>
            <w:b/>
            <w:bCs/>
            <w:rPrChange w:id="1056" w:author="Jeff Pitzen" w:date="2025-12-10T11:43:00Z" w16du:dateUtc="2025-12-10T16:43:00Z">
              <w:rPr/>
            </w:rPrChange>
          </w:rPr>
          <w:delText>Now</w:delText>
        </w:r>
      </w:del>
    </w:p>
    <w:p w14:paraId="6BC08D37" w14:textId="7BE5E7C5" w:rsidR="00B913B9" w:rsidRPr="00BA6A20" w:rsidRDefault="00E6478B" w:rsidP="00BA6A20">
      <w:pPr>
        <w:pStyle w:val="Body"/>
        <w:rPr>
          <w:ins w:id="1057" w:author="Jeff Pitzen" w:date="2025-12-10T11:39:00Z" w16du:dateUtc="2025-12-10T16:39:00Z"/>
          <w:b/>
          <w:bCs/>
          <w:lang w:eastAsia="ja-JP"/>
          <w:rPrChange w:id="1058" w:author="Jeff Pitzen" w:date="2025-12-10T11:43:00Z" w16du:dateUtc="2025-12-10T16:43:00Z">
            <w:rPr>
              <w:ins w:id="1059" w:author="Jeff Pitzen" w:date="2025-12-10T11:39:00Z" w16du:dateUtc="2025-12-10T16:39:00Z"/>
              <w:lang w:eastAsia="ja-JP"/>
            </w:rPr>
          </w:rPrChange>
        </w:rPr>
      </w:pPr>
      <w:del w:id="1060" w:author="Jeff Pitzen" w:date="2025-12-10T11:39:00Z" w16du:dateUtc="2025-12-10T16:39:00Z">
        <w:r w:rsidRPr="00BA6A20" w:rsidDel="00B913B9">
          <w:rPr>
            <w:b/>
            <w:bCs/>
            <w:lang w:eastAsia="ja-JP"/>
            <w:rPrChange w:id="1061" w:author="Jeff Pitzen" w:date="2025-12-10T11:43:00Z" w16du:dateUtc="2025-12-10T16:43:00Z">
              <w:rPr>
                <w:lang w:eastAsia="ja-JP"/>
              </w:rPr>
            </w:rPrChange>
          </w:rPr>
          <w:delText xml:space="preserve">Containerization is </w:delText>
        </w:r>
        <w:r w:rsidR="00674A3E" w:rsidRPr="00BA6A20" w:rsidDel="00B913B9">
          <w:rPr>
            <w:b/>
            <w:bCs/>
            <w:lang w:eastAsia="ja-JP"/>
            <w:rPrChange w:id="1062" w:author="Jeff Pitzen" w:date="2025-12-10T11:43:00Z" w16du:dateUtc="2025-12-10T16:43:00Z">
              <w:rPr>
                <w:lang w:eastAsia="ja-JP"/>
              </w:rPr>
            </w:rPrChange>
          </w:rPr>
          <w:delText>performed</w:delText>
        </w:r>
        <w:r w:rsidRPr="00BA6A20" w:rsidDel="00B913B9">
          <w:rPr>
            <w:b/>
            <w:bCs/>
            <w:lang w:eastAsia="ja-JP"/>
            <w:rPrChange w:id="1063" w:author="Jeff Pitzen" w:date="2025-12-10T11:43:00Z" w16du:dateUtc="2025-12-10T16:43:00Z">
              <w:rPr>
                <w:lang w:eastAsia="ja-JP"/>
              </w:rPr>
            </w:rPrChange>
          </w:rPr>
          <w:delText xml:space="preserve"> at Services level</w:delText>
        </w:r>
        <w:r w:rsidR="00715A49" w:rsidRPr="00BA6A20" w:rsidDel="00B913B9">
          <w:rPr>
            <w:b/>
            <w:bCs/>
            <w:lang w:eastAsia="ja-JP"/>
            <w:rPrChange w:id="1064" w:author="Jeff Pitzen" w:date="2025-12-10T11:43:00Z" w16du:dateUtc="2025-12-10T16:43:00Z">
              <w:rPr>
                <w:lang w:eastAsia="ja-JP"/>
              </w:rPr>
            </w:rPrChange>
          </w:rPr>
          <w:delText xml:space="preserve"> by the</w:delText>
        </w:r>
        <w:r w:rsidRPr="00BA6A20" w:rsidDel="00B913B9">
          <w:rPr>
            <w:b/>
            <w:bCs/>
            <w:lang w:eastAsia="ja-JP"/>
            <w:rPrChange w:id="1065" w:author="Jeff Pitzen" w:date="2025-12-10T11:43:00Z" w16du:dateUtc="2025-12-10T16:43:00Z">
              <w:rPr>
                <w:lang w:eastAsia="ja-JP"/>
              </w:rPr>
            </w:rPrChange>
          </w:rPr>
          <w:delText xml:space="preserve"> ZL Tomcat, ZL Tika</w:delText>
        </w:r>
        <w:r w:rsidR="00715A49" w:rsidRPr="00BA6A20" w:rsidDel="00B913B9">
          <w:rPr>
            <w:b/>
            <w:bCs/>
            <w:lang w:eastAsia="ja-JP"/>
            <w:rPrChange w:id="1066" w:author="Jeff Pitzen" w:date="2025-12-10T11:43:00Z" w16du:dateUtc="2025-12-10T16:43:00Z">
              <w:rPr>
                <w:lang w:eastAsia="ja-JP"/>
              </w:rPr>
            </w:rPrChange>
          </w:rPr>
          <w:delText xml:space="preserve"> and</w:delText>
        </w:r>
        <w:r w:rsidRPr="00BA6A20" w:rsidDel="00B913B9">
          <w:rPr>
            <w:b/>
            <w:bCs/>
            <w:lang w:eastAsia="ja-JP"/>
            <w:rPrChange w:id="1067" w:author="Jeff Pitzen" w:date="2025-12-10T11:43:00Z" w16du:dateUtc="2025-12-10T16:43:00Z">
              <w:rPr>
                <w:lang w:eastAsia="ja-JP"/>
              </w:rPr>
            </w:rPrChange>
          </w:rPr>
          <w:delText xml:space="preserve"> ZL Zookeeper</w:delText>
        </w:r>
        <w:r w:rsidR="00715A49" w:rsidRPr="00BA6A20" w:rsidDel="00B913B9">
          <w:rPr>
            <w:b/>
            <w:bCs/>
            <w:lang w:eastAsia="ja-JP"/>
            <w:rPrChange w:id="1068" w:author="Jeff Pitzen" w:date="2025-12-10T11:43:00Z" w16du:dateUtc="2025-12-10T16:43:00Z">
              <w:rPr>
                <w:lang w:eastAsia="ja-JP"/>
              </w:rPr>
            </w:rPrChange>
          </w:rPr>
          <w:delText xml:space="preserve"> services</w:delText>
        </w:r>
        <w:r w:rsidR="00674A3E" w:rsidRPr="00BA6A20" w:rsidDel="00B913B9">
          <w:rPr>
            <w:b/>
            <w:bCs/>
            <w:lang w:eastAsia="ja-JP"/>
            <w:rPrChange w:id="1069" w:author="Jeff Pitzen" w:date="2025-12-10T11:43:00Z" w16du:dateUtc="2025-12-10T16:43:00Z">
              <w:rPr>
                <w:lang w:eastAsia="ja-JP"/>
              </w:rPr>
            </w:rPrChange>
          </w:rPr>
          <w:delText xml:space="preserve"> described in </w:delText>
        </w:r>
        <w:r w:rsidR="00674A3E" w:rsidRPr="00BA6A20" w:rsidDel="00B913B9">
          <w:rPr>
            <w:b/>
            <w:bCs/>
            <w:i/>
            <w:iCs/>
            <w:lang w:eastAsia="ja-JP"/>
            <w:rPrChange w:id="1070" w:author="Jeff Pitzen" w:date="2025-12-10T11:43:00Z" w16du:dateUtc="2025-12-10T16:43:00Z">
              <w:rPr>
                <w:i/>
                <w:iCs/>
                <w:lang w:eastAsia="ja-JP"/>
              </w:rPr>
            </w:rPrChange>
          </w:rPr>
          <w:fldChar w:fldCharType="begin"/>
        </w:r>
        <w:r w:rsidR="00674A3E" w:rsidRPr="00BA6A20" w:rsidDel="00B913B9">
          <w:rPr>
            <w:b/>
            <w:bCs/>
            <w:i/>
            <w:iCs/>
            <w:lang w:eastAsia="ja-JP"/>
            <w:rPrChange w:id="1071" w:author="Jeff Pitzen" w:date="2025-12-10T11:43:00Z" w16du:dateUtc="2025-12-10T16:43:00Z">
              <w:rPr>
                <w:i/>
                <w:iCs/>
                <w:lang w:eastAsia="ja-JP"/>
              </w:rPr>
            </w:rPrChange>
          </w:rPr>
          <w:delInstrText xml:space="preserve"> REF _Ref213858418 \h  \* MERGEFORMAT </w:delInstrText>
        </w:r>
        <w:r w:rsidR="00674A3E" w:rsidRPr="00BA6A20" w:rsidDel="00B913B9">
          <w:rPr>
            <w:b/>
            <w:bCs/>
            <w:i/>
            <w:iCs/>
            <w:lang w:eastAsia="ja-JP"/>
            <w:rPrChange w:id="1072" w:author="Jeff Pitzen" w:date="2025-12-10T11:43:00Z" w16du:dateUtc="2025-12-10T16:43:00Z">
              <w:rPr>
                <w:i/>
                <w:iCs/>
                <w:lang w:eastAsia="ja-JP"/>
              </w:rPr>
            </w:rPrChange>
          </w:rPr>
        </w:r>
        <w:r w:rsidR="00674A3E" w:rsidRPr="00BA6A20" w:rsidDel="00B913B9">
          <w:rPr>
            <w:b/>
            <w:bCs/>
            <w:i/>
            <w:iCs/>
            <w:lang w:eastAsia="ja-JP"/>
            <w:rPrChange w:id="1073" w:author="Jeff Pitzen" w:date="2025-12-10T11:43:00Z" w16du:dateUtc="2025-12-10T16:43:00Z">
              <w:rPr>
                <w:i/>
                <w:iCs/>
                <w:lang w:eastAsia="ja-JP"/>
              </w:rPr>
            </w:rPrChange>
          </w:rPr>
          <w:fldChar w:fldCharType="separate"/>
        </w:r>
        <w:r w:rsidR="00993FF1" w:rsidRPr="00BA6A20" w:rsidDel="00B913B9">
          <w:rPr>
            <w:b/>
            <w:bCs/>
            <w:i/>
            <w:iCs/>
            <w:rPrChange w:id="1074" w:author="Jeff Pitzen" w:date="2025-12-10T11:43:00Z" w16du:dateUtc="2025-12-10T16:43:00Z">
              <w:rPr>
                <w:i/>
                <w:iCs/>
              </w:rPr>
            </w:rPrChange>
          </w:rPr>
          <w:delText>Containerization Architecture</w:delText>
        </w:r>
        <w:r w:rsidR="00674A3E" w:rsidRPr="00BA6A20" w:rsidDel="00B913B9">
          <w:rPr>
            <w:b/>
            <w:bCs/>
            <w:i/>
            <w:iCs/>
            <w:lang w:eastAsia="ja-JP"/>
            <w:rPrChange w:id="1075" w:author="Jeff Pitzen" w:date="2025-12-10T11:43:00Z" w16du:dateUtc="2025-12-10T16:43:00Z">
              <w:rPr>
                <w:i/>
                <w:iCs/>
                <w:lang w:eastAsia="ja-JP"/>
              </w:rPr>
            </w:rPrChange>
          </w:rPr>
          <w:fldChar w:fldCharType="end"/>
        </w:r>
        <w:r w:rsidR="00715A49" w:rsidRPr="00BA6A20" w:rsidDel="00B913B9">
          <w:rPr>
            <w:b/>
            <w:bCs/>
            <w:lang w:eastAsia="ja-JP"/>
            <w:rPrChange w:id="1076" w:author="Jeff Pitzen" w:date="2025-12-10T11:43:00Z" w16du:dateUtc="2025-12-10T16:43:00Z">
              <w:rPr>
                <w:lang w:eastAsia="ja-JP"/>
              </w:rPr>
            </w:rPrChange>
          </w:rPr>
          <w:delText>.</w:delText>
        </w:r>
      </w:del>
    </w:p>
    <w:p w14:paraId="176A4C3B" w14:textId="77777777" w:rsidR="00143379" w:rsidRDefault="00143379" w:rsidP="00143379">
      <w:pPr>
        <w:pStyle w:val="Body"/>
        <w:rPr>
          <w:ins w:id="1077" w:author="Jeff Pitzen" w:date="2025-12-10T11:54:00Z" w16du:dateUtc="2025-12-10T16:54:00Z"/>
          <w:lang w:eastAsia="ja-JP"/>
        </w:rPr>
      </w:pPr>
      <w:ins w:id="1078" w:author="Jeff Pitzen" w:date="2025-12-10T11:54:00Z" w16du:dateUtc="2025-12-10T16:54:00Z">
        <w:r>
          <w:rPr>
            <w:lang w:eastAsia="ja-JP"/>
          </w:rPr>
          <w:t>Amazon Elastic Container Registry (ECR) is AWS's private Docker image registry.</w:t>
        </w:r>
        <w:r>
          <w:rPr>
            <w:lang w:eastAsia="ja-JP"/>
          </w:rPr>
          <w:t xml:space="preserve">  </w:t>
        </w:r>
        <w:r>
          <w:rPr>
            <w:lang w:eastAsia="ja-JP"/>
          </w:rPr>
          <w:t>This phase sets up the container registry where your application images are stored</w:t>
        </w:r>
        <w:r>
          <w:rPr>
            <w:lang w:eastAsia="ja-JP"/>
          </w:rPr>
          <w:t xml:space="preserve"> </w:t>
        </w:r>
        <w:r>
          <w:rPr>
            <w:lang w:eastAsia="ja-JP"/>
          </w:rPr>
          <w:t>and creates the necessary credentials for EKS to pull these images.</w:t>
        </w:r>
      </w:ins>
    </w:p>
    <w:p w14:paraId="36DD6B7E" w14:textId="44D0C033" w:rsidR="00B913B9" w:rsidRPr="00BA6A20" w:rsidRDefault="00B913B9" w:rsidP="00143379">
      <w:pPr>
        <w:pStyle w:val="Body"/>
        <w:rPr>
          <w:ins w:id="1079" w:author="Jeff Pitzen" w:date="2025-12-10T11:39:00Z" w16du:dateUtc="2025-12-10T16:39:00Z"/>
          <w:b/>
          <w:bCs/>
          <w:lang w:eastAsia="ja-JP"/>
          <w:rPrChange w:id="1080" w:author="Jeff Pitzen" w:date="2025-12-10T11:43:00Z" w16du:dateUtc="2025-12-10T16:43:00Z">
            <w:rPr>
              <w:ins w:id="1081" w:author="Jeff Pitzen" w:date="2025-12-10T11:39:00Z" w16du:dateUtc="2025-12-10T16:39:00Z"/>
              <w:lang w:eastAsia="ja-JP"/>
            </w:rPr>
          </w:rPrChange>
        </w:rPr>
      </w:pPr>
      <w:ins w:id="1082" w:author="Jeff Pitzen" w:date="2025-12-10T11:39:00Z" w16du:dateUtc="2025-12-10T16:39:00Z">
        <w:r w:rsidRPr="00BA6A20">
          <w:rPr>
            <w:b/>
            <w:bCs/>
            <w:lang w:eastAsia="ja-JP"/>
            <w:rPrChange w:id="1083" w:author="Jeff Pitzen" w:date="2025-12-10T11:43:00Z" w16du:dateUtc="2025-12-10T16:43:00Z">
              <w:rPr>
                <w:lang w:eastAsia="ja-JP"/>
              </w:rPr>
            </w:rPrChange>
          </w:rPr>
          <w:t>Why is this phase needed?</w:t>
        </w:r>
      </w:ins>
    </w:p>
    <w:p w14:paraId="44ADCFAB" w14:textId="61A8DF8C" w:rsidR="00A33FB1" w:rsidRDefault="00A33FB1" w:rsidP="00A33FB1">
      <w:pPr>
        <w:pStyle w:val="Body"/>
        <w:numPr>
          <w:ilvl w:val="0"/>
          <w:numId w:val="26"/>
        </w:numPr>
        <w:rPr>
          <w:ins w:id="1084" w:author="Jeff Pitzen" w:date="2025-12-10T11:54:00Z" w16du:dateUtc="2025-12-10T16:54:00Z"/>
        </w:rPr>
        <w:pPrChange w:id="1085" w:author="Jeff Pitzen" w:date="2025-12-10T11:55:00Z" w16du:dateUtc="2025-12-10T16:55:00Z">
          <w:pPr>
            <w:pStyle w:val="Body"/>
          </w:pPr>
        </w:pPrChange>
      </w:pPr>
      <w:ins w:id="1086" w:author="Jeff Pitzen" w:date="2025-12-10T11:54:00Z" w16du:dateUtc="2025-12-10T16:54:00Z">
        <w:r>
          <w:t>Provides secure, private storage for your proprietary container images</w:t>
        </w:r>
      </w:ins>
    </w:p>
    <w:p w14:paraId="5B04BB45" w14:textId="52161460" w:rsidR="00A33FB1" w:rsidRDefault="00A33FB1" w:rsidP="00A33FB1">
      <w:pPr>
        <w:pStyle w:val="Body"/>
        <w:numPr>
          <w:ilvl w:val="0"/>
          <w:numId w:val="26"/>
        </w:numPr>
        <w:rPr>
          <w:ins w:id="1087" w:author="Jeff Pitzen" w:date="2025-12-10T11:54:00Z" w16du:dateUtc="2025-12-10T16:54:00Z"/>
        </w:rPr>
        <w:pPrChange w:id="1088" w:author="Jeff Pitzen" w:date="2025-12-10T11:55:00Z" w16du:dateUtc="2025-12-10T16:55:00Z">
          <w:pPr>
            <w:pStyle w:val="Body"/>
          </w:pPr>
        </w:pPrChange>
      </w:pPr>
      <w:ins w:id="1089" w:author="Jeff Pitzen" w:date="2025-12-10T11:54:00Z" w16du:dateUtc="2025-12-10T16:54:00Z">
        <w:r>
          <w:t>Integrates natively with AWS IAM for access control</w:t>
        </w:r>
      </w:ins>
    </w:p>
    <w:p w14:paraId="5F913256" w14:textId="341898D8" w:rsidR="00A33FB1" w:rsidRDefault="00A33FB1" w:rsidP="00A33FB1">
      <w:pPr>
        <w:pStyle w:val="Body"/>
        <w:numPr>
          <w:ilvl w:val="0"/>
          <w:numId w:val="26"/>
        </w:numPr>
        <w:rPr>
          <w:ins w:id="1090" w:author="Jeff Pitzen" w:date="2025-12-10T11:54:00Z" w16du:dateUtc="2025-12-10T16:54:00Z"/>
        </w:rPr>
        <w:pPrChange w:id="1091" w:author="Jeff Pitzen" w:date="2025-12-10T11:55:00Z" w16du:dateUtc="2025-12-10T16:55:00Z">
          <w:pPr>
            <w:pStyle w:val="Body"/>
          </w:pPr>
        </w:pPrChange>
      </w:pPr>
      <w:ins w:id="1092" w:author="Jeff Pitzen" w:date="2025-12-10T11:54:00Z" w16du:dateUtc="2025-12-10T16:54:00Z">
        <w:r>
          <w:t>Eliminates need to manage your own Docker registry infrastructure</w:t>
        </w:r>
      </w:ins>
    </w:p>
    <w:p w14:paraId="25421A65" w14:textId="784597D4" w:rsidR="00332641" w:rsidRDefault="00A33FB1" w:rsidP="00332641">
      <w:pPr>
        <w:pStyle w:val="Body"/>
        <w:numPr>
          <w:ilvl w:val="0"/>
          <w:numId w:val="26"/>
        </w:numPr>
        <w:rPr>
          <w:ins w:id="1093" w:author="Jeff Pitzen" w:date="2025-12-10T11:54:00Z" w16du:dateUtc="2025-12-10T16:54:00Z"/>
        </w:rPr>
        <w:pPrChange w:id="1094" w:author="Jeff Pitzen" w:date="2025-12-10T12:16:00Z" w16du:dateUtc="2025-12-10T17:16:00Z">
          <w:pPr>
            <w:pStyle w:val="Body"/>
          </w:pPr>
        </w:pPrChange>
      </w:pPr>
      <w:ins w:id="1095" w:author="Jeff Pitzen" w:date="2025-12-10T11:54:00Z" w16du:dateUtc="2025-12-10T16:54:00Z">
        <w:r>
          <w:t>Images are stored close to your EKS cluster for fast pulls</w:t>
        </w:r>
      </w:ins>
    </w:p>
    <w:p w14:paraId="2EA9E803" w14:textId="77777777" w:rsidR="00E6478B" w:rsidDel="00A33FB1" w:rsidRDefault="00E6478B" w:rsidP="00851F62">
      <w:pPr>
        <w:pStyle w:val="Heading2"/>
        <w:rPr>
          <w:del w:id="1096" w:author="Jeff Pitzen" w:date="2025-12-10T11:54:00Z" w16du:dateUtc="2025-12-10T16:54:00Z"/>
        </w:rPr>
        <w:pPrChange w:id="1097" w:author="Jeff Pitzen" w:date="2025-12-10T11:58:00Z" w16du:dateUtc="2025-12-10T16:58:00Z">
          <w:pPr>
            <w:pStyle w:val="Body"/>
          </w:pPr>
        </w:pPrChange>
      </w:pPr>
      <w:bookmarkStart w:id="1098" w:name="_Toc216514430"/>
      <w:bookmarkEnd w:id="1098"/>
    </w:p>
    <w:p w14:paraId="12406805" w14:textId="2391BCBC" w:rsidR="00992BD0" w:rsidRDefault="00992BD0" w:rsidP="00851F62">
      <w:pPr>
        <w:pStyle w:val="Heading2"/>
        <w:pPrChange w:id="1099" w:author="Jeff Pitzen" w:date="2025-12-10T11:58:00Z" w16du:dateUtc="2025-12-10T16:58:00Z">
          <w:pPr>
            <w:pStyle w:val="Heading3"/>
          </w:pPr>
        </w:pPrChange>
      </w:pPr>
      <w:del w:id="1100" w:author="Jeff Pitzen" w:date="2025-12-10T11:44:00Z" w16du:dateUtc="2025-12-10T16:44:00Z">
        <w:r w:rsidDel="0085292C">
          <w:delText>Modules and Processes</w:delText>
        </w:r>
      </w:del>
      <w:bookmarkStart w:id="1101" w:name="_Toc216514431"/>
      <w:ins w:id="1102" w:author="Jeff Pitzen" w:date="2025-12-10T11:44:00Z" w16du:dateUtc="2025-12-10T16:44:00Z">
        <w:r w:rsidR="0085292C">
          <w:t xml:space="preserve">STEP 5: </w:t>
        </w:r>
      </w:ins>
      <w:ins w:id="1103" w:author="Jeff Pitzen" w:date="2025-12-10T12:05:00Z" w16du:dateUtc="2025-12-10T17:05:00Z">
        <w:r w:rsidR="00B33B98">
          <w:t>C</w:t>
        </w:r>
      </w:ins>
      <w:ins w:id="1104" w:author="Jeff Pitzen" w:date="2025-12-10T13:56:00Z" w16du:dateUtc="2025-12-10T18:56:00Z">
        <w:r w:rsidR="00E922C6">
          <w:t>reate</w:t>
        </w:r>
      </w:ins>
      <w:ins w:id="1105" w:author="Jeff Pitzen" w:date="2025-12-10T12:05:00Z" w16du:dateUtc="2025-12-10T17:05:00Z">
        <w:r w:rsidR="00B33B98">
          <w:t xml:space="preserve"> ECR R</w:t>
        </w:r>
      </w:ins>
      <w:ins w:id="1106" w:author="Jeff Pitzen" w:date="2025-12-10T13:56:00Z" w16du:dateUtc="2025-12-10T18:56:00Z">
        <w:r w:rsidR="00E922C6">
          <w:t>epository</w:t>
        </w:r>
      </w:ins>
      <w:bookmarkEnd w:id="1101"/>
    </w:p>
    <w:p w14:paraId="0601E168" w14:textId="4417B21F" w:rsidR="00715A49" w:rsidRDefault="00715A49" w:rsidP="00E6478B">
      <w:pPr>
        <w:pStyle w:val="Body"/>
        <w:rPr>
          <w:ins w:id="1107" w:author="Jeff Pitzen" w:date="2025-12-10T12:07:00Z" w16du:dateUtc="2025-12-10T17:07:00Z"/>
          <w:lang w:eastAsia="ja-JP"/>
        </w:rPr>
      </w:pPr>
      <w:del w:id="1108" w:author="Jeff Pitzen" w:date="2025-12-10T12:06:00Z" w16du:dateUtc="2025-12-10T17:06:00Z">
        <w:r w:rsidDel="00352A2D">
          <w:rPr>
            <w:lang w:eastAsia="ja-JP"/>
          </w:rPr>
          <w:delText>T</w:delText>
        </w:r>
      </w:del>
      <w:ins w:id="1109" w:author="Jeff Pitzen" w:date="2025-12-10T12:06:00Z" w16du:dateUtc="2025-12-10T17:06:00Z">
        <w:r w:rsidR="00352A2D" w:rsidRPr="00352A2D">
          <w:rPr>
            <w:lang w:eastAsia="ja-JP"/>
          </w:rPr>
          <w:t>PURPOSE: Create a private container registry to store your Docker images</w:t>
        </w:r>
      </w:ins>
      <w:del w:id="1110" w:author="Jeff Pitzen" w:date="2025-12-10T12:06:00Z" w16du:dateUtc="2025-12-10T17:06:00Z">
        <w:r w:rsidDel="00352A2D">
          <w:rPr>
            <w:lang w:eastAsia="ja-JP"/>
          </w:rPr>
          <w:delText>h</w:delText>
        </w:r>
        <w:r w:rsidR="00674A3E" w:rsidDel="00352A2D">
          <w:rPr>
            <w:lang w:eastAsia="ja-JP"/>
          </w:rPr>
          <w:delText>e following table summarizes</w:delText>
        </w:r>
        <w:r w:rsidDel="00352A2D">
          <w:rPr>
            <w:lang w:eastAsia="ja-JP"/>
          </w:rPr>
          <w:delText xml:space="preserve"> the </w:delText>
        </w:r>
        <w:r w:rsidR="00F72742" w:rsidDel="00352A2D">
          <w:rPr>
            <w:lang w:eastAsia="ja-JP"/>
          </w:rPr>
          <w:delText>general</w:delText>
        </w:r>
        <w:r w:rsidDel="00352A2D">
          <w:rPr>
            <w:lang w:eastAsia="ja-JP"/>
          </w:rPr>
          <w:delText xml:space="preserve"> status of containerization </w:delText>
        </w:r>
        <w:r w:rsidR="00182E9E" w:rsidDel="00352A2D">
          <w:rPr>
            <w:lang w:eastAsia="ja-JP"/>
          </w:rPr>
          <w:delText>for various</w:delText>
        </w:r>
        <w:r w:rsidDel="00352A2D">
          <w:rPr>
            <w:lang w:eastAsia="ja-JP"/>
          </w:rPr>
          <w:delText xml:space="preserve"> ZL </w:delText>
        </w:r>
        <w:r w:rsidR="00182E9E" w:rsidDel="00352A2D">
          <w:rPr>
            <w:lang w:eastAsia="ja-JP"/>
          </w:rPr>
          <w:delText>processes and modules</w:delText>
        </w:r>
        <w:r w:rsidDel="00352A2D">
          <w:rPr>
            <w:lang w:eastAsia="ja-JP"/>
          </w:rPr>
          <w:delText xml:space="preserve"> </w:delText>
        </w:r>
        <w:r w:rsidR="006243CD" w:rsidDel="00352A2D">
          <w:rPr>
            <w:lang w:eastAsia="ja-JP"/>
          </w:rPr>
          <w:delText>as of the release of ZL UA 11.1:</w:delText>
        </w:r>
      </w:del>
    </w:p>
    <w:tbl>
      <w:tblPr>
        <w:tblStyle w:val="TableGrid"/>
        <w:tblW w:w="0" w:type="auto"/>
        <w:tblInd w:w="720" w:type="dxa"/>
        <w:tblLook w:val="04A0" w:firstRow="1" w:lastRow="0" w:firstColumn="1" w:lastColumn="0" w:noHBand="0" w:noVBand="1"/>
      </w:tblPr>
      <w:tblGrid>
        <w:gridCol w:w="3995"/>
        <w:gridCol w:w="6075"/>
        <w:tblGridChange w:id="1111">
          <w:tblGrid>
            <w:gridCol w:w="3995"/>
            <w:gridCol w:w="6075"/>
          </w:tblGrid>
        </w:tblGridChange>
      </w:tblGrid>
      <w:tr w:rsidR="00C42A0A" w14:paraId="35D292E0" w14:textId="77777777" w:rsidTr="007C3D79">
        <w:trPr>
          <w:ins w:id="1112" w:author="Jeff Pitzen" w:date="2025-12-10T12:07:00Z" w16du:dateUtc="2025-12-10T17:07:00Z"/>
        </w:trPr>
        <w:tc>
          <w:tcPr>
            <w:tcW w:w="10070" w:type="dxa"/>
            <w:gridSpan w:val="2"/>
            <w:shd w:val="clear" w:color="auto" w:fill="BFBFBF" w:themeFill="background1" w:themeFillShade="BF"/>
          </w:tcPr>
          <w:p w14:paraId="601F8F8A" w14:textId="77777777" w:rsidR="00C42A0A" w:rsidRDefault="00C42A0A" w:rsidP="007C3D79">
            <w:pPr>
              <w:pStyle w:val="BodyText"/>
              <w:ind w:left="0"/>
              <w:rPr>
                <w:ins w:id="1113" w:author="Jeff Pitzen" w:date="2025-12-10T12:07:00Z" w16du:dateUtc="2025-12-10T17:07:00Z"/>
              </w:rPr>
            </w:pPr>
            <w:ins w:id="1114" w:author="Jeff Pitzen" w:date="2025-12-10T12:07:00Z" w16du:dateUtc="2025-12-10T17:07:00Z">
              <w:r w:rsidRPr="00D06073">
                <w:t>SHELL: All shells (PowerShell, Bash, CMD)</w:t>
              </w:r>
            </w:ins>
          </w:p>
        </w:tc>
      </w:tr>
      <w:tr w:rsidR="00C42A0A" w14:paraId="36B141B2" w14:textId="77777777" w:rsidTr="00D6245D">
        <w:tblPrEx>
          <w:tblW w:w="0" w:type="auto"/>
          <w:tblInd w:w="720" w:type="dxa"/>
          <w:tblPrExChange w:id="1115" w:author="Jeff Pitzen" w:date="2025-12-10T12:16:00Z" w16du:dateUtc="2025-12-10T17:16:00Z">
            <w:tblPrEx>
              <w:tblW w:w="0" w:type="auto"/>
              <w:tblInd w:w="720" w:type="dxa"/>
            </w:tblPrEx>
          </w:tblPrExChange>
        </w:tblPrEx>
        <w:trPr>
          <w:trHeight w:val="3107"/>
          <w:ins w:id="1116" w:author="Jeff Pitzen" w:date="2025-12-10T12:07:00Z" w16du:dateUtc="2025-12-10T17:07:00Z"/>
        </w:trPr>
        <w:tc>
          <w:tcPr>
            <w:tcW w:w="3995" w:type="dxa"/>
            <w:tcPrChange w:id="1117" w:author="Jeff Pitzen" w:date="2025-12-10T12:16:00Z" w16du:dateUtc="2025-12-10T17:16:00Z">
              <w:tcPr>
                <w:tcW w:w="3995" w:type="dxa"/>
              </w:tcPr>
            </w:tcPrChange>
          </w:tcPr>
          <w:p w14:paraId="6A596ADF" w14:textId="4CC13C18" w:rsidR="00C42A0A" w:rsidRDefault="00B76661" w:rsidP="007C3D79">
            <w:pPr>
              <w:pStyle w:val="BodyText"/>
              <w:ind w:left="0"/>
              <w:rPr>
                <w:ins w:id="1118" w:author="Jeff Pitzen" w:date="2025-12-10T12:07:00Z" w16du:dateUtc="2025-12-10T17:07:00Z"/>
              </w:rPr>
            </w:pPr>
            <w:ins w:id="1119" w:author="Jeff Pitzen" w:date="2025-12-10T12:07:00Z" w16du:dateUtc="2025-12-10T17:07:00Z">
              <w:r w:rsidRPr="00B76661">
                <w:t>aws ecr create-repository --repository-name uw1-zlps-ecr-01 --region us-west-1 --image-scanning-configuration scanOnPush=true</w:t>
              </w:r>
            </w:ins>
          </w:p>
        </w:tc>
        <w:tc>
          <w:tcPr>
            <w:tcW w:w="6075" w:type="dxa"/>
            <w:tcPrChange w:id="1120" w:author="Jeff Pitzen" w:date="2025-12-10T12:16:00Z" w16du:dateUtc="2025-12-10T17:16:00Z">
              <w:tcPr>
                <w:tcW w:w="6075" w:type="dxa"/>
              </w:tcPr>
            </w:tcPrChange>
          </w:tcPr>
          <w:p w14:paraId="76AF1B25" w14:textId="7B4A3493" w:rsidR="00C42A0A" w:rsidRDefault="0070027E" w:rsidP="00B76661">
            <w:pPr>
              <w:pStyle w:val="BodyText"/>
              <w:ind w:left="0"/>
              <w:rPr>
                <w:ins w:id="1121" w:author="Jeff Pitzen" w:date="2025-12-10T12:07:00Z" w16du:dateUtc="2025-12-10T17:07:00Z"/>
              </w:rPr>
            </w:pPr>
            <w:ins w:id="1122" w:author="Jeff Pitzen" w:date="2025-12-10T12:08:00Z" w16du:dateUtc="2025-12-10T17:08:00Z">
              <w:r>
                <w:rPr>
                  <w:noProof/>
                  <w:sz w:val="18"/>
                  <w:szCs w:val="20"/>
                </w:rPr>
                <mc:AlternateContent>
                  <mc:Choice Requires="wps">
                    <w:drawing>
                      <wp:anchor distT="0" distB="0" distL="114300" distR="114300" simplePos="0" relativeHeight="251645952" behindDoc="0" locked="0" layoutInCell="1" allowOverlap="1" wp14:anchorId="48FFBB66" wp14:editId="755252D6">
                        <wp:simplePos x="0" y="0"/>
                        <wp:positionH relativeFrom="column">
                          <wp:posOffset>-1946</wp:posOffset>
                        </wp:positionH>
                        <wp:positionV relativeFrom="paragraph">
                          <wp:posOffset>42652</wp:posOffset>
                        </wp:positionV>
                        <wp:extent cx="3740728" cy="1888177"/>
                        <wp:effectExtent l="0" t="0" r="12700" b="17145"/>
                        <wp:wrapNone/>
                        <wp:docPr id="1535908583" name="Rectangle 10"/>
                        <wp:cNvGraphicFramePr/>
                        <a:graphic xmlns:a="http://schemas.openxmlformats.org/drawingml/2006/main">
                          <a:graphicData uri="http://schemas.microsoft.com/office/word/2010/wordprocessingShape">
                            <wps:wsp>
                              <wps:cNvSpPr/>
                              <wps:spPr>
                                <a:xfrm>
                                  <a:off x="0" y="0"/>
                                  <a:ext cx="3740728" cy="1888177"/>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01F8154" w14:textId="77777777" w:rsidR="0070027E" w:rsidRPr="00D6245D" w:rsidRDefault="0070027E" w:rsidP="0070027E">
                                    <w:pPr>
                                      <w:pStyle w:val="BodyText"/>
                                      <w:ind w:left="0"/>
                                      <w:rPr>
                                        <w:ins w:id="1123" w:author="Jeff Pitzen" w:date="2025-12-10T12:08:00Z" w16du:dateUtc="2025-12-10T17:08:00Z"/>
                                        <w:color w:val="000000" w:themeColor="text1"/>
                                        <w:sz w:val="14"/>
                                        <w:szCs w:val="16"/>
                                        <w:rPrChange w:id="1124" w:author="Jeff Pitzen" w:date="2025-12-10T12:16:00Z" w16du:dateUtc="2025-12-10T17:16:00Z">
                                          <w:rPr>
                                            <w:ins w:id="1125" w:author="Jeff Pitzen" w:date="2025-12-10T12:08:00Z" w16du:dateUtc="2025-12-10T17:08:00Z"/>
                                          </w:rPr>
                                        </w:rPrChange>
                                      </w:rPr>
                                    </w:pPr>
                                    <w:ins w:id="1126" w:author="Jeff Pitzen" w:date="2025-12-10T12:08:00Z" w16du:dateUtc="2025-12-10T17:08:00Z">
                                      <w:r w:rsidRPr="00D6245D">
                                        <w:rPr>
                                          <w:color w:val="000000" w:themeColor="text1"/>
                                          <w:sz w:val="14"/>
                                          <w:szCs w:val="16"/>
                                          <w:rPrChange w:id="1127" w:author="Jeff Pitzen" w:date="2025-12-10T12:16:00Z" w16du:dateUtc="2025-12-10T17:16:00Z">
                                            <w:rPr/>
                                          </w:rPrChange>
                                        </w:rPr>
                                        <w:t>OUTPUT:</w:t>
                                      </w:r>
                                    </w:ins>
                                  </w:p>
                                  <w:p w14:paraId="73B1318E" w14:textId="77777777" w:rsidR="0070027E" w:rsidRPr="00D6245D" w:rsidRDefault="0070027E" w:rsidP="0070027E">
                                    <w:pPr>
                                      <w:pStyle w:val="BodyText"/>
                                      <w:ind w:left="0"/>
                                      <w:rPr>
                                        <w:ins w:id="1128" w:author="Jeff Pitzen" w:date="2025-12-10T12:08:00Z" w16du:dateUtc="2025-12-10T17:08:00Z"/>
                                        <w:color w:val="000000" w:themeColor="text1"/>
                                        <w:sz w:val="14"/>
                                        <w:szCs w:val="16"/>
                                        <w:rPrChange w:id="1129" w:author="Jeff Pitzen" w:date="2025-12-10T12:16:00Z" w16du:dateUtc="2025-12-10T17:16:00Z">
                                          <w:rPr>
                                            <w:ins w:id="1130" w:author="Jeff Pitzen" w:date="2025-12-10T12:08:00Z" w16du:dateUtc="2025-12-10T17:08:00Z"/>
                                          </w:rPr>
                                        </w:rPrChange>
                                      </w:rPr>
                                    </w:pPr>
                                    <w:ins w:id="1131" w:author="Jeff Pitzen" w:date="2025-12-10T12:08:00Z" w16du:dateUtc="2025-12-10T17:08:00Z">
                                      <w:r w:rsidRPr="00D6245D">
                                        <w:rPr>
                                          <w:color w:val="000000" w:themeColor="text1"/>
                                          <w:sz w:val="14"/>
                                          <w:szCs w:val="16"/>
                                          <w:rPrChange w:id="1132" w:author="Jeff Pitzen" w:date="2025-12-10T12:16:00Z" w16du:dateUtc="2025-12-10T17:16:00Z">
                                            <w:rPr/>
                                          </w:rPrChange>
                                        </w:rPr>
                                        <w:t>{</w:t>
                                      </w:r>
                                    </w:ins>
                                  </w:p>
                                  <w:p w14:paraId="6FC6FDB5" w14:textId="77777777" w:rsidR="0070027E" w:rsidRPr="00D6245D" w:rsidRDefault="0070027E" w:rsidP="0070027E">
                                    <w:pPr>
                                      <w:pStyle w:val="BodyText"/>
                                      <w:ind w:left="0"/>
                                      <w:rPr>
                                        <w:ins w:id="1133" w:author="Jeff Pitzen" w:date="2025-12-10T12:08:00Z" w16du:dateUtc="2025-12-10T17:08:00Z"/>
                                        <w:color w:val="000000" w:themeColor="text1"/>
                                        <w:sz w:val="14"/>
                                        <w:szCs w:val="16"/>
                                        <w:rPrChange w:id="1134" w:author="Jeff Pitzen" w:date="2025-12-10T12:16:00Z" w16du:dateUtc="2025-12-10T17:16:00Z">
                                          <w:rPr>
                                            <w:ins w:id="1135" w:author="Jeff Pitzen" w:date="2025-12-10T12:08:00Z" w16du:dateUtc="2025-12-10T17:08:00Z"/>
                                          </w:rPr>
                                        </w:rPrChange>
                                      </w:rPr>
                                    </w:pPr>
                                    <w:ins w:id="1136" w:author="Jeff Pitzen" w:date="2025-12-10T12:08:00Z" w16du:dateUtc="2025-12-10T17:08:00Z">
                                      <w:r w:rsidRPr="00D6245D">
                                        <w:rPr>
                                          <w:color w:val="000000" w:themeColor="text1"/>
                                          <w:sz w:val="14"/>
                                          <w:szCs w:val="16"/>
                                          <w:rPrChange w:id="1137" w:author="Jeff Pitzen" w:date="2025-12-10T12:16:00Z" w16du:dateUtc="2025-12-10T17:16:00Z">
                                            <w:rPr/>
                                          </w:rPrChange>
                                        </w:rPr>
                                        <w:t xml:space="preserve">    "repository": {</w:t>
                                      </w:r>
                                    </w:ins>
                                  </w:p>
                                  <w:p w14:paraId="400002F6" w14:textId="77777777" w:rsidR="0070027E" w:rsidRPr="00D6245D" w:rsidRDefault="0070027E" w:rsidP="0070027E">
                                    <w:pPr>
                                      <w:pStyle w:val="BodyText"/>
                                      <w:ind w:left="0"/>
                                      <w:rPr>
                                        <w:ins w:id="1138" w:author="Jeff Pitzen" w:date="2025-12-10T12:08:00Z" w16du:dateUtc="2025-12-10T17:08:00Z"/>
                                        <w:color w:val="000000" w:themeColor="text1"/>
                                        <w:sz w:val="14"/>
                                        <w:szCs w:val="16"/>
                                        <w:rPrChange w:id="1139" w:author="Jeff Pitzen" w:date="2025-12-10T12:16:00Z" w16du:dateUtc="2025-12-10T17:16:00Z">
                                          <w:rPr>
                                            <w:ins w:id="1140" w:author="Jeff Pitzen" w:date="2025-12-10T12:08:00Z" w16du:dateUtc="2025-12-10T17:08:00Z"/>
                                          </w:rPr>
                                        </w:rPrChange>
                                      </w:rPr>
                                    </w:pPr>
                                    <w:ins w:id="1141" w:author="Jeff Pitzen" w:date="2025-12-10T12:08:00Z" w16du:dateUtc="2025-12-10T17:08:00Z">
                                      <w:r w:rsidRPr="00D6245D">
                                        <w:rPr>
                                          <w:color w:val="000000" w:themeColor="text1"/>
                                          <w:sz w:val="14"/>
                                          <w:szCs w:val="16"/>
                                          <w:rPrChange w:id="1142" w:author="Jeff Pitzen" w:date="2025-12-10T12:16:00Z" w16du:dateUtc="2025-12-10T17:16:00Z">
                                            <w:rPr/>
                                          </w:rPrChange>
                                        </w:rPr>
                                        <w:t xml:space="preserve">        "repositoryArn": "</w:t>
                                      </w:r>
                                      <w:proofErr w:type="gramStart"/>
                                      <w:r w:rsidRPr="00D6245D">
                                        <w:rPr>
                                          <w:color w:val="000000" w:themeColor="text1"/>
                                          <w:sz w:val="14"/>
                                          <w:szCs w:val="16"/>
                                          <w:rPrChange w:id="1143" w:author="Jeff Pitzen" w:date="2025-12-10T12:16:00Z" w16du:dateUtc="2025-12-10T17:16:00Z">
                                            <w:rPr/>
                                          </w:rPrChange>
                                        </w:rPr>
                                        <w:t>arn:aws</w:t>
                                      </w:r>
                                      <w:proofErr w:type="gramEnd"/>
                                      <w:r w:rsidRPr="00D6245D">
                                        <w:rPr>
                                          <w:color w:val="000000" w:themeColor="text1"/>
                                          <w:sz w:val="14"/>
                                          <w:szCs w:val="16"/>
                                          <w:rPrChange w:id="1144" w:author="Jeff Pitzen" w:date="2025-12-10T12:16:00Z" w16du:dateUtc="2025-12-10T17:16:00Z">
                                            <w:rPr/>
                                          </w:rPrChange>
                                        </w:rPr>
                                        <w:t>:ecr:us-west-</w:t>
                                      </w:r>
                                      <w:proofErr w:type="gramStart"/>
                                      <w:r w:rsidRPr="00D6245D">
                                        <w:rPr>
                                          <w:color w:val="000000" w:themeColor="text1"/>
                                          <w:sz w:val="14"/>
                                          <w:szCs w:val="16"/>
                                          <w:rPrChange w:id="1145" w:author="Jeff Pitzen" w:date="2025-12-10T12:16:00Z" w16du:dateUtc="2025-12-10T17:16:00Z">
                                            <w:rPr/>
                                          </w:rPrChange>
                                        </w:rPr>
                                        <w:t>1:995553364920:repository</w:t>
                                      </w:r>
                                      <w:proofErr w:type="gramEnd"/>
                                      <w:r w:rsidRPr="00D6245D">
                                        <w:rPr>
                                          <w:color w:val="000000" w:themeColor="text1"/>
                                          <w:sz w:val="14"/>
                                          <w:szCs w:val="16"/>
                                          <w:rPrChange w:id="1146" w:author="Jeff Pitzen" w:date="2025-12-10T12:16:00Z" w16du:dateUtc="2025-12-10T17:16:00Z">
                                            <w:rPr/>
                                          </w:rPrChange>
                                        </w:rPr>
                                        <w:t>/uw1-zlps-ecr-01",</w:t>
                                      </w:r>
                                    </w:ins>
                                  </w:p>
                                  <w:p w14:paraId="5B7E7B18" w14:textId="77777777" w:rsidR="0070027E" w:rsidRPr="00D6245D" w:rsidRDefault="0070027E" w:rsidP="0070027E">
                                    <w:pPr>
                                      <w:pStyle w:val="BodyText"/>
                                      <w:ind w:left="0"/>
                                      <w:rPr>
                                        <w:ins w:id="1147" w:author="Jeff Pitzen" w:date="2025-12-10T12:08:00Z" w16du:dateUtc="2025-12-10T17:08:00Z"/>
                                        <w:color w:val="000000" w:themeColor="text1"/>
                                        <w:sz w:val="14"/>
                                        <w:szCs w:val="16"/>
                                        <w:rPrChange w:id="1148" w:author="Jeff Pitzen" w:date="2025-12-10T12:16:00Z" w16du:dateUtc="2025-12-10T17:16:00Z">
                                          <w:rPr>
                                            <w:ins w:id="1149" w:author="Jeff Pitzen" w:date="2025-12-10T12:08:00Z" w16du:dateUtc="2025-12-10T17:08:00Z"/>
                                          </w:rPr>
                                        </w:rPrChange>
                                      </w:rPr>
                                    </w:pPr>
                                    <w:ins w:id="1150" w:author="Jeff Pitzen" w:date="2025-12-10T12:08:00Z" w16du:dateUtc="2025-12-10T17:08:00Z">
                                      <w:r w:rsidRPr="00D6245D">
                                        <w:rPr>
                                          <w:color w:val="000000" w:themeColor="text1"/>
                                          <w:sz w:val="14"/>
                                          <w:szCs w:val="16"/>
                                          <w:rPrChange w:id="1151" w:author="Jeff Pitzen" w:date="2025-12-10T12:16:00Z" w16du:dateUtc="2025-12-10T17:16:00Z">
                                            <w:rPr/>
                                          </w:rPrChange>
                                        </w:rPr>
                                        <w:t xml:space="preserve">        "repositoryUri": "995553364920.dkr.ecr.us-west-1.amazonaws.com/uw1-zlps-ecr-01",</w:t>
                                      </w:r>
                                    </w:ins>
                                  </w:p>
                                  <w:p w14:paraId="1E453EDB" w14:textId="77777777" w:rsidR="0070027E" w:rsidRPr="00D6245D" w:rsidRDefault="0070027E" w:rsidP="0070027E">
                                    <w:pPr>
                                      <w:pStyle w:val="BodyText"/>
                                      <w:ind w:left="0"/>
                                      <w:rPr>
                                        <w:ins w:id="1152" w:author="Jeff Pitzen" w:date="2025-12-10T12:08:00Z" w16du:dateUtc="2025-12-10T17:08:00Z"/>
                                        <w:color w:val="000000" w:themeColor="text1"/>
                                        <w:sz w:val="14"/>
                                        <w:szCs w:val="16"/>
                                        <w:rPrChange w:id="1153" w:author="Jeff Pitzen" w:date="2025-12-10T12:16:00Z" w16du:dateUtc="2025-12-10T17:16:00Z">
                                          <w:rPr>
                                            <w:ins w:id="1154" w:author="Jeff Pitzen" w:date="2025-12-10T12:08:00Z" w16du:dateUtc="2025-12-10T17:08:00Z"/>
                                          </w:rPr>
                                        </w:rPrChange>
                                      </w:rPr>
                                    </w:pPr>
                                    <w:ins w:id="1155" w:author="Jeff Pitzen" w:date="2025-12-10T12:08:00Z" w16du:dateUtc="2025-12-10T17:08:00Z">
                                      <w:r w:rsidRPr="00D6245D">
                                        <w:rPr>
                                          <w:color w:val="000000" w:themeColor="text1"/>
                                          <w:sz w:val="14"/>
                                          <w:szCs w:val="16"/>
                                          <w:rPrChange w:id="1156" w:author="Jeff Pitzen" w:date="2025-12-10T12:16:00Z" w16du:dateUtc="2025-12-10T17:16:00Z">
                                            <w:rPr/>
                                          </w:rPrChange>
                                        </w:rPr>
                                        <w:t xml:space="preserve">        "registryId": "995553364920",</w:t>
                                      </w:r>
                                    </w:ins>
                                  </w:p>
                                  <w:p w14:paraId="61892A0E" w14:textId="77777777" w:rsidR="0070027E" w:rsidRPr="00D6245D" w:rsidRDefault="0070027E" w:rsidP="0070027E">
                                    <w:pPr>
                                      <w:pStyle w:val="BodyText"/>
                                      <w:ind w:left="0"/>
                                      <w:rPr>
                                        <w:ins w:id="1157" w:author="Jeff Pitzen" w:date="2025-12-10T12:08:00Z" w16du:dateUtc="2025-12-10T17:08:00Z"/>
                                        <w:color w:val="000000" w:themeColor="text1"/>
                                        <w:sz w:val="14"/>
                                        <w:szCs w:val="16"/>
                                        <w:rPrChange w:id="1158" w:author="Jeff Pitzen" w:date="2025-12-10T12:16:00Z" w16du:dateUtc="2025-12-10T17:16:00Z">
                                          <w:rPr>
                                            <w:ins w:id="1159" w:author="Jeff Pitzen" w:date="2025-12-10T12:08:00Z" w16du:dateUtc="2025-12-10T17:08:00Z"/>
                                          </w:rPr>
                                        </w:rPrChange>
                                      </w:rPr>
                                    </w:pPr>
                                    <w:ins w:id="1160" w:author="Jeff Pitzen" w:date="2025-12-10T12:08:00Z" w16du:dateUtc="2025-12-10T17:08:00Z">
                                      <w:r w:rsidRPr="00D6245D">
                                        <w:rPr>
                                          <w:color w:val="000000" w:themeColor="text1"/>
                                          <w:sz w:val="14"/>
                                          <w:szCs w:val="16"/>
                                          <w:rPrChange w:id="1161" w:author="Jeff Pitzen" w:date="2025-12-10T12:16:00Z" w16du:dateUtc="2025-12-10T17:16:00Z">
                                            <w:rPr/>
                                          </w:rPrChange>
                                        </w:rPr>
                                        <w:t xml:space="preserve">        "repositoryName": "uw1-zlps-ecr-01"</w:t>
                                      </w:r>
                                    </w:ins>
                                  </w:p>
                                  <w:p w14:paraId="661F3466" w14:textId="77777777" w:rsidR="0070027E" w:rsidRPr="00D6245D" w:rsidRDefault="0070027E" w:rsidP="0070027E">
                                    <w:pPr>
                                      <w:pStyle w:val="BodyText"/>
                                      <w:ind w:left="0"/>
                                      <w:rPr>
                                        <w:ins w:id="1162" w:author="Jeff Pitzen" w:date="2025-12-10T12:08:00Z" w16du:dateUtc="2025-12-10T17:08:00Z"/>
                                        <w:color w:val="000000" w:themeColor="text1"/>
                                        <w:sz w:val="14"/>
                                        <w:szCs w:val="16"/>
                                        <w:rPrChange w:id="1163" w:author="Jeff Pitzen" w:date="2025-12-10T12:16:00Z" w16du:dateUtc="2025-12-10T17:16:00Z">
                                          <w:rPr>
                                            <w:ins w:id="1164" w:author="Jeff Pitzen" w:date="2025-12-10T12:08:00Z" w16du:dateUtc="2025-12-10T17:08:00Z"/>
                                          </w:rPr>
                                        </w:rPrChange>
                                      </w:rPr>
                                    </w:pPr>
                                    <w:ins w:id="1165" w:author="Jeff Pitzen" w:date="2025-12-10T12:08:00Z" w16du:dateUtc="2025-12-10T17:08:00Z">
                                      <w:r w:rsidRPr="00D6245D">
                                        <w:rPr>
                                          <w:color w:val="000000" w:themeColor="text1"/>
                                          <w:sz w:val="14"/>
                                          <w:szCs w:val="16"/>
                                          <w:rPrChange w:id="1166" w:author="Jeff Pitzen" w:date="2025-12-10T12:16:00Z" w16du:dateUtc="2025-12-10T17:16:00Z">
                                            <w:rPr/>
                                          </w:rPrChange>
                                        </w:rPr>
                                        <w:t xml:space="preserve">    }</w:t>
                                      </w:r>
                                    </w:ins>
                                  </w:p>
                                  <w:p w14:paraId="177616F2" w14:textId="562A1AAC" w:rsidR="0070027E" w:rsidRPr="007C3D79" w:rsidRDefault="0070027E" w:rsidP="0070027E">
                                    <w:pPr>
                                      <w:ind w:left="0"/>
                                      <w:rPr>
                                        <w:color w:val="000000" w:themeColor="text1"/>
                                        <w:sz w:val="16"/>
                                        <w:szCs w:val="16"/>
                                      </w:rPr>
                                    </w:pPr>
                                    <w:ins w:id="1167" w:author="Jeff Pitzen" w:date="2025-12-10T12:08:00Z" w16du:dateUtc="2025-12-10T17:08:00Z">
                                      <w:r>
                                        <w:t>}</w:t>
                                      </w:r>
                                    </w:ins>
                                    <w:del w:id="1168" w:author="Jeff Pitzen" w:date="2025-12-10T12:08:00Z" w16du:dateUtc="2025-12-10T17:08:00Z">
                                      <w:r w:rsidRPr="007C3D79" w:rsidDel="0070027E">
                                        <w:rPr>
                                          <w:color w:val="000000" w:themeColor="text1"/>
                                          <w:sz w:val="16"/>
                                          <w:szCs w:val="16"/>
                                        </w:rPr>
                                        <w:delText>{  "Effect": "Allow",  "Principal": {    "Federated": "arn:aws:iam::995553364920:oidc-provider/oidc.eks.us-west-1.amazonaws.com/id/C0CA93DEA5736D0F19AC427D5A0A123E"  },  "Action": "sts:AssumeRoleWithWebIdentity",  "Condition": {    "StringEquals": {      "oidc.eks.us-west-1.amazonaws.com/id/C0CA93DEA5736D0F19AC427D5A0A123E:sub": "system:serviceaccount:kube-system:ebs-csi-controller-sa"    }  }}</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BB66" id="_x0000_s1028" style="position:absolute;margin-left:-.15pt;margin-top:3.35pt;width:294.55pt;height:148.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" fillcolor="#b8cce4 [1300]" strokecolor="#0a121c [484]" strokeweight="2pt">
                        <v:fill color2="#b8cce4 [1300]" rotate="t" colors="0 #687687;.5 #98abc3;1 #b5cce8" focus="100%" type="gradient"/>
                        <v:textbox>
                          <w:txbxContent>
                            <w:p w14:paraId="201F8154" w14:textId="77777777" w:rsidR="0070027E" w:rsidRPr="00D6245D" w:rsidRDefault="0070027E" w:rsidP="0070027E">
                              <w:pPr>
                                <w:pStyle w:val="BodyText"/>
                                <w:ind w:left="0"/>
                                <w:rPr>
                                  <w:ins w:id="1169" w:author="Jeff Pitzen" w:date="2025-12-10T12:08:00Z" w16du:dateUtc="2025-12-10T17:08:00Z"/>
                                  <w:color w:val="000000" w:themeColor="text1"/>
                                  <w:sz w:val="14"/>
                                  <w:szCs w:val="16"/>
                                  <w:rPrChange w:id="1170" w:author="Jeff Pitzen" w:date="2025-12-10T12:16:00Z" w16du:dateUtc="2025-12-10T17:16:00Z">
                                    <w:rPr>
                                      <w:ins w:id="1171" w:author="Jeff Pitzen" w:date="2025-12-10T12:08:00Z" w16du:dateUtc="2025-12-10T17:08:00Z"/>
                                    </w:rPr>
                                  </w:rPrChange>
                                </w:rPr>
                              </w:pPr>
                              <w:ins w:id="1172" w:author="Jeff Pitzen" w:date="2025-12-10T12:08:00Z" w16du:dateUtc="2025-12-10T17:08:00Z">
                                <w:r w:rsidRPr="00D6245D">
                                  <w:rPr>
                                    <w:color w:val="000000" w:themeColor="text1"/>
                                    <w:sz w:val="14"/>
                                    <w:szCs w:val="16"/>
                                    <w:rPrChange w:id="1173" w:author="Jeff Pitzen" w:date="2025-12-10T12:16:00Z" w16du:dateUtc="2025-12-10T17:16:00Z">
                                      <w:rPr/>
                                    </w:rPrChange>
                                  </w:rPr>
                                  <w:t>OUTPUT:</w:t>
                                </w:r>
                              </w:ins>
                            </w:p>
                            <w:p w14:paraId="73B1318E" w14:textId="77777777" w:rsidR="0070027E" w:rsidRPr="00D6245D" w:rsidRDefault="0070027E" w:rsidP="0070027E">
                              <w:pPr>
                                <w:pStyle w:val="BodyText"/>
                                <w:ind w:left="0"/>
                                <w:rPr>
                                  <w:ins w:id="1174" w:author="Jeff Pitzen" w:date="2025-12-10T12:08:00Z" w16du:dateUtc="2025-12-10T17:08:00Z"/>
                                  <w:color w:val="000000" w:themeColor="text1"/>
                                  <w:sz w:val="14"/>
                                  <w:szCs w:val="16"/>
                                  <w:rPrChange w:id="1175" w:author="Jeff Pitzen" w:date="2025-12-10T12:16:00Z" w16du:dateUtc="2025-12-10T17:16:00Z">
                                    <w:rPr>
                                      <w:ins w:id="1176" w:author="Jeff Pitzen" w:date="2025-12-10T12:08:00Z" w16du:dateUtc="2025-12-10T17:08:00Z"/>
                                    </w:rPr>
                                  </w:rPrChange>
                                </w:rPr>
                              </w:pPr>
                              <w:ins w:id="1177" w:author="Jeff Pitzen" w:date="2025-12-10T12:08:00Z" w16du:dateUtc="2025-12-10T17:08:00Z">
                                <w:r w:rsidRPr="00D6245D">
                                  <w:rPr>
                                    <w:color w:val="000000" w:themeColor="text1"/>
                                    <w:sz w:val="14"/>
                                    <w:szCs w:val="16"/>
                                    <w:rPrChange w:id="1178" w:author="Jeff Pitzen" w:date="2025-12-10T12:16:00Z" w16du:dateUtc="2025-12-10T17:16:00Z">
                                      <w:rPr/>
                                    </w:rPrChange>
                                  </w:rPr>
                                  <w:t>{</w:t>
                                </w:r>
                              </w:ins>
                            </w:p>
                            <w:p w14:paraId="6FC6FDB5" w14:textId="77777777" w:rsidR="0070027E" w:rsidRPr="00D6245D" w:rsidRDefault="0070027E" w:rsidP="0070027E">
                              <w:pPr>
                                <w:pStyle w:val="BodyText"/>
                                <w:ind w:left="0"/>
                                <w:rPr>
                                  <w:ins w:id="1179" w:author="Jeff Pitzen" w:date="2025-12-10T12:08:00Z" w16du:dateUtc="2025-12-10T17:08:00Z"/>
                                  <w:color w:val="000000" w:themeColor="text1"/>
                                  <w:sz w:val="14"/>
                                  <w:szCs w:val="16"/>
                                  <w:rPrChange w:id="1180" w:author="Jeff Pitzen" w:date="2025-12-10T12:16:00Z" w16du:dateUtc="2025-12-10T17:16:00Z">
                                    <w:rPr>
                                      <w:ins w:id="1181" w:author="Jeff Pitzen" w:date="2025-12-10T12:08:00Z" w16du:dateUtc="2025-12-10T17:08:00Z"/>
                                    </w:rPr>
                                  </w:rPrChange>
                                </w:rPr>
                              </w:pPr>
                              <w:ins w:id="1182" w:author="Jeff Pitzen" w:date="2025-12-10T12:08:00Z" w16du:dateUtc="2025-12-10T17:08:00Z">
                                <w:r w:rsidRPr="00D6245D">
                                  <w:rPr>
                                    <w:color w:val="000000" w:themeColor="text1"/>
                                    <w:sz w:val="14"/>
                                    <w:szCs w:val="16"/>
                                    <w:rPrChange w:id="1183" w:author="Jeff Pitzen" w:date="2025-12-10T12:16:00Z" w16du:dateUtc="2025-12-10T17:16:00Z">
                                      <w:rPr/>
                                    </w:rPrChange>
                                  </w:rPr>
                                  <w:t xml:space="preserve">    "repository": {</w:t>
                                </w:r>
                              </w:ins>
                            </w:p>
                            <w:p w14:paraId="400002F6" w14:textId="77777777" w:rsidR="0070027E" w:rsidRPr="00D6245D" w:rsidRDefault="0070027E" w:rsidP="0070027E">
                              <w:pPr>
                                <w:pStyle w:val="BodyText"/>
                                <w:ind w:left="0"/>
                                <w:rPr>
                                  <w:ins w:id="1184" w:author="Jeff Pitzen" w:date="2025-12-10T12:08:00Z" w16du:dateUtc="2025-12-10T17:08:00Z"/>
                                  <w:color w:val="000000" w:themeColor="text1"/>
                                  <w:sz w:val="14"/>
                                  <w:szCs w:val="16"/>
                                  <w:rPrChange w:id="1185" w:author="Jeff Pitzen" w:date="2025-12-10T12:16:00Z" w16du:dateUtc="2025-12-10T17:16:00Z">
                                    <w:rPr>
                                      <w:ins w:id="1186" w:author="Jeff Pitzen" w:date="2025-12-10T12:08:00Z" w16du:dateUtc="2025-12-10T17:08:00Z"/>
                                    </w:rPr>
                                  </w:rPrChange>
                                </w:rPr>
                              </w:pPr>
                              <w:ins w:id="1187" w:author="Jeff Pitzen" w:date="2025-12-10T12:08:00Z" w16du:dateUtc="2025-12-10T17:08:00Z">
                                <w:r w:rsidRPr="00D6245D">
                                  <w:rPr>
                                    <w:color w:val="000000" w:themeColor="text1"/>
                                    <w:sz w:val="14"/>
                                    <w:szCs w:val="16"/>
                                    <w:rPrChange w:id="1188" w:author="Jeff Pitzen" w:date="2025-12-10T12:16:00Z" w16du:dateUtc="2025-12-10T17:16:00Z">
                                      <w:rPr/>
                                    </w:rPrChange>
                                  </w:rPr>
                                  <w:t xml:space="preserve">        "repositoryArn": "</w:t>
                                </w:r>
                                <w:proofErr w:type="gramStart"/>
                                <w:r w:rsidRPr="00D6245D">
                                  <w:rPr>
                                    <w:color w:val="000000" w:themeColor="text1"/>
                                    <w:sz w:val="14"/>
                                    <w:szCs w:val="16"/>
                                    <w:rPrChange w:id="1189" w:author="Jeff Pitzen" w:date="2025-12-10T12:16:00Z" w16du:dateUtc="2025-12-10T17:16:00Z">
                                      <w:rPr/>
                                    </w:rPrChange>
                                  </w:rPr>
                                  <w:t>arn:aws</w:t>
                                </w:r>
                                <w:proofErr w:type="gramEnd"/>
                                <w:r w:rsidRPr="00D6245D">
                                  <w:rPr>
                                    <w:color w:val="000000" w:themeColor="text1"/>
                                    <w:sz w:val="14"/>
                                    <w:szCs w:val="16"/>
                                    <w:rPrChange w:id="1190" w:author="Jeff Pitzen" w:date="2025-12-10T12:16:00Z" w16du:dateUtc="2025-12-10T17:16:00Z">
                                      <w:rPr/>
                                    </w:rPrChange>
                                  </w:rPr>
                                  <w:t>:ecr:us-west-</w:t>
                                </w:r>
                                <w:proofErr w:type="gramStart"/>
                                <w:r w:rsidRPr="00D6245D">
                                  <w:rPr>
                                    <w:color w:val="000000" w:themeColor="text1"/>
                                    <w:sz w:val="14"/>
                                    <w:szCs w:val="16"/>
                                    <w:rPrChange w:id="1191" w:author="Jeff Pitzen" w:date="2025-12-10T12:16:00Z" w16du:dateUtc="2025-12-10T17:16:00Z">
                                      <w:rPr/>
                                    </w:rPrChange>
                                  </w:rPr>
                                  <w:t>1:995553364920:repository</w:t>
                                </w:r>
                                <w:proofErr w:type="gramEnd"/>
                                <w:r w:rsidRPr="00D6245D">
                                  <w:rPr>
                                    <w:color w:val="000000" w:themeColor="text1"/>
                                    <w:sz w:val="14"/>
                                    <w:szCs w:val="16"/>
                                    <w:rPrChange w:id="1192" w:author="Jeff Pitzen" w:date="2025-12-10T12:16:00Z" w16du:dateUtc="2025-12-10T17:16:00Z">
                                      <w:rPr/>
                                    </w:rPrChange>
                                  </w:rPr>
                                  <w:t>/uw1-zlps-ecr-01",</w:t>
                                </w:r>
                              </w:ins>
                            </w:p>
                            <w:p w14:paraId="5B7E7B18" w14:textId="77777777" w:rsidR="0070027E" w:rsidRPr="00D6245D" w:rsidRDefault="0070027E" w:rsidP="0070027E">
                              <w:pPr>
                                <w:pStyle w:val="BodyText"/>
                                <w:ind w:left="0"/>
                                <w:rPr>
                                  <w:ins w:id="1193" w:author="Jeff Pitzen" w:date="2025-12-10T12:08:00Z" w16du:dateUtc="2025-12-10T17:08:00Z"/>
                                  <w:color w:val="000000" w:themeColor="text1"/>
                                  <w:sz w:val="14"/>
                                  <w:szCs w:val="16"/>
                                  <w:rPrChange w:id="1194" w:author="Jeff Pitzen" w:date="2025-12-10T12:16:00Z" w16du:dateUtc="2025-12-10T17:16:00Z">
                                    <w:rPr>
                                      <w:ins w:id="1195" w:author="Jeff Pitzen" w:date="2025-12-10T12:08:00Z" w16du:dateUtc="2025-12-10T17:08:00Z"/>
                                    </w:rPr>
                                  </w:rPrChange>
                                </w:rPr>
                              </w:pPr>
                              <w:ins w:id="1196" w:author="Jeff Pitzen" w:date="2025-12-10T12:08:00Z" w16du:dateUtc="2025-12-10T17:08:00Z">
                                <w:r w:rsidRPr="00D6245D">
                                  <w:rPr>
                                    <w:color w:val="000000" w:themeColor="text1"/>
                                    <w:sz w:val="14"/>
                                    <w:szCs w:val="16"/>
                                    <w:rPrChange w:id="1197" w:author="Jeff Pitzen" w:date="2025-12-10T12:16:00Z" w16du:dateUtc="2025-12-10T17:16:00Z">
                                      <w:rPr/>
                                    </w:rPrChange>
                                  </w:rPr>
                                  <w:t xml:space="preserve">        "repositoryUri": "995553364920.dkr.ecr.us-west-1.amazonaws.com/uw1-zlps-ecr-01",</w:t>
                                </w:r>
                              </w:ins>
                            </w:p>
                            <w:p w14:paraId="1E453EDB" w14:textId="77777777" w:rsidR="0070027E" w:rsidRPr="00D6245D" w:rsidRDefault="0070027E" w:rsidP="0070027E">
                              <w:pPr>
                                <w:pStyle w:val="BodyText"/>
                                <w:ind w:left="0"/>
                                <w:rPr>
                                  <w:ins w:id="1198" w:author="Jeff Pitzen" w:date="2025-12-10T12:08:00Z" w16du:dateUtc="2025-12-10T17:08:00Z"/>
                                  <w:color w:val="000000" w:themeColor="text1"/>
                                  <w:sz w:val="14"/>
                                  <w:szCs w:val="16"/>
                                  <w:rPrChange w:id="1199" w:author="Jeff Pitzen" w:date="2025-12-10T12:16:00Z" w16du:dateUtc="2025-12-10T17:16:00Z">
                                    <w:rPr>
                                      <w:ins w:id="1200" w:author="Jeff Pitzen" w:date="2025-12-10T12:08:00Z" w16du:dateUtc="2025-12-10T17:08:00Z"/>
                                    </w:rPr>
                                  </w:rPrChange>
                                </w:rPr>
                              </w:pPr>
                              <w:ins w:id="1201" w:author="Jeff Pitzen" w:date="2025-12-10T12:08:00Z" w16du:dateUtc="2025-12-10T17:08:00Z">
                                <w:r w:rsidRPr="00D6245D">
                                  <w:rPr>
                                    <w:color w:val="000000" w:themeColor="text1"/>
                                    <w:sz w:val="14"/>
                                    <w:szCs w:val="16"/>
                                    <w:rPrChange w:id="1202" w:author="Jeff Pitzen" w:date="2025-12-10T12:16:00Z" w16du:dateUtc="2025-12-10T17:16:00Z">
                                      <w:rPr/>
                                    </w:rPrChange>
                                  </w:rPr>
                                  <w:t xml:space="preserve">        "registryId": "995553364920",</w:t>
                                </w:r>
                              </w:ins>
                            </w:p>
                            <w:p w14:paraId="61892A0E" w14:textId="77777777" w:rsidR="0070027E" w:rsidRPr="00D6245D" w:rsidRDefault="0070027E" w:rsidP="0070027E">
                              <w:pPr>
                                <w:pStyle w:val="BodyText"/>
                                <w:ind w:left="0"/>
                                <w:rPr>
                                  <w:ins w:id="1203" w:author="Jeff Pitzen" w:date="2025-12-10T12:08:00Z" w16du:dateUtc="2025-12-10T17:08:00Z"/>
                                  <w:color w:val="000000" w:themeColor="text1"/>
                                  <w:sz w:val="14"/>
                                  <w:szCs w:val="16"/>
                                  <w:rPrChange w:id="1204" w:author="Jeff Pitzen" w:date="2025-12-10T12:16:00Z" w16du:dateUtc="2025-12-10T17:16:00Z">
                                    <w:rPr>
                                      <w:ins w:id="1205" w:author="Jeff Pitzen" w:date="2025-12-10T12:08:00Z" w16du:dateUtc="2025-12-10T17:08:00Z"/>
                                    </w:rPr>
                                  </w:rPrChange>
                                </w:rPr>
                              </w:pPr>
                              <w:ins w:id="1206" w:author="Jeff Pitzen" w:date="2025-12-10T12:08:00Z" w16du:dateUtc="2025-12-10T17:08:00Z">
                                <w:r w:rsidRPr="00D6245D">
                                  <w:rPr>
                                    <w:color w:val="000000" w:themeColor="text1"/>
                                    <w:sz w:val="14"/>
                                    <w:szCs w:val="16"/>
                                    <w:rPrChange w:id="1207" w:author="Jeff Pitzen" w:date="2025-12-10T12:16:00Z" w16du:dateUtc="2025-12-10T17:16:00Z">
                                      <w:rPr/>
                                    </w:rPrChange>
                                  </w:rPr>
                                  <w:t xml:space="preserve">        "repositoryName": "uw1-zlps-ecr-01"</w:t>
                                </w:r>
                              </w:ins>
                            </w:p>
                            <w:p w14:paraId="661F3466" w14:textId="77777777" w:rsidR="0070027E" w:rsidRPr="00D6245D" w:rsidRDefault="0070027E" w:rsidP="0070027E">
                              <w:pPr>
                                <w:pStyle w:val="BodyText"/>
                                <w:ind w:left="0"/>
                                <w:rPr>
                                  <w:ins w:id="1208" w:author="Jeff Pitzen" w:date="2025-12-10T12:08:00Z" w16du:dateUtc="2025-12-10T17:08:00Z"/>
                                  <w:color w:val="000000" w:themeColor="text1"/>
                                  <w:sz w:val="14"/>
                                  <w:szCs w:val="16"/>
                                  <w:rPrChange w:id="1209" w:author="Jeff Pitzen" w:date="2025-12-10T12:16:00Z" w16du:dateUtc="2025-12-10T17:16:00Z">
                                    <w:rPr>
                                      <w:ins w:id="1210" w:author="Jeff Pitzen" w:date="2025-12-10T12:08:00Z" w16du:dateUtc="2025-12-10T17:08:00Z"/>
                                    </w:rPr>
                                  </w:rPrChange>
                                </w:rPr>
                              </w:pPr>
                              <w:ins w:id="1211" w:author="Jeff Pitzen" w:date="2025-12-10T12:08:00Z" w16du:dateUtc="2025-12-10T17:08:00Z">
                                <w:r w:rsidRPr="00D6245D">
                                  <w:rPr>
                                    <w:color w:val="000000" w:themeColor="text1"/>
                                    <w:sz w:val="14"/>
                                    <w:szCs w:val="16"/>
                                    <w:rPrChange w:id="1212" w:author="Jeff Pitzen" w:date="2025-12-10T12:16:00Z" w16du:dateUtc="2025-12-10T17:16:00Z">
                                      <w:rPr/>
                                    </w:rPrChange>
                                  </w:rPr>
                                  <w:t xml:space="preserve">    }</w:t>
                                </w:r>
                              </w:ins>
                            </w:p>
                            <w:p w14:paraId="177616F2" w14:textId="562A1AAC" w:rsidR="0070027E" w:rsidRPr="007C3D79" w:rsidRDefault="0070027E" w:rsidP="0070027E">
                              <w:pPr>
                                <w:ind w:left="0"/>
                                <w:rPr>
                                  <w:color w:val="000000" w:themeColor="text1"/>
                                  <w:sz w:val="16"/>
                                  <w:szCs w:val="16"/>
                                </w:rPr>
                              </w:pPr>
                              <w:ins w:id="1213" w:author="Jeff Pitzen" w:date="2025-12-10T12:08:00Z" w16du:dateUtc="2025-12-10T17:08:00Z">
                                <w:r>
                                  <w:t>}</w:t>
                                </w:r>
                              </w:ins>
                              <w:del w:id="1214" w:author="Jeff Pitzen" w:date="2025-12-10T12:08:00Z" w16du:dateUtc="2025-12-10T17:08:00Z">
                                <w:r w:rsidRPr="007C3D79" w:rsidDel="0070027E">
                                  <w:rPr>
                                    <w:color w:val="000000" w:themeColor="text1"/>
                                    <w:sz w:val="16"/>
                                    <w:szCs w:val="16"/>
                                  </w:rPr>
                                  <w:delText>{  "Effect": "Allow",  "Principal": {    "Federated": "arn:aws:iam::995553364920:oidc-provider/oidc.eks.us-west-1.amazonaws.com/id/C0CA93DEA5736D0F19AC427D5A0A123E"  },  "Action": "sts:AssumeRoleWithWebIdentity",  "Condition": {    "StringEquals": {      "oidc.eks.us-west-1.amazonaws.com/id/C0CA93DEA5736D0F19AC427D5A0A123E:sub": "system:serviceaccount:kube-system:ebs-csi-controller-sa"    }  }}</w:delText>
                                </w:r>
                              </w:del>
                            </w:p>
                          </w:txbxContent>
                        </v:textbox>
                      </v:rect>
                    </w:pict>
                  </mc:Fallback>
                </mc:AlternateContent>
              </w:r>
            </w:ins>
          </w:p>
        </w:tc>
      </w:tr>
      <w:tr w:rsidR="00C42A0A" w14:paraId="61A2A58B" w14:textId="77777777" w:rsidTr="007C3D79">
        <w:trPr>
          <w:ins w:id="1215" w:author="Jeff Pitzen" w:date="2025-12-10T12:07:00Z" w16du:dateUtc="2025-12-10T17:07:00Z"/>
        </w:trPr>
        <w:tc>
          <w:tcPr>
            <w:tcW w:w="10070" w:type="dxa"/>
            <w:gridSpan w:val="2"/>
          </w:tcPr>
          <w:p w14:paraId="1A858EC5" w14:textId="77777777" w:rsidR="00636004" w:rsidRPr="00E968E9" w:rsidRDefault="00636004" w:rsidP="00636004">
            <w:pPr>
              <w:pStyle w:val="BodyText"/>
              <w:ind w:left="0"/>
              <w:rPr>
                <w:ins w:id="1216" w:author="Jeff Pitzen" w:date="2025-12-10T12:10:00Z" w16du:dateUtc="2025-12-10T17:10:00Z"/>
                <w:b/>
                <w:bCs/>
                <w:sz w:val="14"/>
                <w:szCs w:val="16"/>
                <w:rPrChange w:id="1217" w:author="Jeff Pitzen" w:date="2025-12-10T12:11:00Z" w16du:dateUtc="2025-12-10T17:11:00Z">
                  <w:rPr>
                    <w:ins w:id="1218" w:author="Jeff Pitzen" w:date="2025-12-10T12:10:00Z" w16du:dateUtc="2025-12-10T17:10:00Z"/>
                    <w:sz w:val="18"/>
                    <w:szCs w:val="20"/>
                  </w:rPr>
                </w:rPrChange>
              </w:rPr>
            </w:pPr>
            <w:ins w:id="1219" w:author="Jeff Pitzen" w:date="2025-12-10T12:10:00Z" w16du:dateUtc="2025-12-10T17:10:00Z">
              <w:r w:rsidRPr="00E968E9">
                <w:rPr>
                  <w:b/>
                  <w:bCs/>
                  <w:sz w:val="14"/>
                  <w:szCs w:val="16"/>
                  <w:rPrChange w:id="1220" w:author="Jeff Pitzen" w:date="2025-12-10T12:11:00Z" w16du:dateUtc="2025-12-10T17:11:00Z">
                    <w:rPr>
                      <w:sz w:val="18"/>
                      <w:szCs w:val="20"/>
                    </w:rPr>
                  </w:rPrChange>
                </w:rPr>
                <w:t>EXPLANATION:</w:t>
              </w:r>
            </w:ins>
          </w:p>
          <w:p w14:paraId="10C2EC7F" w14:textId="14B6F885" w:rsidR="00636004" w:rsidRPr="00E968E9" w:rsidRDefault="00636004" w:rsidP="005A0468">
            <w:pPr>
              <w:pStyle w:val="BodyText"/>
              <w:numPr>
                <w:ilvl w:val="0"/>
                <w:numId w:val="28"/>
              </w:numPr>
              <w:rPr>
                <w:ins w:id="1221" w:author="Jeff Pitzen" w:date="2025-12-10T12:10:00Z" w16du:dateUtc="2025-12-10T17:10:00Z"/>
                <w:sz w:val="14"/>
                <w:szCs w:val="16"/>
                <w:rPrChange w:id="1222" w:author="Jeff Pitzen" w:date="2025-12-10T12:11:00Z" w16du:dateUtc="2025-12-10T17:11:00Z">
                  <w:rPr>
                    <w:ins w:id="1223" w:author="Jeff Pitzen" w:date="2025-12-10T12:10:00Z" w16du:dateUtc="2025-12-10T17:10:00Z"/>
                    <w:sz w:val="18"/>
                    <w:szCs w:val="20"/>
                  </w:rPr>
                </w:rPrChange>
              </w:rPr>
              <w:pPrChange w:id="1224" w:author="Jeff Pitzen" w:date="2025-12-10T12:10:00Z" w16du:dateUtc="2025-12-10T17:10:00Z">
                <w:pPr>
                  <w:pStyle w:val="BodyText"/>
                  <w:ind w:left="0"/>
                </w:pPr>
              </w:pPrChange>
            </w:pPr>
            <w:proofErr w:type="gramStart"/>
            <w:ins w:id="1225" w:author="Jeff Pitzen" w:date="2025-12-10T12:10:00Z" w16du:dateUtc="2025-12-10T17:10:00Z">
              <w:r w:rsidRPr="00E968E9">
                <w:rPr>
                  <w:sz w:val="14"/>
                  <w:szCs w:val="16"/>
                  <w:rPrChange w:id="1226" w:author="Jeff Pitzen" w:date="2025-12-10T12:11:00Z" w16du:dateUtc="2025-12-10T17:11:00Z">
                    <w:rPr>
                      <w:sz w:val="18"/>
                      <w:szCs w:val="20"/>
                    </w:rPr>
                  </w:rPrChange>
                </w:rPr>
                <w:t>Creates</w:t>
              </w:r>
              <w:proofErr w:type="gramEnd"/>
              <w:r w:rsidRPr="00E968E9">
                <w:rPr>
                  <w:sz w:val="14"/>
                  <w:szCs w:val="16"/>
                  <w:rPrChange w:id="1227" w:author="Jeff Pitzen" w:date="2025-12-10T12:11:00Z" w16du:dateUtc="2025-12-10T17:11:00Z">
                    <w:rPr>
                      <w:sz w:val="18"/>
                      <w:szCs w:val="20"/>
                    </w:rPr>
                  </w:rPrChange>
                </w:rPr>
                <w:t xml:space="preserve"> a private Docker registry in your AWS account</w:t>
              </w:r>
            </w:ins>
          </w:p>
          <w:p w14:paraId="20F76ED9" w14:textId="4A68CB1A" w:rsidR="00636004" w:rsidRPr="00E968E9" w:rsidRDefault="00636004" w:rsidP="005A0468">
            <w:pPr>
              <w:pStyle w:val="BodyText"/>
              <w:numPr>
                <w:ilvl w:val="0"/>
                <w:numId w:val="28"/>
              </w:numPr>
              <w:rPr>
                <w:ins w:id="1228" w:author="Jeff Pitzen" w:date="2025-12-10T12:10:00Z" w16du:dateUtc="2025-12-10T17:10:00Z"/>
                <w:sz w:val="14"/>
                <w:szCs w:val="16"/>
                <w:rPrChange w:id="1229" w:author="Jeff Pitzen" w:date="2025-12-10T12:11:00Z" w16du:dateUtc="2025-12-10T17:11:00Z">
                  <w:rPr>
                    <w:ins w:id="1230" w:author="Jeff Pitzen" w:date="2025-12-10T12:10:00Z" w16du:dateUtc="2025-12-10T17:10:00Z"/>
                    <w:sz w:val="18"/>
                    <w:szCs w:val="20"/>
                  </w:rPr>
                </w:rPrChange>
              </w:rPr>
              <w:pPrChange w:id="1231" w:author="Jeff Pitzen" w:date="2025-12-10T12:10:00Z" w16du:dateUtc="2025-12-10T17:10:00Z">
                <w:pPr>
                  <w:pStyle w:val="BodyText"/>
                  <w:ind w:left="0"/>
                </w:pPr>
              </w:pPrChange>
            </w:pPr>
            <w:ins w:id="1232" w:author="Jeff Pitzen" w:date="2025-12-10T12:10:00Z" w16du:dateUtc="2025-12-10T17:10:00Z">
              <w:r w:rsidRPr="00E968E9">
                <w:rPr>
                  <w:sz w:val="14"/>
                  <w:szCs w:val="16"/>
                  <w:rPrChange w:id="1233" w:author="Jeff Pitzen" w:date="2025-12-10T12:11:00Z" w16du:dateUtc="2025-12-10T17:11:00Z">
                    <w:rPr>
                      <w:sz w:val="18"/>
                      <w:szCs w:val="20"/>
                    </w:rPr>
                  </w:rPrChange>
                </w:rPr>
                <w:t>`--image-scanning-configuration scanOnPush=true` automatically scans images for vulnerabilities</w:t>
              </w:r>
            </w:ins>
          </w:p>
          <w:p w14:paraId="5464FAEF" w14:textId="4F73335D" w:rsidR="00636004" w:rsidRPr="00E968E9" w:rsidRDefault="00636004" w:rsidP="005A0468">
            <w:pPr>
              <w:pStyle w:val="BodyText"/>
              <w:numPr>
                <w:ilvl w:val="0"/>
                <w:numId w:val="28"/>
              </w:numPr>
              <w:rPr>
                <w:ins w:id="1234" w:author="Jeff Pitzen" w:date="2025-12-10T12:10:00Z" w16du:dateUtc="2025-12-10T17:10:00Z"/>
                <w:sz w:val="14"/>
                <w:szCs w:val="16"/>
                <w:rPrChange w:id="1235" w:author="Jeff Pitzen" w:date="2025-12-10T12:11:00Z" w16du:dateUtc="2025-12-10T17:11:00Z">
                  <w:rPr>
                    <w:ins w:id="1236" w:author="Jeff Pitzen" w:date="2025-12-10T12:10:00Z" w16du:dateUtc="2025-12-10T17:10:00Z"/>
                    <w:sz w:val="18"/>
                    <w:szCs w:val="20"/>
                  </w:rPr>
                </w:rPrChange>
              </w:rPr>
              <w:pPrChange w:id="1237" w:author="Jeff Pitzen" w:date="2025-12-10T12:10:00Z" w16du:dateUtc="2025-12-10T17:10:00Z">
                <w:pPr>
                  <w:pStyle w:val="BodyText"/>
                  <w:ind w:left="0"/>
                </w:pPr>
              </w:pPrChange>
            </w:pPr>
            <w:ins w:id="1238" w:author="Jeff Pitzen" w:date="2025-12-10T12:10:00Z" w16du:dateUtc="2025-12-10T17:10:00Z">
              <w:r w:rsidRPr="00E968E9">
                <w:rPr>
                  <w:sz w:val="14"/>
                  <w:szCs w:val="16"/>
                  <w:rPrChange w:id="1239" w:author="Jeff Pitzen" w:date="2025-12-10T12:11:00Z" w16du:dateUtc="2025-12-10T17:11:00Z">
                    <w:rPr>
                      <w:sz w:val="18"/>
                      <w:szCs w:val="20"/>
                    </w:rPr>
                  </w:rPrChange>
                </w:rPr>
                <w:t>The repositoryUri (995553364920.dkr.ecr.us-west-1.amazonaws.com/uw1-zlps-ecr-01) is used in all deployment YAML files to reference images</w:t>
              </w:r>
            </w:ins>
          </w:p>
          <w:p w14:paraId="40FB91F1" w14:textId="3B8CD368" w:rsidR="00636004" w:rsidRPr="00E968E9" w:rsidRDefault="00636004" w:rsidP="005A0468">
            <w:pPr>
              <w:pStyle w:val="BodyText"/>
              <w:numPr>
                <w:ilvl w:val="0"/>
                <w:numId w:val="28"/>
              </w:numPr>
              <w:rPr>
                <w:ins w:id="1240" w:author="Jeff Pitzen" w:date="2025-12-10T12:10:00Z" w16du:dateUtc="2025-12-10T17:10:00Z"/>
                <w:sz w:val="14"/>
                <w:szCs w:val="16"/>
                <w:rPrChange w:id="1241" w:author="Jeff Pitzen" w:date="2025-12-10T12:11:00Z" w16du:dateUtc="2025-12-10T17:11:00Z">
                  <w:rPr>
                    <w:ins w:id="1242" w:author="Jeff Pitzen" w:date="2025-12-10T12:10:00Z" w16du:dateUtc="2025-12-10T17:10:00Z"/>
                    <w:sz w:val="18"/>
                    <w:szCs w:val="20"/>
                  </w:rPr>
                </w:rPrChange>
              </w:rPr>
              <w:pPrChange w:id="1243" w:author="Jeff Pitzen" w:date="2025-12-10T12:10:00Z" w16du:dateUtc="2025-12-10T17:10:00Z">
                <w:pPr>
                  <w:pStyle w:val="BodyText"/>
                  <w:ind w:left="0"/>
                </w:pPr>
              </w:pPrChange>
            </w:pPr>
            <w:ins w:id="1244" w:author="Jeff Pitzen" w:date="2025-12-10T12:10:00Z" w16du:dateUtc="2025-12-10T17:10:00Z">
              <w:r w:rsidRPr="00E968E9">
                <w:rPr>
                  <w:sz w:val="14"/>
                  <w:szCs w:val="16"/>
                  <w:rPrChange w:id="1245" w:author="Jeff Pitzen" w:date="2025-12-10T12:11:00Z" w16du:dateUtc="2025-12-10T17:11:00Z">
                    <w:rPr>
                      <w:sz w:val="18"/>
                      <w:szCs w:val="20"/>
                    </w:rPr>
                  </w:rPrChange>
                </w:rPr>
                <w:t>Without this repository, you have nowhere to store your application container images</w:t>
              </w:r>
            </w:ins>
          </w:p>
          <w:p w14:paraId="0E1AB2B4" w14:textId="77777777" w:rsidR="00636004" w:rsidRPr="00E968E9" w:rsidRDefault="00636004" w:rsidP="00636004">
            <w:pPr>
              <w:pStyle w:val="BodyText"/>
              <w:ind w:left="0"/>
              <w:rPr>
                <w:ins w:id="1246" w:author="Jeff Pitzen" w:date="2025-12-10T12:10:00Z" w16du:dateUtc="2025-12-10T17:10:00Z"/>
                <w:sz w:val="14"/>
                <w:szCs w:val="16"/>
                <w:rPrChange w:id="1247" w:author="Jeff Pitzen" w:date="2025-12-10T12:11:00Z" w16du:dateUtc="2025-12-10T17:11:00Z">
                  <w:rPr>
                    <w:ins w:id="1248" w:author="Jeff Pitzen" w:date="2025-12-10T12:10:00Z" w16du:dateUtc="2025-12-10T17:10:00Z"/>
                    <w:sz w:val="18"/>
                    <w:szCs w:val="20"/>
                  </w:rPr>
                </w:rPrChange>
              </w:rPr>
            </w:pPr>
          </w:p>
          <w:p w14:paraId="3146694D" w14:textId="77777777" w:rsidR="00636004" w:rsidRPr="00E968E9" w:rsidRDefault="00636004" w:rsidP="00636004">
            <w:pPr>
              <w:pStyle w:val="BodyText"/>
              <w:ind w:left="0"/>
              <w:rPr>
                <w:ins w:id="1249" w:author="Jeff Pitzen" w:date="2025-12-10T12:10:00Z" w16du:dateUtc="2025-12-10T17:10:00Z"/>
                <w:b/>
                <w:bCs/>
                <w:sz w:val="14"/>
                <w:szCs w:val="16"/>
                <w:rPrChange w:id="1250" w:author="Jeff Pitzen" w:date="2025-12-10T12:11:00Z" w16du:dateUtc="2025-12-10T17:11:00Z">
                  <w:rPr>
                    <w:ins w:id="1251" w:author="Jeff Pitzen" w:date="2025-12-10T12:10:00Z" w16du:dateUtc="2025-12-10T17:10:00Z"/>
                    <w:sz w:val="18"/>
                    <w:szCs w:val="20"/>
                  </w:rPr>
                </w:rPrChange>
              </w:rPr>
            </w:pPr>
            <w:ins w:id="1252" w:author="Jeff Pitzen" w:date="2025-12-10T12:10:00Z" w16du:dateUtc="2025-12-10T17:10:00Z">
              <w:r w:rsidRPr="00E968E9">
                <w:rPr>
                  <w:b/>
                  <w:bCs/>
                  <w:sz w:val="14"/>
                  <w:szCs w:val="16"/>
                  <w:rPrChange w:id="1253" w:author="Jeff Pitzen" w:date="2025-12-10T12:11:00Z" w16du:dateUtc="2025-12-10T17:11:00Z">
                    <w:rPr>
                      <w:sz w:val="18"/>
                      <w:szCs w:val="20"/>
                    </w:rPr>
                  </w:rPrChange>
                </w:rPr>
                <w:t>WHY IT'S NEEDED:</w:t>
              </w:r>
            </w:ins>
          </w:p>
          <w:p w14:paraId="75427481" w14:textId="77777777" w:rsidR="00636004" w:rsidRPr="00E968E9" w:rsidRDefault="00636004" w:rsidP="00636004">
            <w:pPr>
              <w:pStyle w:val="BodyText"/>
              <w:ind w:left="0"/>
              <w:rPr>
                <w:ins w:id="1254" w:author="Jeff Pitzen" w:date="2025-12-10T12:10:00Z" w16du:dateUtc="2025-12-10T17:10:00Z"/>
                <w:sz w:val="14"/>
                <w:szCs w:val="16"/>
                <w:rPrChange w:id="1255" w:author="Jeff Pitzen" w:date="2025-12-10T12:11:00Z" w16du:dateUtc="2025-12-10T17:11:00Z">
                  <w:rPr>
                    <w:ins w:id="1256" w:author="Jeff Pitzen" w:date="2025-12-10T12:10:00Z" w16du:dateUtc="2025-12-10T17:10:00Z"/>
                    <w:sz w:val="18"/>
                    <w:szCs w:val="20"/>
                  </w:rPr>
                </w:rPrChange>
              </w:rPr>
            </w:pPr>
            <w:ins w:id="1257" w:author="Jeff Pitzen" w:date="2025-12-10T12:10:00Z" w16du:dateUtc="2025-12-10T17:10:00Z">
              <w:r w:rsidRPr="00E968E9">
                <w:rPr>
                  <w:sz w:val="14"/>
                  <w:szCs w:val="16"/>
                  <w:rPrChange w:id="1258" w:author="Jeff Pitzen" w:date="2025-12-10T12:11:00Z" w16du:dateUtc="2025-12-10T17:11:00Z">
                    <w:rPr>
                      <w:sz w:val="18"/>
                      <w:szCs w:val="20"/>
                    </w:rPr>
                  </w:rPrChange>
                </w:rPr>
                <w:t>EKS pods need to pull container images from somewhere. Public registries like Docker Hub</w:t>
              </w:r>
            </w:ins>
          </w:p>
          <w:p w14:paraId="795150BC" w14:textId="77777777" w:rsidR="00DE2500" w:rsidRDefault="00636004" w:rsidP="00DE2500">
            <w:pPr>
              <w:pStyle w:val="BodyText"/>
              <w:numPr>
                <w:ilvl w:val="0"/>
                <w:numId w:val="29"/>
              </w:numPr>
              <w:rPr>
                <w:ins w:id="1259" w:author="Jeff Pitzen" w:date="2025-12-10T12:14:00Z" w16du:dateUtc="2025-12-10T17:14:00Z"/>
                <w:sz w:val="14"/>
                <w:szCs w:val="16"/>
              </w:rPr>
              <w:pPrChange w:id="1260" w:author="Jeff Pitzen" w:date="2025-12-10T12:14:00Z" w16du:dateUtc="2025-12-10T17:14:00Z">
                <w:pPr>
                  <w:pStyle w:val="BodyText"/>
                  <w:ind w:left="0"/>
                </w:pPr>
              </w:pPrChange>
            </w:pPr>
            <w:ins w:id="1261" w:author="Jeff Pitzen" w:date="2025-12-10T12:10:00Z" w16du:dateUtc="2025-12-10T17:10:00Z">
              <w:r w:rsidRPr="00E968E9">
                <w:rPr>
                  <w:sz w:val="14"/>
                  <w:szCs w:val="16"/>
                  <w:rPrChange w:id="1262" w:author="Jeff Pitzen" w:date="2025-12-10T12:11:00Z" w16du:dateUtc="2025-12-10T17:11:00Z">
                    <w:rPr>
                      <w:sz w:val="18"/>
                      <w:szCs w:val="20"/>
                    </w:rPr>
                  </w:rPrChange>
                </w:rPr>
                <w:t>have rate limits and expose your images publicly. ECR provides:</w:t>
              </w:r>
            </w:ins>
          </w:p>
          <w:p w14:paraId="6CB96FE4" w14:textId="5607839F" w:rsidR="00636004" w:rsidRPr="00E968E9" w:rsidRDefault="00636004" w:rsidP="00DE2500">
            <w:pPr>
              <w:pStyle w:val="BodyText"/>
              <w:numPr>
                <w:ilvl w:val="0"/>
                <w:numId w:val="29"/>
              </w:numPr>
              <w:rPr>
                <w:ins w:id="1263" w:author="Jeff Pitzen" w:date="2025-12-10T12:10:00Z" w16du:dateUtc="2025-12-10T17:10:00Z"/>
                <w:sz w:val="14"/>
                <w:szCs w:val="16"/>
                <w:rPrChange w:id="1264" w:author="Jeff Pitzen" w:date="2025-12-10T12:11:00Z" w16du:dateUtc="2025-12-10T17:11:00Z">
                  <w:rPr>
                    <w:ins w:id="1265" w:author="Jeff Pitzen" w:date="2025-12-10T12:10:00Z" w16du:dateUtc="2025-12-10T17:10:00Z"/>
                    <w:sz w:val="18"/>
                    <w:szCs w:val="20"/>
                  </w:rPr>
                </w:rPrChange>
              </w:rPr>
              <w:pPrChange w:id="1266" w:author="Jeff Pitzen" w:date="2025-12-10T12:14:00Z" w16du:dateUtc="2025-12-10T17:14:00Z">
                <w:pPr>
                  <w:pStyle w:val="BodyText"/>
                  <w:ind w:left="0"/>
                </w:pPr>
              </w:pPrChange>
            </w:pPr>
            <w:ins w:id="1267" w:author="Jeff Pitzen" w:date="2025-12-10T12:10:00Z" w16du:dateUtc="2025-12-10T17:10:00Z">
              <w:r w:rsidRPr="00E968E9">
                <w:rPr>
                  <w:sz w:val="14"/>
                  <w:szCs w:val="16"/>
                  <w:rPrChange w:id="1268" w:author="Jeff Pitzen" w:date="2025-12-10T12:11:00Z" w16du:dateUtc="2025-12-10T17:11:00Z">
                    <w:rPr>
                      <w:sz w:val="18"/>
                      <w:szCs w:val="20"/>
                    </w:rPr>
                  </w:rPrChange>
                </w:rPr>
                <w:t>Unlimited pulls within AWS (no rate limiting)</w:t>
              </w:r>
            </w:ins>
          </w:p>
          <w:p w14:paraId="21066096" w14:textId="04FA0CE1" w:rsidR="00636004" w:rsidRPr="00E968E9" w:rsidRDefault="00636004" w:rsidP="00DE2500">
            <w:pPr>
              <w:pStyle w:val="BodyText"/>
              <w:numPr>
                <w:ilvl w:val="0"/>
                <w:numId w:val="29"/>
              </w:numPr>
              <w:rPr>
                <w:ins w:id="1269" w:author="Jeff Pitzen" w:date="2025-12-10T12:10:00Z" w16du:dateUtc="2025-12-10T17:10:00Z"/>
                <w:sz w:val="14"/>
                <w:szCs w:val="16"/>
                <w:rPrChange w:id="1270" w:author="Jeff Pitzen" w:date="2025-12-10T12:11:00Z" w16du:dateUtc="2025-12-10T17:11:00Z">
                  <w:rPr>
                    <w:ins w:id="1271" w:author="Jeff Pitzen" w:date="2025-12-10T12:10:00Z" w16du:dateUtc="2025-12-10T17:10:00Z"/>
                    <w:sz w:val="18"/>
                    <w:szCs w:val="20"/>
                  </w:rPr>
                </w:rPrChange>
              </w:rPr>
              <w:pPrChange w:id="1272" w:author="Jeff Pitzen" w:date="2025-12-10T12:14:00Z" w16du:dateUtc="2025-12-10T17:14:00Z">
                <w:pPr>
                  <w:pStyle w:val="BodyText"/>
                  <w:ind w:left="0"/>
                </w:pPr>
              </w:pPrChange>
            </w:pPr>
            <w:ins w:id="1273" w:author="Jeff Pitzen" w:date="2025-12-10T12:10:00Z" w16du:dateUtc="2025-12-10T17:10:00Z">
              <w:r w:rsidRPr="00E968E9">
                <w:rPr>
                  <w:sz w:val="14"/>
                  <w:szCs w:val="16"/>
                  <w:rPrChange w:id="1274" w:author="Jeff Pitzen" w:date="2025-12-10T12:11:00Z" w16du:dateUtc="2025-12-10T17:11:00Z">
                    <w:rPr>
                      <w:sz w:val="18"/>
                      <w:szCs w:val="20"/>
                    </w:rPr>
                  </w:rPrChange>
                </w:rPr>
                <w:t>Private storage (only your AWS account can access)</w:t>
              </w:r>
            </w:ins>
          </w:p>
          <w:p w14:paraId="0CB41D8E" w14:textId="2BC41EF9" w:rsidR="00636004" w:rsidRPr="00E968E9" w:rsidRDefault="00636004" w:rsidP="00DE2500">
            <w:pPr>
              <w:pStyle w:val="BodyText"/>
              <w:numPr>
                <w:ilvl w:val="0"/>
                <w:numId w:val="29"/>
              </w:numPr>
              <w:rPr>
                <w:ins w:id="1275" w:author="Jeff Pitzen" w:date="2025-12-10T12:10:00Z" w16du:dateUtc="2025-12-10T17:10:00Z"/>
                <w:sz w:val="14"/>
                <w:szCs w:val="16"/>
                <w:rPrChange w:id="1276" w:author="Jeff Pitzen" w:date="2025-12-10T12:11:00Z" w16du:dateUtc="2025-12-10T17:11:00Z">
                  <w:rPr>
                    <w:ins w:id="1277" w:author="Jeff Pitzen" w:date="2025-12-10T12:10:00Z" w16du:dateUtc="2025-12-10T17:10:00Z"/>
                    <w:sz w:val="18"/>
                    <w:szCs w:val="20"/>
                  </w:rPr>
                </w:rPrChange>
              </w:rPr>
              <w:pPrChange w:id="1278" w:author="Jeff Pitzen" w:date="2025-12-10T12:14:00Z" w16du:dateUtc="2025-12-10T17:14:00Z">
                <w:pPr>
                  <w:pStyle w:val="BodyText"/>
                  <w:ind w:left="0"/>
                </w:pPr>
              </w:pPrChange>
            </w:pPr>
            <w:ins w:id="1279" w:author="Jeff Pitzen" w:date="2025-12-10T12:10:00Z" w16du:dateUtc="2025-12-10T17:10:00Z">
              <w:r w:rsidRPr="00E968E9">
                <w:rPr>
                  <w:sz w:val="14"/>
                  <w:szCs w:val="16"/>
                  <w:rPrChange w:id="1280" w:author="Jeff Pitzen" w:date="2025-12-10T12:11:00Z" w16du:dateUtc="2025-12-10T17:11:00Z">
                    <w:rPr>
                      <w:sz w:val="18"/>
                      <w:szCs w:val="20"/>
                    </w:rPr>
                  </w:rPrChange>
                </w:rPr>
                <w:t>IAM-based security (integrates with AWS permissions)</w:t>
              </w:r>
            </w:ins>
          </w:p>
          <w:p w14:paraId="5F1271BF" w14:textId="16464E61" w:rsidR="00C42A0A" w:rsidRPr="00D6245D" w:rsidRDefault="00636004" w:rsidP="00332641">
            <w:pPr>
              <w:pStyle w:val="BodyText"/>
              <w:keepNext/>
              <w:numPr>
                <w:ilvl w:val="0"/>
                <w:numId w:val="29"/>
              </w:numPr>
              <w:rPr>
                <w:ins w:id="1281" w:author="Jeff Pitzen" w:date="2025-12-10T12:07:00Z" w16du:dateUtc="2025-12-10T17:07:00Z"/>
                <w:sz w:val="14"/>
                <w:szCs w:val="16"/>
                <w:rPrChange w:id="1282" w:author="Jeff Pitzen" w:date="2025-12-10T12:15:00Z" w16du:dateUtc="2025-12-10T17:15:00Z">
                  <w:rPr>
                    <w:ins w:id="1283" w:author="Jeff Pitzen" w:date="2025-12-10T12:07:00Z" w16du:dateUtc="2025-12-10T17:07:00Z"/>
                  </w:rPr>
                </w:rPrChange>
              </w:rPr>
              <w:pPrChange w:id="1284" w:author="Jeff Pitzen" w:date="2025-12-10T12:17:00Z" w16du:dateUtc="2025-12-10T17:17:00Z">
                <w:pPr>
                  <w:pStyle w:val="BodyText"/>
                  <w:keepNext/>
                  <w:ind w:left="0"/>
                </w:pPr>
              </w:pPrChange>
            </w:pPr>
            <w:ins w:id="1285" w:author="Jeff Pitzen" w:date="2025-12-10T12:10:00Z" w16du:dateUtc="2025-12-10T17:10:00Z">
              <w:r w:rsidRPr="00E968E9">
                <w:rPr>
                  <w:sz w:val="14"/>
                  <w:szCs w:val="16"/>
                  <w:rPrChange w:id="1286" w:author="Jeff Pitzen" w:date="2025-12-10T12:11:00Z" w16du:dateUtc="2025-12-10T17:11:00Z">
                    <w:rPr>
                      <w:sz w:val="18"/>
                      <w:szCs w:val="20"/>
                    </w:rPr>
                  </w:rPrChange>
                </w:rPr>
                <w:t xml:space="preserve">Regional storage (fast pulls from same region as </w:t>
              </w:r>
              <w:proofErr w:type="gramStart"/>
              <w:r w:rsidRPr="00E968E9">
                <w:rPr>
                  <w:sz w:val="14"/>
                  <w:szCs w:val="16"/>
                  <w:rPrChange w:id="1287" w:author="Jeff Pitzen" w:date="2025-12-10T12:11:00Z" w16du:dateUtc="2025-12-10T17:11:00Z">
                    <w:rPr>
                      <w:sz w:val="18"/>
                      <w:szCs w:val="20"/>
                    </w:rPr>
                  </w:rPrChange>
                </w:rPr>
                <w:t>EKS)</w:t>
              </w:r>
            </w:ins>
            <w:ins w:id="1288" w:author="Jeff Pitzen" w:date="2025-12-10T12:07:00Z" w16du:dateUtc="2025-12-10T17:07:00Z">
              <w:r w:rsidR="00C42A0A" w:rsidRPr="00E968E9">
                <w:rPr>
                  <w:sz w:val="14"/>
                  <w:szCs w:val="16"/>
                  <w:rPrChange w:id="1289" w:author="Jeff Pitzen" w:date="2025-12-10T12:11:00Z" w16du:dateUtc="2025-12-10T17:11:00Z">
                    <w:rPr>
                      <w:sz w:val="18"/>
                      <w:szCs w:val="20"/>
                    </w:rPr>
                  </w:rPrChange>
                </w:rPr>
                <w:t>STEP</w:t>
              </w:r>
              <w:proofErr w:type="gramEnd"/>
              <w:r w:rsidR="00C42A0A" w:rsidRPr="00E968E9">
                <w:rPr>
                  <w:sz w:val="14"/>
                  <w:szCs w:val="16"/>
                  <w:rPrChange w:id="1290" w:author="Jeff Pitzen" w:date="2025-12-10T12:11:00Z" w16du:dateUtc="2025-12-10T17:11:00Z">
                    <w:rPr>
                      <w:sz w:val="18"/>
                      <w:szCs w:val="20"/>
                    </w:rPr>
                  </w:rPrChange>
                </w:rPr>
                <w:t xml:space="preserve"> 6-12: Creating IAM roles for EBS CSI driver</w:t>
              </w:r>
            </w:ins>
          </w:p>
        </w:tc>
      </w:tr>
    </w:tbl>
    <w:p w14:paraId="03DCEFDA" w14:textId="066BCA05" w:rsidR="00C42A0A" w:rsidRDefault="00332641" w:rsidP="00332641">
      <w:pPr>
        <w:pStyle w:val="Caption"/>
        <w:rPr>
          <w:ins w:id="1291" w:author="Jeff Pitzen" w:date="2025-12-10T12:06:00Z" w16du:dateUtc="2025-12-10T17:06:00Z"/>
          <w:lang w:eastAsia="ja-JP"/>
        </w:rPr>
        <w:pPrChange w:id="1292" w:author="Jeff Pitzen" w:date="2025-12-10T12:17:00Z" w16du:dateUtc="2025-12-10T17:17:00Z">
          <w:pPr>
            <w:pStyle w:val="Body"/>
          </w:pPr>
        </w:pPrChange>
      </w:pPr>
      <w:ins w:id="1293" w:author="Jeff Pitzen" w:date="2025-12-10T12:17:00Z" w16du:dateUtc="2025-12-10T17:17:00Z">
        <w:r>
          <w:t xml:space="preserve">Table </w:t>
        </w:r>
        <w:r>
          <w:fldChar w:fldCharType="begin"/>
        </w:r>
        <w:r>
          <w:instrText xml:space="preserve"> SEQ Table \* ARABIC </w:instrText>
        </w:r>
      </w:ins>
      <w:r>
        <w:fldChar w:fldCharType="separate"/>
      </w:r>
      <w:ins w:id="1294" w:author="Jeff Pitzen" w:date="2025-12-13T13:41:00Z" w16du:dateUtc="2025-12-13T18:41:00Z">
        <w:r w:rsidR="009859FA">
          <w:rPr>
            <w:noProof/>
          </w:rPr>
          <w:t>6</w:t>
        </w:r>
      </w:ins>
      <w:ins w:id="1295" w:author="Jeff Pitzen" w:date="2025-12-10T12:17:00Z" w16du:dateUtc="2025-12-10T17:17:00Z">
        <w:r>
          <w:fldChar w:fldCharType="end"/>
        </w:r>
        <w:r>
          <w:t>:Create ecr repository</w:t>
        </w:r>
      </w:ins>
    </w:p>
    <w:p w14:paraId="123F6DF8" w14:textId="77777777" w:rsidR="00352A2D" w:rsidRDefault="00352A2D" w:rsidP="00E6478B">
      <w:pPr>
        <w:pStyle w:val="Body"/>
        <w:rPr>
          <w:lang w:eastAsia="ja-JP"/>
        </w:rPr>
      </w:pPr>
    </w:p>
    <w:tbl>
      <w:tblPr>
        <w:tblStyle w:val="TableGrid"/>
        <w:tblW w:w="0" w:type="auto"/>
        <w:tblInd w:w="720" w:type="dxa"/>
        <w:tblLook w:val="04A0" w:firstRow="1" w:lastRow="0" w:firstColumn="1" w:lastColumn="0" w:noHBand="0" w:noVBand="1"/>
        <w:tblPrChange w:id="1296" w:author="Jeff Pitzen" w:date="2025-12-10T12:03:00Z" w16du:dateUtc="2025-12-10T17:03:00Z">
          <w:tblPr>
            <w:tblStyle w:val="TableGrid"/>
            <w:tblW w:w="0" w:type="auto"/>
            <w:tblInd w:w="720" w:type="dxa"/>
            <w:tblLook w:val="04A0" w:firstRow="1" w:lastRow="0" w:firstColumn="1" w:lastColumn="0" w:noHBand="0" w:noVBand="1"/>
          </w:tblPr>
        </w:tblPrChange>
      </w:tblPr>
      <w:tblGrid>
        <w:gridCol w:w="3376"/>
        <w:gridCol w:w="3343"/>
        <w:gridCol w:w="3351"/>
        <w:tblGridChange w:id="1297">
          <w:tblGrid>
            <w:gridCol w:w="3376"/>
            <w:gridCol w:w="3343"/>
            <w:gridCol w:w="3351"/>
          </w:tblGrid>
        </w:tblGridChange>
      </w:tblGrid>
      <w:tr w:rsidR="006243CD" w:rsidDel="00C42A0A" w14:paraId="018B0947" w14:textId="3D1FE1A6" w:rsidTr="00106F3F">
        <w:trPr>
          <w:del w:id="1298" w:author="Jeff Pitzen" w:date="2025-12-10T12:07:00Z" w16du:dateUtc="2025-12-10T17:07:00Z"/>
        </w:trPr>
        <w:tc>
          <w:tcPr>
            <w:tcW w:w="3376" w:type="dxa"/>
            <w:shd w:val="clear" w:color="auto" w:fill="BFBFBF" w:themeFill="background1" w:themeFillShade="BF"/>
            <w:tcPrChange w:id="1299" w:author="Jeff Pitzen" w:date="2025-12-10T12:03:00Z" w16du:dateUtc="2025-12-10T17:03:00Z">
              <w:tcPr>
                <w:tcW w:w="3376" w:type="dxa"/>
                <w:shd w:val="pct15" w:color="auto" w:fill="auto"/>
              </w:tcPr>
            </w:tcPrChange>
          </w:tcPr>
          <w:p w14:paraId="29B5D455" w14:textId="773B92C5" w:rsidR="006243CD" w:rsidRPr="006243CD" w:rsidDel="00C42A0A" w:rsidRDefault="006243CD" w:rsidP="006243CD">
            <w:pPr>
              <w:pStyle w:val="Body"/>
              <w:ind w:left="0"/>
              <w:jc w:val="center"/>
              <w:rPr>
                <w:del w:id="1300" w:author="Jeff Pitzen" w:date="2025-12-10T12:07:00Z" w16du:dateUtc="2025-12-10T17:07:00Z"/>
                <w:b/>
                <w:bCs/>
                <w:lang w:eastAsia="ja-JP"/>
              </w:rPr>
            </w:pPr>
            <w:del w:id="1301" w:author="Jeff Pitzen" w:date="2025-12-10T12:06:00Z" w16du:dateUtc="2025-12-10T17:06:00Z">
              <w:r w:rsidDel="00352A2D">
                <w:rPr>
                  <w:b/>
                  <w:bCs/>
                  <w:lang w:eastAsia="ja-JP"/>
                </w:rPr>
                <w:delText>Process</w:delText>
              </w:r>
            </w:del>
            <w:bookmarkStart w:id="1302" w:name="_Toc216514432"/>
            <w:bookmarkEnd w:id="1302"/>
          </w:p>
        </w:tc>
        <w:tc>
          <w:tcPr>
            <w:tcW w:w="3343" w:type="dxa"/>
            <w:shd w:val="clear" w:color="auto" w:fill="BFBFBF" w:themeFill="background1" w:themeFillShade="BF"/>
            <w:tcPrChange w:id="1303" w:author="Jeff Pitzen" w:date="2025-12-10T12:03:00Z" w16du:dateUtc="2025-12-10T17:03:00Z">
              <w:tcPr>
                <w:tcW w:w="3343" w:type="dxa"/>
                <w:shd w:val="pct15" w:color="auto" w:fill="auto"/>
              </w:tcPr>
            </w:tcPrChange>
          </w:tcPr>
          <w:p w14:paraId="3F9F8E6E" w14:textId="437A874D" w:rsidR="006243CD" w:rsidRPr="006243CD" w:rsidDel="00C42A0A" w:rsidRDefault="006243CD" w:rsidP="006243CD">
            <w:pPr>
              <w:pStyle w:val="Body"/>
              <w:ind w:left="0"/>
              <w:jc w:val="center"/>
              <w:rPr>
                <w:del w:id="1304" w:author="Jeff Pitzen" w:date="2025-12-10T12:07:00Z" w16du:dateUtc="2025-12-10T17:07:00Z"/>
                <w:b/>
                <w:bCs/>
                <w:lang w:eastAsia="ja-JP"/>
              </w:rPr>
            </w:pPr>
            <w:del w:id="1305" w:author="Jeff Pitzen" w:date="2025-12-10T12:06:00Z" w16du:dateUtc="2025-12-10T17:06:00Z">
              <w:r w:rsidRPr="006243CD" w:rsidDel="00352A2D">
                <w:rPr>
                  <w:b/>
                  <w:bCs/>
                  <w:lang w:eastAsia="ja-JP"/>
                </w:rPr>
                <w:delText>Status</w:delText>
              </w:r>
            </w:del>
            <w:bookmarkStart w:id="1306" w:name="_Toc216514433"/>
            <w:bookmarkEnd w:id="1306"/>
          </w:p>
        </w:tc>
        <w:tc>
          <w:tcPr>
            <w:tcW w:w="3351" w:type="dxa"/>
            <w:shd w:val="clear" w:color="auto" w:fill="BFBFBF" w:themeFill="background1" w:themeFillShade="BF"/>
            <w:tcPrChange w:id="1307" w:author="Jeff Pitzen" w:date="2025-12-10T12:03:00Z" w16du:dateUtc="2025-12-10T17:03:00Z">
              <w:tcPr>
                <w:tcW w:w="3351" w:type="dxa"/>
                <w:shd w:val="pct15" w:color="auto" w:fill="auto"/>
              </w:tcPr>
            </w:tcPrChange>
          </w:tcPr>
          <w:p w14:paraId="6727EBB9" w14:textId="4EA57900" w:rsidR="006243CD" w:rsidRPr="006243CD" w:rsidDel="00C42A0A" w:rsidRDefault="006243CD" w:rsidP="006243CD">
            <w:pPr>
              <w:pStyle w:val="Body"/>
              <w:ind w:left="0"/>
              <w:jc w:val="center"/>
              <w:rPr>
                <w:del w:id="1308" w:author="Jeff Pitzen" w:date="2025-12-10T12:07:00Z" w16du:dateUtc="2025-12-10T17:07:00Z"/>
                <w:b/>
                <w:bCs/>
                <w:lang w:eastAsia="ja-JP"/>
              </w:rPr>
            </w:pPr>
            <w:del w:id="1309" w:author="Jeff Pitzen" w:date="2025-12-10T12:06:00Z" w16du:dateUtc="2025-12-10T17:06:00Z">
              <w:r w:rsidRPr="006243CD" w:rsidDel="00352A2D">
                <w:rPr>
                  <w:b/>
                  <w:bCs/>
                  <w:lang w:eastAsia="ja-JP"/>
                </w:rPr>
                <w:delText>Further Details</w:delText>
              </w:r>
            </w:del>
            <w:bookmarkStart w:id="1310" w:name="_Toc216514434"/>
            <w:bookmarkEnd w:id="1310"/>
          </w:p>
        </w:tc>
        <w:bookmarkStart w:id="1311" w:name="_Toc216514435"/>
        <w:bookmarkEnd w:id="1311"/>
      </w:tr>
      <w:tr w:rsidR="006243CD" w:rsidDel="00C42A0A" w14:paraId="3A23572C" w14:textId="4197D6EB" w:rsidTr="002A527B">
        <w:trPr>
          <w:del w:id="1312" w:author="Jeff Pitzen" w:date="2025-12-10T12:07:00Z" w16du:dateUtc="2025-12-10T17:07:00Z"/>
        </w:trPr>
        <w:tc>
          <w:tcPr>
            <w:tcW w:w="3376" w:type="dxa"/>
          </w:tcPr>
          <w:p w14:paraId="4DEF9FF1" w14:textId="0B205F52" w:rsidR="006243CD" w:rsidDel="00C42A0A" w:rsidRDefault="006243CD" w:rsidP="00E6478B">
            <w:pPr>
              <w:pStyle w:val="Body"/>
              <w:ind w:left="0"/>
              <w:rPr>
                <w:del w:id="1313" w:author="Jeff Pitzen" w:date="2025-12-10T12:07:00Z" w16du:dateUtc="2025-12-10T17:07:00Z"/>
                <w:lang w:eastAsia="ja-JP"/>
              </w:rPr>
            </w:pPr>
            <w:del w:id="1314" w:author="Jeff Pitzen" w:date="2025-12-10T12:06:00Z" w16du:dateUtc="2025-12-10T17:06:00Z">
              <w:r w:rsidDel="00352A2D">
                <w:rPr>
                  <w:lang w:eastAsia="ja-JP"/>
                </w:rPr>
                <w:delText>Mail Ingestion</w:delText>
              </w:r>
            </w:del>
            <w:bookmarkStart w:id="1315" w:name="_Toc216514436"/>
            <w:bookmarkEnd w:id="1315"/>
          </w:p>
        </w:tc>
        <w:tc>
          <w:tcPr>
            <w:tcW w:w="3343" w:type="dxa"/>
          </w:tcPr>
          <w:p w14:paraId="7CD7AE66" w14:textId="73F5813C" w:rsidR="006243CD" w:rsidDel="00C42A0A" w:rsidRDefault="002A527B" w:rsidP="00E6478B">
            <w:pPr>
              <w:pStyle w:val="Body"/>
              <w:ind w:left="0"/>
              <w:rPr>
                <w:del w:id="1316" w:author="Jeff Pitzen" w:date="2025-12-10T12:07:00Z" w16du:dateUtc="2025-12-10T17:07:00Z"/>
                <w:lang w:eastAsia="ja-JP"/>
              </w:rPr>
            </w:pPr>
            <w:del w:id="1317" w:author="Jeff Pitzen" w:date="2025-12-10T12:06:00Z" w16du:dateUtc="2025-12-10T17:06:00Z">
              <w:r w:rsidDel="00352A2D">
                <w:rPr>
                  <w:lang w:eastAsia="ja-JP"/>
                </w:rPr>
                <w:delText>Working</w:delText>
              </w:r>
            </w:del>
            <w:bookmarkStart w:id="1318" w:name="_Toc216514437"/>
            <w:bookmarkEnd w:id="1318"/>
          </w:p>
        </w:tc>
        <w:tc>
          <w:tcPr>
            <w:tcW w:w="3351" w:type="dxa"/>
          </w:tcPr>
          <w:p w14:paraId="794A8027" w14:textId="2C6BE0B2" w:rsidR="006243CD" w:rsidDel="00C42A0A" w:rsidRDefault="006243CD" w:rsidP="00E6478B">
            <w:pPr>
              <w:pStyle w:val="Body"/>
              <w:ind w:left="0"/>
              <w:rPr>
                <w:del w:id="1319" w:author="Jeff Pitzen" w:date="2025-12-10T12:07:00Z" w16du:dateUtc="2025-12-10T17:07:00Z"/>
                <w:lang w:eastAsia="ja-JP"/>
              </w:rPr>
            </w:pPr>
            <w:bookmarkStart w:id="1320" w:name="_Toc216514438"/>
            <w:bookmarkEnd w:id="1320"/>
          </w:p>
        </w:tc>
        <w:bookmarkStart w:id="1321" w:name="_Toc216514439"/>
        <w:bookmarkEnd w:id="1321"/>
      </w:tr>
      <w:tr w:rsidR="006243CD" w:rsidDel="00C42A0A" w14:paraId="0C624760" w14:textId="11094823" w:rsidTr="002A527B">
        <w:trPr>
          <w:del w:id="1322" w:author="Jeff Pitzen" w:date="2025-12-10T12:07:00Z" w16du:dateUtc="2025-12-10T17:07:00Z"/>
        </w:trPr>
        <w:tc>
          <w:tcPr>
            <w:tcW w:w="3376" w:type="dxa"/>
          </w:tcPr>
          <w:p w14:paraId="78D40853" w14:textId="791CCF6F" w:rsidR="006243CD" w:rsidDel="00C42A0A" w:rsidRDefault="006243CD" w:rsidP="00E6478B">
            <w:pPr>
              <w:pStyle w:val="Body"/>
              <w:ind w:left="0"/>
              <w:rPr>
                <w:del w:id="1323" w:author="Jeff Pitzen" w:date="2025-12-10T12:07:00Z" w16du:dateUtc="2025-12-10T17:07:00Z"/>
                <w:lang w:eastAsia="ja-JP"/>
              </w:rPr>
            </w:pPr>
            <w:del w:id="1324" w:author="Jeff Pitzen" w:date="2025-12-10T12:06:00Z" w16du:dateUtc="2025-12-10T17:06:00Z">
              <w:r w:rsidDel="00352A2D">
                <w:rPr>
                  <w:lang w:eastAsia="ja-JP"/>
                </w:rPr>
                <w:delText>File Crawl</w:delText>
              </w:r>
            </w:del>
            <w:bookmarkStart w:id="1325" w:name="_Toc216514440"/>
            <w:bookmarkEnd w:id="1325"/>
          </w:p>
        </w:tc>
        <w:tc>
          <w:tcPr>
            <w:tcW w:w="3343" w:type="dxa"/>
          </w:tcPr>
          <w:p w14:paraId="79505415" w14:textId="614EBBE6" w:rsidR="006243CD" w:rsidDel="00C42A0A" w:rsidRDefault="002A527B" w:rsidP="00326E48">
            <w:pPr>
              <w:pStyle w:val="Body"/>
              <w:tabs>
                <w:tab w:val="center" w:pos="1563"/>
                <w:tab w:val="left" w:pos="1960"/>
              </w:tabs>
              <w:ind w:left="0"/>
              <w:rPr>
                <w:del w:id="1326" w:author="Jeff Pitzen" w:date="2025-12-10T12:07:00Z" w16du:dateUtc="2025-12-10T17:07:00Z"/>
                <w:lang w:eastAsia="ja-JP"/>
              </w:rPr>
            </w:pPr>
            <w:del w:id="1327" w:author="Jeff Pitzen" w:date="2025-12-10T12:06:00Z" w16du:dateUtc="2025-12-10T17:06:00Z">
              <w:r w:rsidDel="00352A2D">
                <w:rPr>
                  <w:lang w:eastAsia="ja-JP"/>
                </w:rPr>
                <w:delText>Working</w:delText>
              </w:r>
              <w:r w:rsidR="00326E48" w:rsidDel="00352A2D">
                <w:rPr>
                  <w:lang w:eastAsia="ja-JP"/>
                </w:rPr>
                <w:tab/>
              </w:r>
              <w:r w:rsidR="00326E48" w:rsidDel="00352A2D">
                <w:rPr>
                  <w:lang w:eastAsia="ja-JP"/>
                </w:rPr>
                <w:tab/>
              </w:r>
            </w:del>
            <w:bookmarkStart w:id="1328" w:name="_Toc216514441"/>
            <w:bookmarkEnd w:id="1328"/>
          </w:p>
        </w:tc>
        <w:tc>
          <w:tcPr>
            <w:tcW w:w="3351" w:type="dxa"/>
          </w:tcPr>
          <w:p w14:paraId="19B69441" w14:textId="248B5A05" w:rsidR="006243CD" w:rsidDel="00C42A0A" w:rsidRDefault="006243CD" w:rsidP="00E6478B">
            <w:pPr>
              <w:pStyle w:val="Body"/>
              <w:ind w:left="0"/>
              <w:rPr>
                <w:del w:id="1329" w:author="Jeff Pitzen" w:date="2025-12-10T12:07:00Z" w16du:dateUtc="2025-12-10T17:07:00Z"/>
                <w:lang w:eastAsia="ja-JP"/>
              </w:rPr>
            </w:pPr>
            <w:bookmarkStart w:id="1330" w:name="_Toc216514442"/>
            <w:bookmarkEnd w:id="1330"/>
          </w:p>
        </w:tc>
        <w:bookmarkStart w:id="1331" w:name="_Toc216514443"/>
        <w:bookmarkEnd w:id="1331"/>
      </w:tr>
      <w:tr w:rsidR="006243CD" w:rsidDel="00C42A0A" w14:paraId="678B2D82" w14:textId="17D42084" w:rsidTr="002A527B">
        <w:trPr>
          <w:del w:id="1332" w:author="Jeff Pitzen" w:date="2025-12-10T12:07:00Z" w16du:dateUtc="2025-12-10T17:07:00Z"/>
        </w:trPr>
        <w:tc>
          <w:tcPr>
            <w:tcW w:w="3376" w:type="dxa"/>
          </w:tcPr>
          <w:p w14:paraId="3158E579" w14:textId="2C2123C8" w:rsidR="006243CD" w:rsidDel="00C42A0A" w:rsidRDefault="006243CD" w:rsidP="00E6478B">
            <w:pPr>
              <w:pStyle w:val="Body"/>
              <w:ind w:left="0"/>
              <w:rPr>
                <w:del w:id="1333" w:author="Jeff Pitzen" w:date="2025-12-10T12:07:00Z" w16du:dateUtc="2025-12-10T17:07:00Z"/>
                <w:lang w:eastAsia="ja-JP"/>
              </w:rPr>
            </w:pPr>
            <w:del w:id="1334" w:author="Jeff Pitzen" w:date="2025-12-10T12:06:00Z" w16du:dateUtc="2025-12-10T17:06:00Z">
              <w:r w:rsidDel="00352A2D">
                <w:rPr>
                  <w:lang w:eastAsia="ja-JP"/>
                </w:rPr>
                <w:delText>SharePoint</w:delText>
              </w:r>
            </w:del>
            <w:bookmarkStart w:id="1335" w:name="_Toc216514444"/>
            <w:bookmarkEnd w:id="1335"/>
          </w:p>
        </w:tc>
        <w:tc>
          <w:tcPr>
            <w:tcW w:w="3343" w:type="dxa"/>
          </w:tcPr>
          <w:p w14:paraId="3A682441" w14:textId="0E668AEC" w:rsidR="006243CD" w:rsidDel="00C42A0A" w:rsidRDefault="11967F86" w:rsidP="00E6478B">
            <w:pPr>
              <w:pStyle w:val="Body"/>
              <w:ind w:left="0"/>
              <w:rPr>
                <w:del w:id="1336" w:author="Jeff Pitzen" w:date="2025-12-10T12:07:00Z" w16du:dateUtc="2025-12-10T17:07:00Z"/>
                <w:lang w:eastAsia="ja-JP"/>
              </w:rPr>
            </w:pPr>
            <w:del w:id="1337" w:author="Jeff Pitzen" w:date="2025-12-10T12:06:00Z" w16du:dateUtc="2025-12-10T17:06:00Z">
              <w:r w:rsidRPr="72D9580E" w:rsidDel="00352A2D">
                <w:rPr>
                  <w:lang w:eastAsia="ja-JP"/>
                </w:rPr>
                <w:delText>Working</w:delText>
              </w:r>
            </w:del>
            <w:bookmarkStart w:id="1338" w:name="_Toc216514445"/>
            <w:bookmarkEnd w:id="1338"/>
          </w:p>
        </w:tc>
        <w:tc>
          <w:tcPr>
            <w:tcW w:w="3351" w:type="dxa"/>
          </w:tcPr>
          <w:p w14:paraId="4843AE86" w14:textId="0EEC3C5B" w:rsidR="006243CD" w:rsidDel="00C42A0A" w:rsidRDefault="006243CD" w:rsidP="28E29198">
            <w:pPr>
              <w:ind w:left="0"/>
              <w:rPr>
                <w:del w:id="1339" w:author="Jeff Pitzen" w:date="2025-12-10T12:07:00Z" w16du:dateUtc="2025-12-10T17:07:00Z"/>
                <w:lang w:eastAsia="ja-JP"/>
              </w:rPr>
            </w:pPr>
            <w:bookmarkStart w:id="1340" w:name="_Toc216514446"/>
            <w:bookmarkEnd w:id="1340"/>
          </w:p>
        </w:tc>
        <w:bookmarkStart w:id="1341" w:name="_Toc216514447"/>
        <w:bookmarkEnd w:id="1341"/>
      </w:tr>
      <w:tr w:rsidR="006243CD" w:rsidDel="00C42A0A" w14:paraId="0B239690" w14:textId="2912E8A9" w:rsidTr="002A527B">
        <w:trPr>
          <w:del w:id="1342" w:author="Jeff Pitzen" w:date="2025-12-10T12:07:00Z" w16du:dateUtc="2025-12-10T17:07:00Z"/>
        </w:trPr>
        <w:tc>
          <w:tcPr>
            <w:tcW w:w="3376" w:type="dxa"/>
          </w:tcPr>
          <w:p w14:paraId="615DC478" w14:textId="3FF016EF" w:rsidR="006243CD" w:rsidDel="00C42A0A" w:rsidRDefault="006243CD" w:rsidP="00E6478B">
            <w:pPr>
              <w:pStyle w:val="Body"/>
              <w:ind w:left="0"/>
              <w:rPr>
                <w:del w:id="1343" w:author="Jeff Pitzen" w:date="2025-12-10T12:07:00Z" w16du:dateUtc="2025-12-10T17:07:00Z"/>
                <w:lang w:eastAsia="ja-JP"/>
              </w:rPr>
            </w:pPr>
            <w:del w:id="1344" w:author="Jeff Pitzen" w:date="2025-12-10T12:06:00Z" w16du:dateUtc="2025-12-10T17:06:00Z">
              <w:r w:rsidDel="00352A2D">
                <w:rPr>
                  <w:lang w:eastAsia="ja-JP"/>
                </w:rPr>
                <w:delText>Discovery Manager</w:delText>
              </w:r>
            </w:del>
            <w:bookmarkStart w:id="1345" w:name="_Toc216514448"/>
            <w:bookmarkEnd w:id="1345"/>
          </w:p>
        </w:tc>
        <w:tc>
          <w:tcPr>
            <w:tcW w:w="3343" w:type="dxa"/>
          </w:tcPr>
          <w:p w14:paraId="65470D2D" w14:textId="78ACA464" w:rsidR="006243CD" w:rsidDel="00C42A0A" w:rsidRDefault="00115D46" w:rsidP="00E6478B">
            <w:pPr>
              <w:pStyle w:val="Body"/>
              <w:ind w:left="0"/>
              <w:rPr>
                <w:del w:id="1346" w:author="Jeff Pitzen" w:date="2025-12-10T12:07:00Z" w16du:dateUtc="2025-12-10T17:07:00Z"/>
                <w:lang w:eastAsia="ja-JP"/>
              </w:rPr>
            </w:pPr>
            <w:del w:id="1347" w:author="Jeff Pitzen" w:date="2025-12-10T12:06:00Z" w16du:dateUtc="2025-12-10T17:06:00Z">
              <w:r w:rsidRPr="00E6478B" w:rsidDel="00352A2D">
                <w:rPr>
                  <w:lang w:eastAsia="ja-JP"/>
                </w:rPr>
                <w:delText>Cases creation and Added mails to Cases Collections &amp; Preservations.</w:delText>
              </w:r>
            </w:del>
            <w:bookmarkStart w:id="1348" w:name="_Toc216514449"/>
            <w:bookmarkEnd w:id="1348"/>
          </w:p>
        </w:tc>
        <w:tc>
          <w:tcPr>
            <w:tcW w:w="3351" w:type="dxa"/>
          </w:tcPr>
          <w:p w14:paraId="71D17287" w14:textId="122B7ACE" w:rsidR="006243CD" w:rsidDel="00C42A0A" w:rsidRDefault="006243CD" w:rsidP="00E6478B">
            <w:pPr>
              <w:pStyle w:val="Body"/>
              <w:ind w:left="0"/>
              <w:rPr>
                <w:del w:id="1349" w:author="Jeff Pitzen" w:date="2025-12-10T12:07:00Z" w16du:dateUtc="2025-12-10T17:07:00Z"/>
                <w:lang w:eastAsia="ja-JP"/>
              </w:rPr>
            </w:pPr>
            <w:bookmarkStart w:id="1350" w:name="_Toc216514450"/>
            <w:bookmarkEnd w:id="1350"/>
          </w:p>
        </w:tc>
        <w:bookmarkStart w:id="1351" w:name="_Toc216514451"/>
        <w:bookmarkEnd w:id="1351"/>
      </w:tr>
      <w:tr w:rsidR="006243CD" w:rsidDel="00C42A0A" w14:paraId="2F77BBD4" w14:textId="750DAF8F" w:rsidTr="002A527B">
        <w:trPr>
          <w:del w:id="1352" w:author="Jeff Pitzen" w:date="2025-12-10T12:07:00Z" w16du:dateUtc="2025-12-10T17:07:00Z"/>
        </w:trPr>
        <w:tc>
          <w:tcPr>
            <w:tcW w:w="3376" w:type="dxa"/>
          </w:tcPr>
          <w:p w14:paraId="6F53CCFB" w14:textId="55745B3C" w:rsidR="006243CD" w:rsidDel="00C42A0A" w:rsidRDefault="006243CD" w:rsidP="00E6478B">
            <w:pPr>
              <w:pStyle w:val="Body"/>
              <w:ind w:left="0"/>
              <w:rPr>
                <w:del w:id="1353" w:author="Jeff Pitzen" w:date="2025-12-10T12:07:00Z" w16du:dateUtc="2025-12-10T17:07:00Z"/>
                <w:lang w:eastAsia="ja-JP"/>
              </w:rPr>
            </w:pPr>
            <w:del w:id="1354" w:author="Jeff Pitzen" w:date="2025-12-10T12:06:00Z" w16du:dateUtc="2025-12-10T17:06:00Z">
              <w:r w:rsidDel="00352A2D">
                <w:rPr>
                  <w:lang w:eastAsia="ja-JP"/>
                </w:rPr>
                <w:delText>NIST Model/ZL Model Upload</w:delText>
              </w:r>
            </w:del>
            <w:bookmarkStart w:id="1355" w:name="_Toc216514452"/>
            <w:bookmarkEnd w:id="1355"/>
          </w:p>
        </w:tc>
        <w:tc>
          <w:tcPr>
            <w:tcW w:w="3343" w:type="dxa"/>
          </w:tcPr>
          <w:p w14:paraId="7CEB9BA3" w14:textId="6BDCDD58" w:rsidR="006243CD" w:rsidDel="00C42A0A" w:rsidRDefault="00115D46" w:rsidP="00E6478B">
            <w:pPr>
              <w:pStyle w:val="Body"/>
              <w:ind w:left="0"/>
              <w:rPr>
                <w:del w:id="1356" w:author="Jeff Pitzen" w:date="2025-12-10T12:07:00Z" w16du:dateUtc="2025-12-10T17:07:00Z"/>
                <w:lang w:eastAsia="ja-JP"/>
              </w:rPr>
            </w:pPr>
            <w:del w:id="1357" w:author="Jeff Pitzen" w:date="2025-12-10T12:06:00Z" w16du:dateUtc="2025-12-10T17:06:00Z">
              <w:r w:rsidDel="00352A2D">
                <w:rPr>
                  <w:lang w:eastAsia="ja-JP"/>
                </w:rPr>
                <w:delText>Done</w:delText>
              </w:r>
            </w:del>
            <w:bookmarkStart w:id="1358" w:name="_Toc216514453"/>
            <w:bookmarkEnd w:id="1358"/>
          </w:p>
        </w:tc>
        <w:tc>
          <w:tcPr>
            <w:tcW w:w="3351" w:type="dxa"/>
          </w:tcPr>
          <w:p w14:paraId="75BEB020" w14:textId="13245CED" w:rsidR="006243CD" w:rsidDel="00C42A0A" w:rsidRDefault="006243CD" w:rsidP="00E6478B">
            <w:pPr>
              <w:pStyle w:val="Body"/>
              <w:ind w:left="0"/>
              <w:rPr>
                <w:del w:id="1359" w:author="Jeff Pitzen" w:date="2025-12-10T12:07:00Z" w16du:dateUtc="2025-12-10T17:07:00Z"/>
                <w:lang w:eastAsia="ja-JP"/>
              </w:rPr>
            </w:pPr>
            <w:bookmarkStart w:id="1360" w:name="_Toc216514454"/>
            <w:bookmarkEnd w:id="1360"/>
          </w:p>
        </w:tc>
        <w:bookmarkStart w:id="1361" w:name="_Toc216514455"/>
        <w:bookmarkEnd w:id="1361"/>
      </w:tr>
      <w:tr w:rsidR="002A527B" w:rsidDel="00C42A0A" w14:paraId="65008BD1" w14:textId="323A6D88" w:rsidTr="002A527B">
        <w:trPr>
          <w:del w:id="1362" w:author="Jeff Pitzen" w:date="2025-12-10T12:07:00Z" w16du:dateUtc="2025-12-10T17:07:00Z"/>
        </w:trPr>
        <w:tc>
          <w:tcPr>
            <w:tcW w:w="3376" w:type="dxa"/>
          </w:tcPr>
          <w:p w14:paraId="7A71CA97" w14:textId="2914FB62" w:rsidR="002A527B" w:rsidDel="00C42A0A" w:rsidRDefault="002A527B" w:rsidP="00E6478B">
            <w:pPr>
              <w:pStyle w:val="Body"/>
              <w:ind w:left="0"/>
              <w:rPr>
                <w:del w:id="1363" w:author="Jeff Pitzen" w:date="2025-12-10T12:07:00Z" w16du:dateUtc="2025-12-10T17:07:00Z"/>
                <w:lang w:eastAsia="ja-JP"/>
              </w:rPr>
            </w:pPr>
            <w:del w:id="1364" w:author="Jeff Pitzen" w:date="2025-12-10T12:06:00Z" w16du:dateUtc="2025-12-10T17:06:00Z">
              <w:r w:rsidDel="00352A2D">
                <w:rPr>
                  <w:lang w:eastAsia="ja-JP"/>
                </w:rPr>
                <w:delText>Record Category Management</w:delText>
              </w:r>
            </w:del>
            <w:bookmarkStart w:id="1365" w:name="_Toc216514456"/>
            <w:bookmarkEnd w:id="1365"/>
          </w:p>
        </w:tc>
        <w:tc>
          <w:tcPr>
            <w:tcW w:w="3343" w:type="dxa"/>
          </w:tcPr>
          <w:p w14:paraId="7A7607B3" w14:textId="24FCB0F3" w:rsidR="002A527B" w:rsidDel="00C42A0A" w:rsidRDefault="00115D46" w:rsidP="00E6478B">
            <w:pPr>
              <w:pStyle w:val="Body"/>
              <w:ind w:left="0"/>
              <w:rPr>
                <w:del w:id="1366" w:author="Jeff Pitzen" w:date="2025-12-10T12:07:00Z" w16du:dateUtc="2025-12-10T17:07:00Z"/>
                <w:lang w:eastAsia="ja-JP"/>
              </w:rPr>
            </w:pPr>
            <w:del w:id="1367" w:author="Jeff Pitzen" w:date="2025-12-10T12:06:00Z" w16du:dateUtc="2025-12-10T17:06:00Z">
              <w:r w:rsidDel="00352A2D">
                <w:rPr>
                  <w:lang w:eastAsia="ja-JP"/>
                </w:rPr>
                <w:delText>Done</w:delText>
              </w:r>
            </w:del>
            <w:bookmarkStart w:id="1368" w:name="_Toc216514457"/>
            <w:bookmarkEnd w:id="1368"/>
          </w:p>
        </w:tc>
        <w:tc>
          <w:tcPr>
            <w:tcW w:w="3351" w:type="dxa"/>
          </w:tcPr>
          <w:p w14:paraId="1D12602E" w14:textId="0D1D25A9" w:rsidR="002A527B" w:rsidDel="00C42A0A" w:rsidRDefault="002A527B" w:rsidP="00E6478B">
            <w:pPr>
              <w:pStyle w:val="Body"/>
              <w:ind w:left="0"/>
              <w:rPr>
                <w:del w:id="1369" w:author="Jeff Pitzen" w:date="2025-12-10T12:07:00Z" w16du:dateUtc="2025-12-10T17:07:00Z"/>
                <w:lang w:eastAsia="ja-JP"/>
              </w:rPr>
            </w:pPr>
            <w:bookmarkStart w:id="1370" w:name="_Toc216514458"/>
            <w:bookmarkEnd w:id="1370"/>
          </w:p>
        </w:tc>
        <w:bookmarkStart w:id="1371" w:name="_Toc216514459"/>
        <w:bookmarkEnd w:id="1371"/>
      </w:tr>
      <w:tr w:rsidR="002A527B" w:rsidDel="00C42A0A" w14:paraId="2CAE28B7" w14:textId="68F6CBD5" w:rsidTr="002A527B">
        <w:trPr>
          <w:del w:id="1372" w:author="Jeff Pitzen" w:date="2025-12-10T12:07:00Z" w16du:dateUtc="2025-12-10T17:07:00Z"/>
        </w:trPr>
        <w:tc>
          <w:tcPr>
            <w:tcW w:w="3376" w:type="dxa"/>
          </w:tcPr>
          <w:p w14:paraId="6100B939" w14:textId="0688C989" w:rsidR="002A527B" w:rsidDel="00C42A0A" w:rsidRDefault="002A527B" w:rsidP="00E6478B">
            <w:pPr>
              <w:pStyle w:val="Body"/>
              <w:ind w:left="0"/>
              <w:rPr>
                <w:del w:id="1373" w:author="Jeff Pitzen" w:date="2025-12-10T12:07:00Z" w16du:dateUtc="2025-12-10T17:07:00Z"/>
                <w:lang w:eastAsia="ja-JP"/>
              </w:rPr>
            </w:pPr>
            <w:del w:id="1374" w:author="Jeff Pitzen" w:date="2025-12-10T12:06:00Z" w16du:dateUtc="2025-12-10T17:06:00Z">
              <w:r w:rsidDel="00352A2D">
                <w:rPr>
                  <w:lang w:eastAsia="ja-JP"/>
                </w:rPr>
                <w:delText>Export (MIME)</w:delText>
              </w:r>
            </w:del>
            <w:bookmarkStart w:id="1375" w:name="_Toc216514460"/>
            <w:bookmarkEnd w:id="1375"/>
          </w:p>
        </w:tc>
        <w:tc>
          <w:tcPr>
            <w:tcW w:w="3343" w:type="dxa"/>
          </w:tcPr>
          <w:p w14:paraId="73CEB9EA" w14:textId="48A8390D" w:rsidR="002A527B" w:rsidDel="00C42A0A" w:rsidRDefault="00115D46" w:rsidP="00E6478B">
            <w:pPr>
              <w:pStyle w:val="Body"/>
              <w:ind w:left="0"/>
              <w:rPr>
                <w:del w:id="1376" w:author="Jeff Pitzen" w:date="2025-12-10T12:07:00Z" w16du:dateUtc="2025-12-10T17:07:00Z"/>
                <w:lang w:eastAsia="ja-JP"/>
              </w:rPr>
            </w:pPr>
            <w:del w:id="1377" w:author="Jeff Pitzen" w:date="2025-12-10T12:06:00Z" w16du:dateUtc="2025-12-10T17:06:00Z">
              <w:r w:rsidDel="00352A2D">
                <w:rPr>
                  <w:lang w:eastAsia="ja-JP"/>
                </w:rPr>
                <w:delText>Don</w:delText>
              </w:r>
              <w:r w:rsidR="004F4A2E" w:rsidDel="00352A2D">
                <w:rPr>
                  <w:lang w:eastAsia="ja-JP"/>
                </w:rPr>
                <w:delText>e</w:delText>
              </w:r>
            </w:del>
            <w:bookmarkStart w:id="1378" w:name="_Toc216514461"/>
            <w:bookmarkEnd w:id="1378"/>
          </w:p>
        </w:tc>
        <w:tc>
          <w:tcPr>
            <w:tcW w:w="3351" w:type="dxa"/>
          </w:tcPr>
          <w:p w14:paraId="5CBF29A9" w14:textId="78A18EF9" w:rsidR="002A527B" w:rsidDel="00C42A0A" w:rsidRDefault="002A527B" w:rsidP="00E6478B">
            <w:pPr>
              <w:pStyle w:val="Body"/>
              <w:ind w:left="0"/>
              <w:rPr>
                <w:del w:id="1379" w:author="Jeff Pitzen" w:date="2025-12-10T12:07:00Z" w16du:dateUtc="2025-12-10T17:07:00Z"/>
                <w:lang w:eastAsia="ja-JP"/>
              </w:rPr>
            </w:pPr>
            <w:bookmarkStart w:id="1380" w:name="_Toc216514462"/>
            <w:bookmarkEnd w:id="1380"/>
          </w:p>
        </w:tc>
        <w:bookmarkStart w:id="1381" w:name="_Toc216514463"/>
        <w:bookmarkEnd w:id="1381"/>
      </w:tr>
      <w:tr w:rsidR="72D9580E" w:rsidDel="00C42A0A" w14:paraId="1CED56C6" w14:textId="68B3BFC5" w:rsidTr="72D9580E">
        <w:trPr>
          <w:trHeight w:val="300"/>
          <w:del w:id="1382" w:author="Jeff Pitzen" w:date="2025-12-10T12:07:00Z" w16du:dateUtc="2025-12-10T17:07:00Z"/>
        </w:trPr>
        <w:tc>
          <w:tcPr>
            <w:tcW w:w="3376" w:type="dxa"/>
          </w:tcPr>
          <w:p w14:paraId="61AF33D4" w14:textId="5EF6A170" w:rsidR="416D3898" w:rsidDel="00C42A0A" w:rsidRDefault="416D3898" w:rsidP="00E2402E">
            <w:pPr>
              <w:pStyle w:val="Body"/>
              <w:ind w:left="0"/>
              <w:rPr>
                <w:del w:id="1383" w:author="Jeff Pitzen" w:date="2025-12-10T12:07:00Z" w16du:dateUtc="2025-12-10T17:07:00Z"/>
                <w:lang w:eastAsia="ja-JP"/>
              </w:rPr>
            </w:pPr>
            <w:del w:id="1384" w:author="Jeff Pitzen" w:date="2025-12-10T12:06:00Z" w16du:dateUtc="2025-12-10T17:06:00Z">
              <w:r w:rsidRPr="72D9580E" w:rsidDel="00352A2D">
                <w:rPr>
                  <w:lang w:eastAsia="ja-JP"/>
                </w:rPr>
                <w:delText>O365 User Synch</w:delText>
              </w:r>
            </w:del>
            <w:bookmarkStart w:id="1385" w:name="_Toc216514464"/>
            <w:bookmarkEnd w:id="1385"/>
          </w:p>
        </w:tc>
        <w:tc>
          <w:tcPr>
            <w:tcW w:w="3343" w:type="dxa"/>
          </w:tcPr>
          <w:p w14:paraId="3075884A" w14:textId="369C3794" w:rsidR="416D3898" w:rsidDel="00C42A0A" w:rsidRDefault="416D3898" w:rsidP="00E2402E">
            <w:pPr>
              <w:pStyle w:val="Body"/>
              <w:ind w:left="0"/>
              <w:rPr>
                <w:del w:id="1386" w:author="Jeff Pitzen" w:date="2025-12-10T12:07:00Z" w16du:dateUtc="2025-12-10T17:07:00Z"/>
                <w:lang w:eastAsia="ja-JP"/>
              </w:rPr>
            </w:pPr>
            <w:del w:id="1387" w:author="Jeff Pitzen" w:date="2025-12-10T12:06:00Z" w16du:dateUtc="2025-12-10T17:06:00Z">
              <w:r w:rsidRPr="72D9580E" w:rsidDel="00352A2D">
                <w:rPr>
                  <w:lang w:eastAsia="ja-JP"/>
                </w:rPr>
                <w:delText>Done</w:delText>
              </w:r>
            </w:del>
            <w:bookmarkStart w:id="1388" w:name="_Toc216514465"/>
            <w:bookmarkEnd w:id="1388"/>
          </w:p>
        </w:tc>
        <w:tc>
          <w:tcPr>
            <w:tcW w:w="3351" w:type="dxa"/>
          </w:tcPr>
          <w:p w14:paraId="76429300" w14:textId="220D0634" w:rsidR="72D9580E" w:rsidDel="00C42A0A" w:rsidRDefault="72D9580E" w:rsidP="00E2402E">
            <w:pPr>
              <w:pStyle w:val="Body"/>
              <w:rPr>
                <w:del w:id="1389" w:author="Jeff Pitzen" w:date="2025-12-10T12:07:00Z" w16du:dateUtc="2025-12-10T17:07:00Z"/>
                <w:lang w:eastAsia="ja-JP"/>
              </w:rPr>
            </w:pPr>
            <w:bookmarkStart w:id="1390" w:name="_Toc216514466"/>
            <w:bookmarkEnd w:id="1390"/>
          </w:p>
        </w:tc>
        <w:bookmarkStart w:id="1391" w:name="_Toc216514467"/>
        <w:bookmarkEnd w:id="1391"/>
      </w:tr>
      <w:tr w:rsidR="72D9580E" w:rsidDel="00C42A0A" w14:paraId="59F7EC2F" w14:textId="24D7BE03" w:rsidTr="72D9580E">
        <w:trPr>
          <w:trHeight w:val="300"/>
          <w:del w:id="1392" w:author="Jeff Pitzen" w:date="2025-12-10T12:07:00Z" w16du:dateUtc="2025-12-10T17:07:00Z"/>
        </w:trPr>
        <w:tc>
          <w:tcPr>
            <w:tcW w:w="3376" w:type="dxa"/>
          </w:tcPr>
          <w:p w14:paraId="466A3E95" w14:textId="52D0E253" w:rsidR="416D3898" w:rsidDel="00C42A0A" w:rsidRDefault="416D3898" w:rsidP="00E2402E">
            <w:pPr>
              <w:pStyle w:val="Body"/>
              <w:ind w:left="0"/>
              <w:rPr>
                <w:del w:id="1393" w:author="Jeff Pitzen" w:date="2025-12-10T12:07:00Z" w16du:dateUtc="2025-12-10T17:07:00Z"/>
                <w:lang w:eastAsia="ja-JP"/>
              </w:rPr>
            </w:pPr>
            <w:del w:id="1394" w:author="Jeff Pitzen" w:date="2025-12-10T12:06:00Z" w16du:dateUtc="2025-12-10T17:06:00Z">
              <w:r w:rsidRPr="72D9580E" w:rsidDel="00352A2D">
                <w:rPr>
                  <w:lang w:eastAsia="ja-JP"/>
                </w:rPr>
                <w:delText>MS Teams Crawl</w:delText>
              </w:r>
            </w:del>
            <w:bookmarkStart w:id="1395" w:name="_Toc216514468"/>
            <w:bookmarkEnd w:id="1395"/>
          </w:p>
        </w:tc>
        <w:tc>
          <w:tcPr>
            <w:tcW w:w="3343" w:type="dxa"/>
          </w:tcPr>
          <w:p w14:paraId="346EB1A0" w14:textId="32876A5D" w:rsidR="416D3898" w:rsidDel="00C42A0A" w:rsidRDefault="416D3898" w:rsidP="00E2402E">
            <w:pPr>
              <w:pStyle w:val="Body"/>
              <w:ind w:left="0"/>
              <w:rPr>
                <w:del w:id="1396" w:author="Jeff Pitzen" w:date="2025-12-10T12:07:00Z" w16du:dateUtc="2025-12-10T17:07:00Z"/>
                <w:lang w:eastAsia="ja-JP"/>
              </w:rPr>
            </w:pPr>
            <w:del w:id="1397" w:author="Jeff Pitzen" w:date="2025-12-10T12:06:00Z" w16du:dateUtc="2025-12-10T17:06:00Z">
              <w:r w:rsidRPr="72D9580E" w:rsidDel="00352A2D">
                <w:rPr>
                  <w:lang w:eastAsia="ja-JP"/>
                </w:rPr>
                <w:delText>Done</w:delText>
              </w:r>
            </w:del>
            <w:bookmarkStart w:id="1398" w:name="_Toc216514469"/>
            <w:bookmarkEnd w:id="1398"/>
          </w:p>
        </w:tc>
        <w:tc>
          <w:tcPr>
            <w:tcW w:w="3351" w:type="dxa"/>
          </w:tcPr>
          <w:p w14:paraId="22C37414" w14:textId="10082DF5" w:rsidR="72D9580E" w:rsidDel="00C42A0A" w:rsidRDefault="72D9580E" w:rsidP="72D9580E">
            <w:pPr>
              <w:pStyle w:val="Body"/>
              <w:rPr>
                <w:del w:id="1399" w:author="Jeff Pitzen" w:date="2025-12-10T12:07:00Z" w16du:dateUtc="2025-12-10T17:07:00Z"/>
                <w:lang w:eastAsia="ja-JP"/>
              </w:rPr>
            </w:pPr>
            <w:bookmarkStart w:id="1400" w:name="_Toc216514470"/>
            <w:bookmarkEnd w:id="1400"/>
          </w:p>
        </w:tc>
        <w:bookmarkStart w:id="1401" w:name="_Toc216514471"/>
        <w:bookmarkEnd w:id="1401"/>
      </w:tr>
    </w:tbl>
    <w:p w14:paraId="0D09832C" w14:textId="59D9C7CE" w:rsidR="00992BD0" w:rsidRDefault="00992BD0" w:rsidP="00CB310B">
      <w:pPr>
        <w:pStyle w:val="Heading2"/>
        <w:pPrChange w:id="1402" w:author="Jeff Pitzen" w:date="2025-12-10T12:19:00Z" w16du:dateUtc="2025-12-10T17:19:00Z">
          <w:pPr>
            <w:pStyle w:val="Heading3"/>
          </w:pPr>
        </w:pPrChange>
      </w:pPr>
      <w:del w:id="1403" w:author="Jeff Pitzen" w:date="2025-12-10T12:19:00Z" w16du:dateUtc="2025-12-10T17:19:00Z">
        <w:r w:rsidDel="00CB310B">
          <w:delText>ZL Components</w:delText>
        </w:r>
      </w:del>
      <w:bookmarkStart w:id="1404" w:name="_Toc216514472"/>
      <w:ins w:id="1405" w:author="Jeff Pitzen" w:date="2025-12-10T12:19:00Z" w16du:dateUtc="2025-12-10T17:19:00Z">
        <w:r w:rsidR="00CB310B">
          <w:t>STEP 6: V</w:t>
        </w:r>
      </w:ins>
      <w:ins w:id="1406" w:author="Jeff Pitzen" w:date="2025-12-10T13:56:00Z" w16du:dateUtc="2025-12-10T18:56:00Z">
        <w:r w:rsidR="00E922C6">
          <w:t>erify</w:t>
        </w:r>
      </w:ins>
      <w:ins w:id="1407" w:author="Jeff Pitzen" w:date="2025-12-10T12:19:00Z" w16du:dateUtc="2025-12-10T17:19:00Z">
        <w:r w:rsidR="008B2D08">
          <w:t xml:space="preserve"> ECR R</w:t>
        </w:r>
      </w:ins>
      <w:ins w:id="1408" w:author="Jeff Pitzen" w:date="2025-12-10T13:56:00Z" w16du:dateUtc="2025-12-10T18:56:00Z">
        <w:r w:rsidR="00E922C6">
          <w:t>epository</w:t>
        </w:r>
      </w:ins>
      <w:bookmarkEnd w:id="1404"/>
    </w:p>
    <w:p w14:paraId="7731C0E9" w14:textId="7381C866" w:rsidR="006243CD" w:rsidRDefault="00BF7C70" w:rsidP="009220E5">
      <w:pPr>
        <w:pStyle w:val="Body"/>
        <w:keepNext/>
        <w:keepLines/>
        <w:rPr>
          <w:ins w:id="1409" w:author="Jeff Pitzen" w:date="2025-12-10T12:20:00Z" w16du:dateUtc="2025-12-10T17:20:00Z"/>
          <w:lang w:eastAsia="ja-JP"/>
        </w:rPr>
      </w:pPr>
      <w:del w:id="1410" w:author="Jeff Pitzen" w:date="2025-12-10T12:20:00Z" w16du:dateUtc="2025-12-10T17:20:00Z">
        <w:r w:rsidDel="00C8354F">
          <w:rPr>
            <w:lang w:eastAsia="ja-JP"/>
          </w:rPr>
          <w:delText>Th</w:delText>
        </w:r>
      </w:del>
      <w:ins w:id="1411" w:author="Jeff Pitzen" w:date="2025-12-10T12:20:00Z" w16du:dateUtc="2025-12-10T17:20:00Z">
        <w:r w:rsidR="00C8354F" w:rsidRPr="00C8354F">
          <w:rPr>
            <w:lang w:eastAsia="ja-JP"/>
          </w:rPr>
          <w:t>PURPOSE: Confirm the ECR repository exists and is accessible</w:t>
        </w:r>
      </w:ins>
      <w:del w:id="1412" w:author="Jeff Pitzen" w:date="2025-12-10T12:20:00Z" w16du:dateUtc="2025-12-10T17:20:00Z">
        <w:r w:rsidDel="00C8354F">
          <w:rPr>
            <w:lang w:eastAsia="ja-JP"/>
          </w:rPr>
          <w:delText>e following table provid</w:delText>
        </w:r>
        <w:r w:rsidR="003073B9" w:rsidDel="00C8354F">
          <w:rPr>
            <w:lang w:eastAsia="ja-JP"/>
          </w:rPr>
          <w:delText>es additional details on containerization and other ZL components.</w:delText>
        </w:r>
      </w:del>
    </w:p>
    <w:tbl>
      <w:tblPr>
        <w:tblStyle w:val="TableGrid"/>
        <w:tblW w:w="0" w:type="auto"/>
        <w:tblInd w:w="720" w:type="dxa"/>
        <w:tblLook w:val="04A0" w:firstRow="1" w:lastRow="0" w:firstColumn="1" w:lastColumn="0" w:noHBand="0" w:noVBand="1"/>
      </w:tblPr>
      <w:tblGrid>
        <w:gridCol w:w="3995"/>
        <w:gridCol w:w="6075"/>
        <w:tblGridChange w:id="1413">
          <w:tblGrid>
            <w:gridCol w:w="3995"/>
            <w:gridCol w:w="6075"/>
          </w:tblGrid>
        </w:tblGridChange>
      </w:tblGrid>
      <w:tr w:rsidR="008B2D08" w14:paraId="1449572B" w14:textId="77777777" w:rsidTr="007C3D79">
        <w:trPr>
          <w:ins w:id="1414" w:author="Jeff Pitzen" w:date="2025-12-10T12:20:00Z" w16du:dateUtc="2025-12-10T17:20:00Z"/>
        </w:trPr>
        <w:tc>
          <w:tcPr>
            <w:tcW w:w="10070" w:type="dxa"/>
            <w:gridSpan w:val="2"/>
            <w:shd w:val="clear" w:color="auto" w:fill="BFBFBF" w:themeFill="background1" w:themeFillShade="BF"/>
          </w:tcPr>
          <w:p w14:paraId="70BCC11D" w14:textId="77777777" w:rsidR="008B2D08" w:rsidRDefault="008B2D08" w:rsidP="007C3D79">
            <w:pPr>
              <w:pStyle w:val="BodyText"/>
              <w:ind w:left="0"/>
              <w:rPr>
                <w:ins w:id="1415" w:author="Jeff Pitzen" w:date="2025-12-10T12:20:00Z" w16du:dateUtc="2025-12-10T17:20:00Z"/>
              </w:rPr>
            </w:pPr>
            <w:ins w:id="1416" w:author="Jeff Pitzen" w:date="2025-12-10T12:20:00Z" w16du:dateUtc="2025-12-10T17:20:00Z">
              <w:r w:rsidRPr="00D06073">
                <w:t>SHELL: All shells (PowerShell, Bash, CMD)</w:t>
              </w:r>
            </w:ins>
          </w:p>
        </w:tc>
      </w:tr>
      <w:tr w:rsidR="008B2D08" w14:paraId="3305C774" w14:textId="77777777" w:rsidTr="00845201">
        <w:tblPrEx>
          <w:tblW w:w="0" w:type="auto"/>
          <w:tblInd w:w="720" w:type="dxa"/>
          <w:tblPrExChange w:id="1417" w:author="Jeff Pitzen" w:date="2025-12-10T12:21:00Z" w16du:dateUtc="2025-12-10T17:21:00Z">
            <w:tblPrEx>
              <w:tblW w:w="0" w:type="auto"/>
              <w:tblInd w:w="720" w:type="dxa"/>
            </w:tblPrEx>
          </w:tblPrExChange>
        </w:tblPrEx>
        <w:trPr>
          <w:trHeight w:val="5987"/>
          <w:ins w:id="1418" w:author="Jeff Pitzen" w:date="2025-12-10T12:20:00Z" w16du:dateUtc="2025-12-10T17:20:00Z"/>
          <w:trPrChange w:id="1419" w:author="Jeff Pitzen" w:date="2025-12-10T12:21:00Z" w16du:dateUtc="2025-12-10T17:21:00Z">
            <w:trPr>
              <w:trHeight w:val="3107"/>
            </w:trPr>
          </w:trPrChange>
        </w:trPr>
        <w:tc>
          <w:tcPr>
            <w:tcW w:w="3995" w:type="dxa"/>
            <w:tcPrChange w:id="1420" w:author="Jeff Pitzen" w:date="2025-12-10T12:21:00Z" w16du:dateUtc="2025-12-10T17:21:00Z">
              <w:tcPr>
                <w:tcW w:w="3995" w:type="dxa"/>
              </w:tcPr>
            </w:tcPrChange>
          </w:tcPr>
          <w:p w14:paraId="5CA1DA2C" w14:textId="0ABDB42D" w:rsidR="008B2D08" w:rsidRDefault="00C8354F" w:rsidP="007C3D79">
            <w:pPr>
              <w:pStyle w:val="BodyText"/>
              <w:ind w:left="0"/>
              <w:rPr>
                <w:ins w:id="1421" w:author="Jeff Pitzen" w:date="2025-12-10T12:20:00Z" w16du:dateUtc="2025-12-10T17:20:00Z"/>
              </w:rPr>
            </w:pPr>
            <w:ins w:id="1422" w:author="Jeff Pitzen" w:date="2025-12-10T12:20:00Z" w16du:dateUtc="2025-12-10T17:20:00Z">
              <w:r w:rsidRPr="00C8354F">
                <w:t>aws ecr describe-repositories --repository-names uw1-zlps-ecr-01 --region us-west-1</w:t>
              </w:r>
            </w:ins>
          </w:p>
        </w:tc>
        <w:tc>
          <w:tcPr>
            <w:tcW w:w="6075" w:type="dxa"/>
            <w:tcPrChange w:id="1423" w:author="Jeff Pitzen" w:date="2025-12-10T12:21:00Z" w16du:dateUtc="2025-12-10T17:21:00Z">
              <w:tcPr>
                <w:tcW w:w="6075" w:type="dxa"/>
              </w:tcPr>
            </w:tcPrChange>
          </w:tcPr>
          <w:p w14:paraId="483BA3C0" w14:textId="77777777" w:rsidR="008B2D08" w:rsidRDefault="008B2D08" w:rsidP="007C3D79">
            <w:pPr>
              <w:pStyle w:val="BodyText"/>
              <w:ind w:left="0"/>
              <w:rPr>
                <w:ins w:id="1424" w:author="Jeff Pitzen" w:date="2025-12-10T12:20:00Z" w16du:dateUtc="2025-12-10T17:20:00Z"/>
              </w:rPr>
            </w:pPr>
            <w:ins w:id="1425" w:author="Jeff Pitzen" w:date="2025-12-10T12:20:00Z" w16du:dateUtc="2025-12-10T17:20:00Z">
              <w:r>
                <w:rPr>
                  <w:noProof/>
                  <w:sz w:val="18"/>
                  <w:szCs w:val="20"/>
                </w:rPr>
                <mc:AlternateContent>
                  <mc:Choice Requires="wps">
                    <w:drawing>
                      <wp:anchor distT="0" distB="0" distL="114300" distR="114300" simplePos="0" relativeHeight="251651072" behindDoc="0" locked="0" layoutInCell="1" allowOverlap="1" wp14:anchorId="1C349688" wp14:editId="52163824">
                        <wp:simplePos x="0" y="0"/>
                        <wp:positionH relativeFrom="column">
                          <wp:posOffset>-1946</wp:posOffset>
                        </wp:positionH>
                        <wp:positionV relativeFrom="paragraph">
                          <wp:posOffset>42652</wp:posOffset>
                        </wp:positionV>
                        <wp:extent cx="3740728" cy="3728852"/>
                        <wp:effectExtent l="0" t="0" r="12700" b="24130"/>
                        <wp:wrapNone/>
                        <wp:docPr id="1994913722" name="Rectangle 10"/>
                        <wp:cNvGraphicFramePr/>
                        <a:graphic xmlns:a="http://schemas.openxmlformats.org/drawingml/2006/main">
                          <a:graphicData uri="http://schemas.microsoft.com/office/word/2010/wordprocessingShape">
                            <wps:wsp>
                              <wps:cNvSpPr/>
                              <wps:spPr>
                                <a:xfrm>
                                  <a:off x="0" y="0"/>
                                  <a:ext cx="3740728" cy="3728852"/>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C5C2C46" w14:textId="77777777" w:rsidR="008B2D08" w:rsidRPr="007C3D79" w:rsidRDefault="008B2D08" w:rsidP="008B2D08">
                                    <w:pPr>
                                      <w:pStyle w:val="BodyText"/>
                                      <w:ind w:left="0"/>
                                      <w:rPr>
                                        <w:color w:val="000000" w:themeColor="text1"/>
                                        <w:sz w:val="14"/>
                                        <w:szCs w:val="16"/>
                                      </w:rPr>
                                    </w:pPr>
                                    <w:r w:rsidRPr="007C3D79">
                                      <w:rPr>
                                        <w:color w:val="000000" w:themeColor="text1"/>
                                        <w:sz w:val="14"/>
                                        <w:szCs w:val="16"/>
                                      </w:rPr>
                                      <w:t>OUTPUT:</w:t>
                                    </w:r>
                                  </w:p>
                                  <w:p w14:paraId="65A00944" w14:textId="77777777" w:rsidR="00845201" w:rsidRPr="00845201" w:rsidRDefault="00845201" w:rsidP="00845201">
                                    <w:pPr>
                                      <w:pStyle w:val="BodyText"/>
                                      <w:ind w:left="0"/>
                                      <w:rPr>
                                        <w:ins w:id="1426" w:author="Jeff Pitzen" w:date="2025-12-10T12:21:00Z" w16du:dateUtc="2025-12-10T17:21:00Z"/>
                                        <w:color w:val="000000" w:themeColor="text1"/>
                                        <w:sz w:val="14"/>
                                        <w:szCs w:val="16"/>
                                      </w:rPr>
                                    </w:pPr>
                                    <w:ins w:id="1427" w:author="Jeff Pitzen" w:date="2025-12-10T12:21:00Z" w16du:dateUtc="2025-12-10T17:21:00Z">
                                      <w:r w:rsidRPr="00845201">
                                        <w:rPr>
                                          <w:color w:val="000000" w:themeColor="text1"/>
                                          <w:sz w:val="14"/>
                                          <w:szCs w:val="16"/>
                                        </w:rPr>
                                        <w:t>{</w:t>
                                      </w:r>
                                    </w:ins>
                                  </w:p>
                                  <w:p w14:paraId="47906858" w14:textId="77777777" w:rsidR="00845201" w:rsidRPr="00845201" w:rsidRDefault="00845201" w:rsidP="00845201">
                                    <w:pPr>
                                      <w:pStyle w:val="BodyText"/>
                                      <w:ind w:left="0"/>
                                      <w:rPr>
                                        <w:ins w:id="1428" w:author="Jeff Pitzen" w:date="2025-12-10T12:21:00Z" w16du:dateUtc="2025-12-10T17:21:00Z"/>
                                        <w:color w:val="000000" w:themeColor="text1"/>
                                        <w:sz w:val="14"/>
                                        <w:szCs w:val="16"/>
                                      </w:rPr>
                                    </w:pPr>
                                    <w:ins w:id="1429" w:author="Jeff Pitzen" w:date="2025-12-10T12:21:00Z" w16du:dateUtc="2025-12-10T17:21:00Z">
                                      <w:r w:rsidRPr="00845201">
                                        <w:rPr>
                                          <w:color w:val="000000" w:themeColor="text1"/>
                                          <w:sz w:val="14"/>
                                          <w:szCs w:val="16"/>
                                        </w:rPr>
                                        <w:t xml:space="preserve">    "repositories": [</w:t>
                                      </w:r>
                                    </w:ins>
                                  </w:p>
                                  <w:p w14:paraId="09FFCE5D" w14:textId="77777777" w:rsidR="00845201" w:rsidRPr="00845201" w:rsidRDefault="00845201" w:rsidP="00845201">
                                    <w:pPr>
                                      <w:pStyle w:val="BodyText"/>
                                      <w:ind w:left="0"/>
                                      <w:rPr>
                                        <w:ins w:id="1430" w:author="Jeff Pitzen" w:date="2025-12-10T12:21:00Z" w16du:dateUtc="2025-12-10T17:21:00Z"/>
                                        <w:color w:val="000000" w:themeColor="text1"/>
                                        <w:sz w:val="14"/>
                                        <w:szCs w:val="16"/>
                                      </w:rPr>
                                    </w:pPr>
                                    <w:ins w:id="1431" w:author="Jeff Pitzen" w:date="2025-12-10T12:21:00Z" w16du:dateUtc="2025-12-10T17:21:00Z">
                                      <w:r w:rsidRPr="00845201">
                                        <w:rPr>
                                          <w:color w:val="000000" w:themeColor="text1"/>
                                          <w:sz w:val="14"/>
                                          <w:szCs w:val="16"/>
                                        </w:rPr>
                                        <w:t xml:space="preserve">        {</w:t>
                                      </w:r>
                                    </w:ins>
                                  </w:p>
                                  <w:p w14:paraId="359C89D2" w14:textId="77777777" w:rsidR="00845201" w:rsidRPr="00845201" w:rsidRDefault="00845201" w:rsidP="00845201">
                                    <w:pPr>
                                      <w:pStyle w:val="BodyText"/>
                                      <w:ind w:left="0"/>
                                      <w:rPr>
                                        <w:ins w:id="1432" w:author="Jeff Pitzen" w:date="2025-12-10T12:21:00Z" w16du:dateUtc="2025-12-10T17:21:00Z"/>
                                        <w:color w:val="000000" w:themeColor="text1"/>
                                        <w:sz w:val="14"/>
                                        <w:szCs w:val="16"/>
                                      </w:rPr>
                                    </w:pPr>
                                    <w:ins w:id="1433" w:author="Jeff Pitzen" w:date="2025-12-10T12:21:00Z" w16du:dateUtc="2025-12-10T17:21:00Z">
                                      <w:r w:rsidRPr="00845201">
                                        <w:rPr>
                                          <w:color w:val="000000" w:themeColor="text1"/>
                                          <w:sz w:val="14"/>
                                          <w:szCs w:val="16"/>
                                        </w:rPr>
                                        <w:t xml:space="preserve">            "repositoryArn": "</w:t>
                                      </w:r>
                                      <w:proofErr w:type="gramStart"/>
                                      <w:r w:rsidRPr="00845201">
                                        <w:rPr>
                                          <w:color w:val="000000" w:themeColor="text1"/>
                                          <w:sz w:val="14"/>
                                          <w:szCs w:val="16"/>
                                        </w:rPr>
                                        <w:t>arn:aws</w:t>
                                      </w:r>
                                      <w:proofErr w:type="gramEnd"/>
                                      <w:r w:rsidRPr="00845201">
                                        <w:rPr>
                                          <w:color w:val="000000" w:themeColor="text1"/>
                                          <w:sz w:val="14"/>
                                          <w:szCs w:val="16"/>
                                        </w:rPr>
                                        <w:t>:ecr:us-west-</w:t>
                                      </w:r>
                                      <w:proofErr w:type="gramStart"/>
                                      <w:r w:rsidRPr="00845201">
                                        <w:rPr>
                                          <w:color w:val="000000" w:themeColor="text1"/>
                                          <w:sz w:val="14"/>
                                          <w:szCs w:val="16"/>
                                        </w:rPr>
                                        <w:t>1:995553364920:repository</w:t>
                                      </w:r>
                                      <w:proofErr w:type="gramEnd"/>
                                      <w:r w:rsidRPr="00845201">
                                        <w:rPr>
                                          <w:color w:val="000000" w:themeColor="text1"/>
                                          <w:sz w:val="14"/>
                                          <w:szCs w:val="16"/>
                                        </w:rPr>
                                        <w:t>/uw1-zlps-ecr-01",</w:t>
                                      </w:r>
                                    </w:ins>
                                  </w:p>
                                  <w:p w14:paraId="5160146E" w14:textId="77777777" w:rsidR="00845201" w:rsidRPr="00845201" w:rsidRDefault="00845201" w:rsidP="00845201">
                                    <w:pPr>
                                      <w:pStyle w:val="BodyText"/>
                                      <w:ind w:left="0"/>
                                      <w:rPr>
                                        <w:ins w:id="1434" w:author="Jeff Pitzen" w:date="2025-12-10T12:21:00Z" w16du:dateUtc="2025-12-10T17:21:00Z"/>
                                        <w:color w:val="000000" w:themeColor="text1"/>
                                        <w:sz w:val="14"/>
                                        <w:szCs w:val="16"/>
                                      </w:rPr>
                                    </w:pPr>
                                    <w:ins w:id="1435" w:author="Jeff Pitzen" w:date="2025-12-10T12:21:00Z" w16du:dateUtc="2025-12-10T17:21:00Z">
                                      <w:r w:rsidRPr="00845201">
                                        <w:rPr>
                                          <w:color w:val="000000" w:themeColor="text1"/>
                                          <w:sz w:val="14"/>
                                          <w:szCs w:val="16"/>
                                        </w:rPr>
                                        <w:t xml:space="preserve">            "registryId": "995553364920",</w:t>
                                      </w:r>
                                    </w:ins>
                                  </w:p>
                                  <w:p w14:paraId="6DFCA350" w14:textId="77777777" w:rsidR="00845201" w:rsidRPr="00845201" w:rsidRDefault="00845201" w:rsidP="00845201">
                                    <w:pPr>
                                      <w:pStyle w:val="BodyText"/>
                                      <w:ind w:left="0"/>
                                      <w:rPr>
                                        <w:ins w:id="1436" w:author="Jeff Pitzen" w:date="2025-12-10T12:21:00Z" w16du:dateUtc="2025-12-10T17:21:00Z"/>
                                        <w:color w:val="000000" w:themeColor="text1"/>
                                        <w:sz w:val="14"/>
                                        <w:szCs w:val="16"/>
                                      </w:rPr>
                                    </w:pPr>
                                    <w:ins w:id="1437" w:author="Jeff Pitzen" w:date="2025-12-10T12:21:00Z" w16du:dateUtc="2025-12-10T17:21:00Z">
                                      <w:r w:rsidRPr="00845201">
                                        <w:rPr>
                                          <w:color w:val="000000" w:themeColor="text1"/>
                                          <w:sz w:val="14"/>
                                          <w:szCs w:val="16"/>
                                        </w:rPr>
                                        <w:t xml:space="preserve">            "repositoryName": "uw1-zlps-ecr-01",</w:t>
                                      </w:r>
                                    </w:ins>
                                  </w:p>
                                  <w:p w14:paraId="10122EB9" w14:textId="77777777" w:rsidR="00845201" w:rsidRPr="00845201" w:rsidRDefault="00845201" w:rsidP="00845201">
                                    <w:pPr>
                                      <w:pStyle w:val="BodyText"/>
                                      <w:ind w:left="0"/>
                                      <w:rPr>
                                        <w:ins w:id="1438" w:author="Jeff Pitzen" w:date="2025-12-10T12:21:00Z" w16du:dateUtc="2025-12-10T17:21:00Z"/>
                                        <w:color w:val="000000" w:themeColor="text1"/>
                                        <w:sz w:val="14"/>
                                        <w:szCs w:val="16"/>
                                      </w:rPr>
                                    </w:pPr>
                                    <w:ins w:id="1439" w:author="Jeff Pitzen" w:date="2025-12-10T12:21:00Z" w16du:dateUtc="2025-12-10T17:21:00Z">
                                      <w:r w:rsidRPr="00845201">
                                        <w:rPr>
                                          <w:color w:val="000000" w:themeColor="text1"/>
                                          <w:sz w:val="14"/>
                                          <w:szCs w:val="16"/>
                                        </w:rPr>
                                        <w:t xml:space="preserve">            "repositoryUri": "995553364920.dkr.ecr.us-west-1.amazonaws.com/uw1-zlps-ecr-01",</w:t>
                                      </w:r>
                                    </w:ins>
                                  </w:p>
                                  <w:p w14:paraId="24973006" w14:textId="77777777" w:rsidR="00845201" w:rsidRPr="00845201" w:rsidRDefault="00845201" w:rsidP="00845201">
                                    <w:pPr>
                                      <w:pStyle w:val="BodyText"/>
                                      <w:ind w:left="0"/>
                                      <w:rPr>
                                        <w:ins w:id="1440" w:author="Jeff Pitzen" w:date="2025-12-10T12:21:00Z" w16du:dateUtc="2025-12-10T17:21:00Z"/>
                                        <w:color w:val="000000" w:themeColor="text1"/>
                                        <w:sz w:val="14"/>
                                        <w:szCs w:val="16"/>
                                      </w:rPr>
                                    </w:pPr>
                                    <w:ins w:id="1441" w:author="Jeff Pitzen" w:date="2025-12-10T12:21:00Z" w16du:dateUtc="2025-12-10T17:21:00Z">
                                      <w:r w:rsidRPr="00845201">
                                        <w:rPr>
                                          <w:color w:val="000000" w:themeColor="text1"/>
                                          <w:sz w:val="14"/>
                                          <w:szCs w:val="16"/>
                                        </w:rPr>
                                        <w:t xml:space="preserve">            "createdAt": "2025-11-25T13:52:33.796000-05:00",</w:t>
                                      </w:r>
                                    </w:ins>
                                  </w:p>
                                  <w:p w14:paraId="571A0E3A" w14:textId="77777777" w:rsidR="00845201" w:rsidRPr="00845201" w:rsidRDefault="00845201" w:rsidP="00845201">
                                    <w:pPr>
                                      <w:pStyle w:val="BodyText"/>
                                      <w:ind w:left="0"/>
                                      <w:rPr>
                                        <w:ins w:id="1442" w:author="Jeff Pitzen" w:date="2025-12-10T12:21:00Z" w16du:dateUtc="2025-12-10T17:21:00Z"/>
                                        <w:color w:val="000000" w:themeColor="text1"/>
                                        <w:sz w:val="14"/>
                                        <w:szCs w:val="16"/>
                                      </w:rPr>
                                    </w:pPr>
                                    <w:ins w:id="1443" w:author="Jeff Pitzen" w:date="2025-12-10T12:21:00Z" w16du:dateUtc="2025-12-10T17:21:00Z">
                                      <w:r w:rsidRPr="00845201">
                                        <w:rPr>
                                          <w:color w:val="000000" w:themeColor="text1"/>
                                          <w:sz w:val="14"/>
                                          <w:szCs w:val="16"/>
                                        </w:rPr>
                                        <w:t xml:space="preserve">            "imageTagMutability": "MUTABLE",</w:t>
                                      </w:r>
                                    </w:ins>
                                  </w:p>
                                  <w:p w14:paraId="1DA09BD1" w14:textId="77777777" w:rsidR="00845201" w:rsidRPr="00845201" w:rsidRDefault="00845201" w:rsidP="00845201">
                                    <w:pPr>
                                      <w:pStyle w:val="BodyText"/>
                                      <w:ind w:left="0"/>
                                      <w:rPr>
                                        <w:ins w:id="1444" w:author="Jeff Pitzen" w:date="2025-12-10T12:21:00Z" w16du:dateUtc="2025-12-10T17:21:00Z"/>
                                        <w:color w:val="000000" w:themeColor="text1"/>
                                        <w:sz w:val="14"/>
                                        <w:szCs w:val="16"/>
                                      </w:rPr>
                                    </w:pPr>
                                    <w:ins w:id="1445" w:author="Jeff Pitzen" w:date="2025-12-10T12:21:00Z" w16du:dateUtc="2025-12-10T17:21:00Z">
                                      <w:r w:rsidRPr="00845201">
                                        <w:rPr>
                                          <w:color w:val="000000" w:themeColor="text1"/>
                                          <w:sz w:val="14"/>
                                          <w:szCs w:val="16"/>
                                        </w:rPr>
                                        <w:t xml:space="preserve">            "imageScanningConfiguration": {</w:t>
                                      </w:r>
                                    </w:ins>
                                  </w:p>
                                  <w:p w14:paraId="3586651D" w14:textId="77777777" w:rsidR="00845201" w:rsidRPr="00845201" w:rsidRDefault="00845201" w:rsidP="00845201">
                                    <w:pPr>
                                      <w:pStyle w:val="BodyText"/>
                                      <w:ind w:left="0"/>
                                      <w:rPr>
                                        <w:ins w:id="1446" w:author="Jeff Pitzen" w:date="2025-12-10T12:21:00Z" w16du:dateUtc="2025-12-10T17:21:00Z"/>
                                        <w:color w:val="000000" w:themeColor="text1"/>
                                        <w:sz w:val="14"/>
                                        <w:szCs w:val="16"/>
                                      </w:rPr>
                                    </w:pPr>
                                    <w:ins w:id="1447" w:author="Jeff Pitzen" w:date="2025-12-10T12:21:00Z" w16du:dateUtc="2025-12-10T17:21:00Z">
                                      <w:r w:rsidRPr="00845201">
                                        <w:rPr>
                                          <w:color w:val="000000" w:themeColor="text1"/>
                                          <w:sz w:val="14"/>
                                          <w:szCs w:val="16"/>
                                        </w:rPr>
                                        <w:t xml:space="preserve">                "scanOnPush": true</w:t>
                                      </w:r>
                                    </w:ins>
                                  </w:p>
                                  <w:p w14:paraId="7FE1C83F" w14:textId="77777777" w:rsidR="00845201" w:rsidRPr="00845201" w:rsidRDefault="00845201" w:rsidP="00845201">
                                    <w:pPr>
                                      <w:pStyle w:val="BodyText"/>
                                      <w:ind w:left="0"/>
                                      <w:rPr>
                                        <w:ins w:id="1448" w:author="Jeff Pitzen" w:date="2025-12-10T12:21:00Z" w16du:dateUtc="2025-12-10T17:21:00Z"/>
                                        <w:color w:val="000000" w:themeColor="text1"/>
                                        <w:sz w:val="14"/>
                                        <w:szCs w:val="16"/>
                                      </w:rPr>
                                    </w:pPr>
                                    <w:ins w:id="1449" w:author="Jeff Pitzen" w:date="2025-12-10T12:21:00Z" w16du:dateUtc="2025-12-10T17:21:00Z">
                                      <w:r w:rsidRPr="00845201">
                                        <w:rPr>
                                          <w:color w:val="000000" w:themeColor="text1"/>
                                          <w:sz w:val="14"/>
                                          <w:szCs w:val="16"/>
                                        </w:rPr>
                                        <w:t xml:space="preserve">            },</w:t>
                                      </w:r>
                                    </w:ins>
                                  </w:p>
                                  <w:p w14:paraId="13CC1A5E" w14:textId="77777777" w:rsidR="00845201" w:rsidRPr="00845201" w:rsidRDefault="00845201" w:rsidP="00845201">
                                    <w:pPr>
                                      <w:pStyle w:val="BodyText"/>
                                      <w:ind w:left="0"/>
                                      <w:rPr>
                                        <w:ins w:id="1450" w:author="Jeff Pitzen" w:date="2025-12-10T12:21:00Z" w16du:dateUtc="2025-12-10T17:21:00Z"/>
                                        <w:color w:val="000000" w:themeColor="text1"/>
                                        <w:sz w:val="14"/>
                                        <w:szCs w:val="16"/>
                                      </w:rPr>
                                    </w:pPr>
                                    <w:ins w:id="1451" w:author="Jeff Pitzen" w:date="2025-12-10T12:21:00Z" w16du:dateUtc="2025-12-10T17:21:00Z">
                                      <w:r w:rsidRPr="00845201">
                                        <w:rPr>
                                          <w:color w:val="000000" w:themeColor="text1"/>
                                          <w:sz w:val="14"/>
                                          <w:szCs w:val="16"/>
                                        </w:rPr>
                                        <w:t xml:space="preserve">            "encryptionConfiguration": {</w:t>
                                      </w:r>
                                    </w:ins>
                                  </w:p>
                                  <w:p w14:paraId="181C36D5" w14:textId="77777777" w:rsidR="00845201" w:rsidRPr="00845201" w:rsidRDefault="00845201" w:rsidP="00845201">
                                    <w:pPr>
                                      <w:pStyle w:val="BodyText"/>
                                      <w:ind w:left="0"/>
                                      <w:rPr>
                                        <w:ins w:id="1452" w:author="Jeff Pitzen" w:date="2025-12-10T12:21:00Z" w16du:dateUtc="2025-12-10T17:21:00Z"/>
                                        <w:color w:val="000000" w:themeColor="text1"/>
                                        <w:sz w:val="14"/>
                                        <w:szCs w:val="16"/>
                                      </w:rPr>
                                    </w:pPr>
                                    <w:ins w:id="1453" w:author="Jeff Pitzen" w:date="2025-12-10T12:21:00Z" w16du:dateUtc="2025-12-10T17:21:00Z">
                                      <w:r w:rsidRPr="00845201">
                                        <w:rPr>
                                          <w:color w:val="000000" w:themeColor="text1"/>
                                          <w:sz w:val="14"/>
                                          <w:szCs w:val="16"/>
                                        </w:rPr>
                                        <w:t xml:space="preserve">                "encryptionType": "AES256"</w:t>
                                      </w:r>
                                    </w:ins>
                                  </w:p>
                                  <w:p w14:paraId="0D704314" w14:textId="77777777" w:rsidR="00845201" w:rsidRPr="00845201" w:rsidRDefault="00845201" w:rsidP="00845201">
                                    <w:pPr>
                                      <w:pStyle w:val="BodyText"/>
                                      <w:ind w:left="0"/>
                                      <w:rPr>
                                        <w:ins w:id="1454" w:author="Jeff Pitzen" w:date="2025-12-10T12:21:00Z" w16du:dateUtc="2025-12-10T17:21:00Z"/>
                                        <w:color w:val="000000" w:themeColor="text1"/>
                                        <w:sz w:val="14"/>
                                        <w:szCs w:val="16"/>
                                      </w:rPr>
                                    </w:pPr>
                                    <w:ins w:id="1455" w:author="Jeff Pitzen" w:date="2025-12-10T12:21:00Z" w16du:dateUtc="2025-12-10T17:21:00Z">
                                      <w:r w:rsidRPr="00845201">
                                        <w:rPr>
                                          <w:color w:val="000000" w:themeColor="text1"/>
                                          <w:sz w:val="14"/>
                                          <w:szCs w:val="16"/>
                                        </w:rPr>
                                        <w:t xml:space="preserve">            }</w:t>
                                      </w:r>
                                    </w:ins>
                                  </w:p>
                                  <w:p w14:paraId="26CA0480" w14:textId="77777777" w:rsidR="00845201" w:rsidRPr="00845201" w:rsidRDefault="00845201" w:rsidP="00845201">
                                    <w:pPr>
                                      <w:pStyle w:val="BodyText"/>
                                      <w:ind w:left="0"/>
                                      <w:rPr>
                                        <w:ins w:id="1456" w:author="Jeff Pitzen" w:date="2025-12-10T12:21:00Z" w16du:dateUtc="2025-12-10T17:21:00Z"/>
                                        <w:color w:val="000000" w:themeColor="text1"/>
                                        <w:sz w:val="14"/>
                                        <w:szCs w:val="16"/>
                                      </w:rPr>
                                    </w:pPr>
                                    <w:ins w:id="1457" w:author="Jeff Pitzen" w:date="2025-12-10T12:21:00Z" w16du:dateUtc="2025-12-10T17:21:00Z">
                                      <w:r w:rsidRPr="00845201">
                                        <w:rPr>
                                          <w:color w:val="000000" w:themeColor="text1"/>
                                          <w:sz w:val="14"/>
                                          <w:szCs w:val="16"/>
                                        </w:rPr>
                                        <w:t xml:space="preserve">        }</w:t>
                                      </w:r>
                                    </w:ins>
                                  </w:p>
                                  <w:p w14:paraId="2F1B58C0" w14:textId="77777777" w:rsidR="00845201" w:rsidRPr="00845201" w:rsidRDefault="00845201" w:rsidP="00845201">
                                    <w:pPr>
                                      <w:pStyle w:val="BodyText"/>
                                      <w:ind w:left="0"/>
                                      <w:rPr>
                                        <w:ins w:id="1458" w:author="Jeff Pitzen" w:date="2025-12-10T12:21:00Z" w16du:dateUtc="2025-12-10T17:21:00Z"/>
                                        <w:color w:val="000000" w:themeColor="text1"/>
                                        <w:sz w:val="14"/>
                                        <w:szCs w:val="16"/>
                                      </w:rPr>
                                    </w:pPr>
                                    <w:ins w:id="1459" w:author="Jeff Pitzen" w:date="2025-12-10T12:21:00Z" w16du:dateUtc="2025-12-10T17:21:00Z">
                                      <w:r w:rsidRPr="00845201">
                                        <w:rPr>
                                          <w:color w:val="000000" w:themeColor="text1"/>
                                          <w:sz w:val="14"/>
                                          <w:szCs w:val="16"/>
                                        </w:rPr>
                                        <w:t xml:space="preserve">    ]</w:t>
                                      </w:r>
                                    </w:ins>
                                  </w:p>
                                  <w:p w14:paraId="671B3BE4" w14:textId="472884B5" w:rsidR="008B2D08" w:rsidRPr="007C3D79" w:rsidDel="00845201" w:rsidRDefault="00845201" w:rsidP="00845201">
                                    <w:pPr>
                                      <w:pStyle w:val="BodyText"/>
                                      <w:ind w:left="0"/>
                                      <w:rPr>
                                        <w:del w:id="1460" w:author="Jeff Pitzen" w:date="2025-12-10T12:21:00Z" w16du:dateUtc="2025-12-10T17:21:00Z"/>
                                        <w:color w:val="000000" w:themeColor="text1"/>
                                        <w:sz w:val="14"/>
                                        <w:szCs w:val="16"/>
                                      </w:rPr>
                                    </w:pPr>
                                    <w:ins w:id="1461" w:author="Jeff Pitzen" w:date="2025-12-10T12:21:00Z" w16du:dateUtc="2025-12-10T17:21:00Z">
                                      <w:r w:rsidRPr="00845201">
                                        <w:rPr>
                                          <w:color w:val="000000" w:themeColor="text1"/>
                                          <w:sz w:val="14"/>
                                          <w:szCs w:val="16"/>
                                        </w:rPr>
                                        <w:t>}</w:t>
                                      </w:r>
                                    </w:ins>
                                    <w:del w:id="1462" w:author="Jeff Pitzen" w:date="2025-12-10T12:21:00Z" w16du:dateUtc="2025-12-10T17:21:00Z">
                                      <w:r w:rsidR="008B2D08" w:rsidRPr="007C3D79" w:rsidDel="00845201">
                                        <w:rPr>
                                          <w:color w:val="000000" w:themeColor="text1"/>
                                          <w:sz w:val="14"/>
                                          <w:szCs w:val="16"/>
                                        </w:rPr>
                                        <w:delText>{</w:delText>
                                      </w:r>
                                    </w:del>
                                  </w:p>
                                  <w:p w14:paraId="1AD57817" w14:textId="72C1388C" w:rsidR="008B2D08" w:rsidRPr="007C3D79" w:rsidDel="00845201" w:rsidRDefault="008B2D08" w:rsidP="00845201">
                                    <w:pPr>
                                      <w:pStyle w:val="BodyText"/>
                                      <w:ind w:left="0"/>
                                      <w:rPr>
                                        <w:del w:id="1463" w:author="Jeff Pitzen" w:date="2025-12-10T12:21:00Z" w16du:dateUtc="2025-12-10T17:21:00Z"/>
                                        <w:color w:val="000000" w:themeColor="text1"/>
                                        <w:sz w:val="14"/>
                                        <w:szCs w:val="16"/>
                                      </w:rPr>
                                    </w:pPr>
                                    <w:del w:id="1464" w:author="Jeff Pitzen" w:date="2025-12-10T12:21:00Z" w16du:dateUtc="2025-12-10T17:21:00Z">
                                      <w:r w:rsidRPr="007C3D79" w:rsidDel="00845201">
                                        <w:rPr>
                                          <w:color w:val="000000" w:themeColor="text1"/>
                                          <w:sz w:val="14"/>
                                          <w:szCs w:val="16"/>
                                        </w:rPr>
                                        <w:delText xml:space="preserve">    "repository": {</w:delText>
                                      </w:r>
                                    </w:del>
                                  </w:p>
                                  <w:p w14:paraId="0A6CD12B" w14:textId="79A35023" w:rsidR="008B2D08" w:rsidRPr="007C3D79" w:rsidDel="00845201" w:rsidRDefault="008B2D08" w:rsidP="00845201">
                                    <w:pPr>
                                      <w:pStyle w:val="BodyText"/>
                                      <w:ind w:left="0"/>
                                      <w:rPr>
                                        <w:del w:id="1465" w:author="Jeff Pitzen" w:date="2025-12-10T12:21:00Z" w16du:dateUtc="2025-12-10T17:21:00Z"/>
                                        <w:color w:val="000000" w:themeColor="text1"/>
                                        <w:sz w:val="14"/>
                                        <w:szCs w:val="16"/>
                                      </w:rPr>
                                    </w:pPr>
                                    <w:del w:id="1466" w:author="Jeff Pitzen" w:date="2025-12-10T12:21:00Z" w16du:dateUtc="2025-12-10T17:21:00Z">
                                      <w:r w:rsidRPr="007C3D79" w:rsidDel="00845201">
                                        <w:rPr>
                                          <w:color w:val="000000" w:themeColor="text1"/>
                                          <w:sz w:val="14"/>
                                          <w:szCs w:val="16"/>
                                        </w:rPr>
                                        <w:delText xml:space="preserve">        "repositoryArn": "arn:aws:ecr:us-west-1:995553364920:repository/uw1-zlps-ecr-01",</w:delText>
                                      </w:r>
                                    </w:del>
                                  </w:p>
                                  <w:p w14:paraId="0BA104B0" w14:textId="09465A9C" w:rsidR="008B2D08" w:rsidRPr="007C3D79" w:rsidDel="00845201" w:rsidRDefault="008B2D08" w:rsidP="00845201">
                                    <w:pPr>
                                      <w:pStyle w:val="BodyText"/>
                                      <w:ind w:left="0"/>
                                      <w:rPr>
                                        <w:del w:id="1467" w:author="Jeff Pitzen" w:date="2025-12-10T12:21:00Z" w16du:dateUtc="2025-12-10T17:21:00Z"/>
                                        <w:color w:val="000000" w:themeColor="text1"/>
                                        <w:sz w:val="14"/>
                                        <w:szCs w:val="16"/>
                                      </w:rPr>
                                    </w:pPr>
                                    <w:del w:id="1468" w:author="Jeff Pitzen" w:date="2025-12-10T12:21:00Z" w16du:dateUtc="2025-12-10T17:21:00Z">
                                      <w:r w:rsidRPr="007C3D79" w:rsidDel="00845201">
                                        <w:rPr>
                                          <w:color w:val="000000" w:themeColor="text1"/>
                                          <w:sz w:val="14"/>
                                          <w:szCs w:val="16"/>
                                        </w:rPr>
                                        <w:delText xml:space="preserve">        "repositoryUri": "995553364920.dkr.ecr.us-west-1.amazonaws.com/uw1-zlps-ecr-01",</w:delText>
                                      </w:r>
                                    </w:del>
                                  </w:p>
                                  <w:p w14:paraId="3B3D91E7" w14:textId="6B0ECAF1" w:rsidR="008B2D08" w:rsidRPr="007C3D79" w:rsidDel="00845201" w:rsidRDefault="008B2D08" w:rsidP="00845201">
                                    <w:pPr>
                                      <w:pStyle w:val="BodyText"/>
                                      <w:ind w:left="0"/>
                                      <w:rPr>
                                        <w:del w:id="1469" w:author="Jeff Pitzen" w:date="2025-12-10T12:21:00Z" w16du:dateUtc="2025-12-10T17:21:00Z"/>
                                        <w:color w:val="000000" w:themeColor="text1"/>
                                        <w:sz w:val="14"/>
                                        <w:szCs w:val="16"/>
                                      </w:rPr>
                                    </w:pPr>
                                    <w:del w:id="1470" w:author="Jeff Pitzen" w:date="2025-12-10T12:21:00Z" w16du:dateUtc="2025-12-10T17:21:00Z">
                                      <w:r w:rsidRPr="007C3D79" w:rsidDel="00845201">
                                        <w:rPr>
                                          <w:color w:val="000000" w:themeColor="text1"/>
                                          <w:sz w:val="14"/>
                                          <w:szCs w:val="16"/>
                                        </w:rPr>
                                        <w:delText xml:space="preserve">        "registryId": "995553364920",</w:delText>
                                      </w:r>
                                    </w:del>
                                  </w:p>
                                  <w:p w14:paraId="44132D13" w14:textId="318C6933" w:rsidR="008B2D08" w:rsidRPr="007C3D79" w:rsidDel="00845201" w:rsidRDefault="008B2D08" w:rsidP="00845201">
                                    <w:pPr>
                                      <w:pStyle w:val="BodyText"/>
                                      <w:ind w:left="0"/>
                                      <w:rPr>
                                        <w:del w:id="1471" w:author="Jeff Pitzen" w:date="2025-12-10T12:21:00Z" w16du:dateUtc="2025-12-10T17:21:00Z"/>
                                        <w:color w:val="000000" w:themeColor="text1"/>
                                        <w:sz w:val="14"/>
                                        <w:szCs w:val="16"/>
                                      </w:rPr>
                                    </w:pPr>
                                    <w:del w:id="1472" w:author="Jeff Pitzen" w:date="2025-12-10T12:21:00Z" w16du:dateUtc="2025-12-10T17:21:00Z">
                                      <w:r w:rsidRPr="007C3D79" w:rsidDel="00845201">
                                        <w:rPr>
                                          <w:color w:val="000000" w:themeColor="text1"/>
                                          <w:sz w:val="14"/>
                                          <w:szCs w:val="16"/>
                                        </w:rPr>
                                        <w:delText xml:space="preserve">        "repositoryName": "uw1-zlps-ecr-01"</w:delText>
                                      </w:r>
                                    </w:del>
                                  </w:p>
                                  <w:p w14:paraId="2EB509CB" w14:textId="72ACA7DC" w:rsidR="008B2D08" w:rsidRPr="007C3D79" w:rsidDel="00845201" w:rsidRDefault="008B2D08" w:rsidP="00845201">
                                    <w:pPr>
                                      <w:pStyle w:val="BodyText"/>
                                      <w:ind w:left="0"/>
                                      <w:rPr>
                                        <w:del w:id="1473" w:author="Jeff Pitzen" w:date="2025-12-10T12:21:00Z" w16du:dateUtc="2025-12-10T17:21:00Z"/>
                                        <w:color w:val="000000" w:themeColor="text1"/>
                                        <w:sz w:val="14"/>
                                        <w:szCs w:val="16"/>
                                      </w:rPr>
                                    </w:pPr>
                                    <w:del w:id="1474" w:author="Jeff Pitzen" w:date="2025-12-10T12:21:00Z" w16du:dateUtc="2025-12-10T17:21:00Z">
                                      <w:r w:rsidRPr="007C3D79" w:rsidDel="00845201">
                                        <w:rPr>
                                          <w:color w:val="000000" w:themeColor="text1"/>
                                          <w:sz w:val="14"/>
                                          <w:szCs w:val="16"/>
                                        </w:rPr>
                                        <w:delText xml:space="preserve">    }</w:delText>
                                      </w:r>
                                    </w:del>
                                  </w:p>
                                  <w:p w14:paraId="72458D0E" w14:textId="64B0970F" w:rsidR="008B2D08" w:rsidRPr="007C3D79" w:rsidRDefault="008B2D08" w:rsidP="00845201">
                                    <w:pPr>
                                      <w:pStyle w:val="BodyText"/>
                                      <w:ind w:left="0"/>
                                      <w:rPr>
                                        <w:color w:val="000000" w:themeColor="text1"/>
                                        <w:sz w:val="16"/>
                                        <w:szCs w:val="16"/>
                                      </w:rPr>
                                    </w:pPr>
                                    <w:del w:id="1475" w:author="Jeff Pitzen" w:date="2025-12-10T12:21:00Z" w16du:dateUtc="2025-12-10T17:21:00Z">
                                      <w:r w:rsidDel="00845201">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49688" id="_x0000_s1029" style="position:absolute;margin-left:-.15pt;margin-top:3.35pt;width:294.55pt;height:29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" fillcolor="#b8cce4 [1300]" strokecolor="#0a121c [484]" strokeweight="2pt">
                        <v:fill color2="#b8cce4 [1300]" rotate="t" colors="0 #687687;.5 #98abc3;1 #b5cce8" focus="100%" type="gradient"/>
                        <v:textbox>
                          <w:txbxContent>
                            <w:p w14:paraId="2C5C2C46" w14:textId="77777777" w:rsidR="008B2D08" w:rsidRPr="007C3D79" w:rsidRDefault="008B2D08" w:rsidP="008B2D08">
                              <w:pPr>
                                <w:pStyle w:val="BodyText"/>
                                <w:ind w:left="0"/>
                                <w:rPr>
                                  <w:color w:val="000000" w:themeColor="text1"/>
                                  <w:sz w:val="14"/>
                                  <w:szCs w:val="16"/>
                                </w:rPr>
                              </w:pPr>
                              <w:r w:rsidRPr="007C3D79">
                                <w:rPr>
                                  <w:color w:val="000000" w:themeColor="text1"/>
                                  <w:sz w:val="14"/>
                                  <w:szCs w:val="16"/>
                                </w:rPr>
                                <w:t>OUTPUT:</w:t>
                              </w:r>
                            </w:p>
                            <w:p w14:paraId="65A00944" w14:textId="77777777" w:rsidR="00845201" w:rsidRPr="00845201" w:rsidRDefault="00845201" w:rsidP="00845201">
                              <w:pPr>
                                <w:pStyle w:val="BodyText"/>
                                <w:ind w:left="0"/>
                                <w:rPr>
                                  <w:ins w:id="1476" w:author="Jeff Pitzen" w:date="2025-12-10T12:21:00Z" w16du:dateUtc="2025-12-10T17:21:00Z"/>
                                  <w:color w:val="000000" w:themeColor="text1"/>
                                  <w:sz w:val="14"/>
                                  <w:szCs w:val="16"/>
                                </w:rPr>
                              </w:pPr>
                              <w:ins w:id="1477" w:author="Jeff Pitzen" w:date="2025-12-10T12:21:00Z" w16du:dateUtc="2025-12-10T17:21:00Z">
                                <w:r w:rsidRPr="00845201">
                                  <w:rPr>
                                    <w:color w:val="000000" w:themeColor="text1"/>
                                    <w:sz w:val="14"/>
                                    <w:szCs w:val="16"/>
                                  </w:rPr>
                                  <w:t>{</w:t>
                                </w:r>
                              </w:ins>
                            </w:p>
                            <w:p w14:paraId="47906858" w14:textId="77777777" w:rsidR="00845201" w:rsidRPr="00845201" w:rsidRDefault="00845201" w:rsidP="00845201">
                              <w:pPr>
                                <w:pStyle w:val="BodyText"/>
                                <w:ind w:left="0"/>
                                <w:rPr>
                                  <w:ins w:id="1478" w:author="Jeff Pitzen" w:date="2025-12-10T12:21:00Z" w16du:dateUtc="2025-12-10T17:21:00Z"/>
                                  <w:color w:val="000000" w:themeColor="text1"/>
                                  <w:sz w:val="14"/>
                                  <w:szCs w:val="16"/>
                                </w:rPr>
                              </w:pPr>
                              <w:ins w:id="1479" w:author="Jeff Pitzen" w:date="2025-12-10T12:21:00Z" w16du:dateUtc="2025-12-10T17:21:00Z">
                                <w:r w:rsidRPr="00845201">
                                  <w:rPr>
                                    <w:color w:val="000000" w:themeColor="text1"/>
                                    <w:sz w:val="14"/>
                                    <w:szCs w:val="16"/>
                                  </w:rPr>
                                  <w:t xml:space="preserve">    "repositories": [</w:t>
                                </w:r>
                              </w:ins>
                            </w:p>
                            <w:p w14:paraId="09FFCE5D" w14:textId="77777777" w:rsidR="00845201" w:rsidRPr="00845201" w:rsidRDefault="00845201" w:rsidP="00845201">
                              <w:pPr>
                                <w:pStyle w:val="BodyText"/>
                                <w:ind w:left="0"/>
                                <w:rPr>
                                  <w:ins w:id="1480" w:author="Jeff Pitzen" w:date="2025-12-10T12:21:00Z" w16du:dateUtc="2025-12-10T17:21:00Z"/>
                                  <w:color w:val="000000" w:themeColor="text1"/>
                                  <w:sz w:val="14"/>
                                  <w:szCs w:val="16"/>
                                </w:rPr>
                              </w:pPr>
                              <w:ins w:id="1481" w:author="Jeff Pitzen" w:date="2025-12-10T12:21:00Z" w16du:dateUtc="2025-12-10T17:21:00Z">
                                <w:r w:rsidRPr="00845201">
                                  <w:rPr>
                                    <w:color w:val="000000" w:themeColor="text1"/>
                                    <w:sz w:val="14"/>
                                    <w:szCs w:val="16"/>
                                  </w:rPr>
                                  <w:t xml:space="preserve">        {</w:t>
                                </w:r>
                              </w:ins>
                            </w:p>
                            <w:p w14:paraId="359C89D2" w14:textId="77777777" w:rsidR="00845201" w:rsidRPr="00845201" w:rsidRDefault="00845201" w:rsidP="00845201">
                              <w:pPr>
                                <w:pStyle w:val="BodyText"/>
                                <w:ind w:left="0"/>
                                <w:rPr>
                                  <w:ins w:id="1482" w:author="Jeff Pitzen" w:date="2025-12-10T12:21:00Z" w16du:dateUtc="2025-12-10T17:21:00Z"/>
                                  <w:color w:val="000000" w:themeColor="text1"/>
                                  <w:sz w:val="14"/>
                                  <w:szCs w:val="16"/>
                                </w:rPr>
                              </w:pPr>
                              <w:ins w:id="1483" w:author="Jeff Pitzen" w:date="2025-12-10T12:21:00Z" w16du:dateUtc="2025-12-10T17:21:00Z">
                                <w:r w:rsidRPr="00845201">
                                  <w:rPr>
                                    <w:color w:val="000000" w:themeColor="text1"/>
                                    <w:sz w:val="14"/>
                                    <w:szCs w:val="16"/>
                                  </w:rPr>
                                  <w:t xml:space="preserve">            "repositoryArn": "</w:t>
                                </w:r>
                                <w:proofErr w:type="gramStart"/>
                                <w:r w:rsidRPr="00845201">
                                  <w:rPr>
                                    <w:color w:val="000000" w:themeColor="text1"/>
                                    <w:sz w:val="14"/>
                                    <w:szCs w:val="16"/>
                                  </w:rPr>
                                  <w:t>arn:aws</w:t>
                                </w:r>
                                <w:proofErr w:type="gramEnd"/>
                                <w:r w:rsidRPr="00845201">
                                  <w:rPr>
                                    <w:color w:val="000000" w:themeColor="text1"/>
                                    <w:sz w:val="14"/>
                                    <w:szCs w:val="16"/>
                                  </w:rPr>
                                  <w:t>:ecr:us-west-</w:t>
                                </w:r>
                                <w:proofErr w:type="gramStart"/>
                                <w:r w:rsidRPr="00845201">
                                  <w:rPr>
                                    <w:color w:val="000000" w:themeColor="text1"/>
                                    <w:sz w:val="14"/>
                                    <w:szCs w:val="16"/>
                                  </w:rPr>
                                  <w:t>1:995553364920:repository</w:t>
                                </w:r>
                                <w:proofErr w:type="gramEnd"/>
                                <w:r w:rsidRPr="00845201">
                                  <w:rPr>
                                    <w:color w:val="000000" w:themeColor="text1"/>
                                    <w:sz w:val="14"/>
                                    <w:szCs w:val="16"/>
                                  </w:rPr>
                                  <w:t>/uw1-zlps-ecr-01",</w:t>
                                </w:r>
                              </w:ins>
                            </w:p>
                            <w:p w14:paraId="5160146E" w14:textId="77777777" w:rsidR="00845201" w:rsidRPr="00845201" w:rsidRDefault="00845201" w:rsidP="00845201">
                              <w:pPr>
                                <w:pStyle w:val="BodyText"/>
                                <w:ind w:left="0"/>
                                <w:rPr>
                                  <w:ins w:id="1484" w:author="Jeff Pitzen" w:date="2025-12-10T12:21:00Z" w16du:dateUtc="2025-12-10T17:21:00Z"/>
                                  <w:color w:val="000000" w:themeColor="text1"/>
                                  <w:sz w:val="14"/>
                                  <w:szCs w:val="16"/>
                                </w:rPr>
                              </w:pPr>
                              <w:ins w:id="1485" w:author="Jeff Pitzen" w:date="2025-12-10T12:21:00Z" w16du:dateUtc="2025-12-10T17:21:00Z">
                                <w:r w:rsidRPr="00845201">
                                  <w:rPr>
                                    <w:color w:val="000000" w:themeColor="text1"/>
                                    <w:sz w:val="14"/>
                                    <w:szCs w:val="16"/>
                                  </w:rPr>
                                  <w:t xml:space="preserve">            "registryId": "995553364920",</w:t>
                                </w:r>
                              </w:ins>
                            </w:p>
                            <w:p w14:paraId="6DFCA350" w14:textId="77777777" w:rsidR="00845201" w:rsidRPr="00845201" w:rsidRDefault="00845201" w:rsidP="00845201">
                              <w:pPr>
                                <w:pStyle w:val="BodyText"/>
                                <w:ind w:left="0"/>
                                <w:rPr>
                                  <w:ins w:id="1486" w:author="Jeff Pitzen" w:date="2025-12-10T12:21:00Z" w16du:dateUtc="2025-12-10T17:21:00Z"/>
                                  <w:color w:val="000000" w:themeColor="text1"/>
                                  <w:sz w:val="14"/>
                                  <w:szCs w:val="16"/>
                                </w:rPr>
                              </w:pPr>
                              <w:ins w:id="1487" w:author="Jeff Pitzen" w:date="2025-12-10T12:21:00Z" w16du:dateUtc="2025-12-10T17:21:00Z">
                                <w:r w:rsidRPr="00845201">
                                  <w:rPr>
                                    <w:color w:val="000000" w:themeColor="text1"/>
                                    <w:sz w:val="14"/>
                                    <w:szCs w:val="16"/>
                                  </w:rPr>
                                  <w:t xml:space="preserve">            "repositoryName": "uw1-zlps-ecr-01",</w:t>
                                </w:r>
                              </w:ins>
                            </w:p>
                            <w:p w14:paraId="10122EB9" w14:textId="77777777" w:rsidR="00845201" w:rsidRPr="00845201" w:rsidRDefault="00845201" w:rsidP="00845201">
                              <w:pPr>
                                <w:pStyle w:val="BodyText"/>
                                <w:ind w:left="0"/>
                                <w:rPr>
                                  <w:ins w:id="1488" w:author="Jeff Pitzen" w:date="2025-12-10T12:21:00Z" w16du:dateUtc="2025-12-10T17:21:00Z"/>
                                  <w:color w:val="000000" w:themeColor="text1"/>
                                  <w:sz w:val="14"/>
                                  <w:szCs w:val="16"/>
                                </w:rPr>
                              </w:pPr>
                              <w:ins w:id="1489" w:author="Jeff Pitzen" w:date="2025-12-10T12:21:00Z" w16du:dateUtc="2025-12-10T17:21:00Z">
                                <w:r w:rsidRPr="00845201">
                                  <w:rPr>
                                    <w:color w:val="000000" w:themeColor="text1"/>
                                    <w:sz w:val="14"/>
                                    <w:szCs w:val="16"/>
                                  </w:rPr>
                                  <w:t xml:space="preserve">            "repositoryUri": "995553364920.dkr.ecr.us-west-1.amazonaws.com/uw1-zlps-ecr-01",</w:t>
                                </w:r>
                              </w:ins>
                            </w:p>
                            <w:p w14:paraId="24973006" w14:textId="77777777" w:rsidR="00845201" w:rsidRPr="00845201" w:rsidRDefault="00845201" w:rsidP="00845201">
                              <w:pPr>
                                <w:pStyle w:val="BodyText"/>
                                <w:ind w:left="0"/>
                                <w:rPr>
                                  <w:ins w:id="1490" w:author="Jeff Pitzen" w:date="2025-12-10T12:21:00Z" w16du:dateUtc="2025-12-10T17:21:00Z"/>
                                  <w:color w:val="000000" w:themeColor="text1"/>
                                  <w:sz w:val="14"/>
                                  <w:szCs w:val="16"/>
                                </w:rPr>
                              </w:pPr>
                              <w:ins w:id="1491" w:author="Jeff Pitzen" w:date="2025-12-10T12:21:00Z" w16du:dateUtc="2025-12-10T17:21:00Z">
                                <w:r w:rsidRPr="00845201">
                                  <w:rPr>
                                    <w:color w:val="000000" w:themeColor="text1"/>
                                    <w:sz w:val="14"/>
                                    <w:szCs w:val="16"/>
                                  </w:rPr>
                                  <w:t xml:space="preserve">            "createdAt": "2025-11-25T13:52:33.796000-05:00",</w:t>
                                </w:r>
                              </w:ins>
                            </w:p>
                            <w:p w14:paraId="571A0E3A" w14:textId="77777777" w:rsidR="00845201" w:rsidRPr="00845201" w:rsidRDefault="00845201" w:rsidP="00845201">
                              <w:pPr>
                                <w:pStyle w:val="BodyText"/>
                                <w:ind w:left="0"/>
                                <w:rPr>
                                  <w:ins w:id="1492" w:author="Jeff Pitzen" w:date="2025-12-10T12:21:00Z" w16du:dateUtc="2025-12-10T17:21:00Z"/>
                                  <w:color w:val="000000" w:themeColor="text1"/>
                                  <w:sz w:val="14"/>
                                  <w:szCs w:val="16"/>
                                </w:rPr>
                              </w:pPr>
                              <w:ins w:id="1493" w:author="Jeff Pitzen" w:date="2025-12-10T12:21:00Z" w16du:dateUtc="2025-12-10T17:21:00Z">
                                <w:r w:rsidRPr="00845201">
                                  <w:rPr>
                                    <w:color w:val="000000" w:themeColor="text1"/>
                                    <w:sz w:val="14"/>
                                    <w:szCs w:val="16"/>
                                  </w:rPr>
                                  <w:t xml:space="preserve">            "imageTagMutability": "MUTABLE",</w:t>
                                </w:r>
                              </w:ins>
                            </w:p>
                            <w:p w14:paraId="1DA09BD1" w14:textId="77777777" w:rsidR="00845201" w:rsidRPr="00845201" w:rsidRDefault="00845201" w:rsidP="00845201">
                              <w:pPr>
                                <w:pStyle w:val="BodyText"/>
                                <w:ind w:left="0"/>
                                <w:rPr>
                                  <w:ins w:id="1494" w:author="Jeff Pitzen" w:date="2025-12-10T12:21:00Z" w16du:dateUtc="2025-12-10T17:21:00Z"/>
                                  <w:color w:val="000000" w:themeColor="text1"/>
                                  <w:sz w:val="14"/>
                                  <w:szCs w:val="16"/>
                                </w:rPr>
                              </w:pPr>
                              <w:ins w:id="1495" w:author="Jeff Pitzen" w:date="2025-12-10T12:21:00Z" w16du:dateUtc="2025-12-10T17:21:00Z">
                                <w:r w:rsidRPr="00845201">
                                  <w:rPr>
                                    <w:color w:val="000000" w:themeColor="text1"/>
                                    <w:sz w:val="14"/>
                                    <w:szCs w:val="16"/>
                                  </w:rPr>
                                  <w:t xml:space="preserve">            "imageScanningConfiguration": {</w:t>
                                </w:r>
                              </w:ins>
                            </w:p>
                            <w:p w14:paraId="3586651D" w14:textId="77777777" w:rsidR="00845201" w:rsidRPr="00845201" w:rsidRDefault="00845201" w:rsidP="00845201">
                              <w:pPr>
                                <w:pStyle w:val="BodyText"/>
                                <w:ind w:left="0"/>
                                <w:rPr>
                                  <w:ins w:id="1496" w:author="Jeff Pitzen" w:date="2025-12-10T12:21:00Z" w16du:dateUtc="2025-12-10T17:21:00Z"/>
                                  <w:color w:val="000000" w:themeColor="text1"/>
                                  <w:sz w:val="14"/>
                                  <w:szCs w:val="16"/>
                                </w:rPr>
                              </w:pPr>
                              <w:ins w:id="1497" w:author="Jeff Pitzen" w:date="2025-12-10T12:21:00Z" w16du:dateUtc="2025-12-10T17:21:00Z">
                                <w:r w:rsidRPr="00845201">
                                  <w:rPr>
                                    <w:color w:val="000000" w:themeColor="text1"/>
                                    <w:sz w:val="14"/>
                                    <w:szCs w:val="16"/>
                                  </w:rPr>
                                  <w:t xml:space="preserve">                "scanOnPush": true</w:t>
                                </w:r>
                              </w:ins>
                            </w:p>
                            <w:p w14:paraId="7FE1C83F" w14:textId="77777777" w:rsidR="00845201" w:rsidRPr="00845201" w:rsidRDefault="00845201" w:rsidP="00845201">
                              <w:pPr>
                                <w:pStyle w:val="BodyText"/>
                                <w:ind w:left="0"/>
                                <w:rPr>
                                  <w:ins w:id="1498" w:author="Jeff Pitzen" w:date="2025-12-10T12:21:00Z" w16du:dateUtc="2025-12-10T17:21:00Z"/>
                                  <w:color w:val="000000" w:themeColor="text1"/>
                                  <w:sz w:val="14"/>
                                  <w:szCs w:val="16"/>
                                </w:rPr>
                              </w:pPr>
                              <w:ins w:id="1499" w:author="Jeff Pitzen" w:date="2025-12-10T12:21:00Z" w16du:dateUtc="2025-12-10T17:21:00Z">
                                <w:r w:rsidRPr="00845201">
                                  <w:rPr>
                                    <w:color w:val="000000" w:themeColor="text1"/>
                                    <w:sz w:val="14"/>
                                    <w:szCs w:val="16"/>
                                  </w:rPr>
                                  <w:t xml:space="preserve">            },</w:t>
                                </w:r>
                              </w:ins>
                            </w:p>
                            <w:p w14:paraId="13CC1A5E" w14:textId="77777777" w:rsidR="00845201" w:rsidRPr="00845201" w:rsidRDefault="00845201" w:rsidP="00845201">
                              <w:pPr>
                                <w:pStyle w:val="BodyText"/>
                                <w:ind w:left="0"/>
                                <w:rPr>
                                  <w:ins w:id="1500" w:author="Jeff Pitzen" w:date="2025-12-10T12:21:00Z" w16du:dateUtc="2025-12-10T17:21:00Z"/>
                                  <w:color w:val="000000" w:themeColor="text1"/>
                                  <w:sz w:val="14"/>
                                  <w:szCs w:val="16"/>
                                </w:rPr>
                              </w:pPr>
                              <w:ins w:id="1501" w:author="Jeff Pitzen" w:date="2025-12-10T12:21:00Z" w16du:dateUtc="2025-12-10T17:21:00Z">
                                <w:r w:rsidRPr="00845201">
                                  <w:rPr>
                                    <w:color w:val="000000" w:themeColor="text1"/>
                                    <w:sz w:val="14"/>
                                    <w:szCs w:val="16"/>
                                  </w:rPr>
                                  <w:t xml:space="preserve">            "encryptionConfiguration": {</w:t>
                                </w:r>
                              </w:ins>
                            </w:p>
                            <w:p w14:paraId="181C36D5" w14:textId="77777777" w:rsidR="00845201" w:rsidRPr="00845201" w:rsidRDefault="00845201" w:rsidP="00845201">
                              <w:pPr>
                                <w:pStyle w:val="BodyText"/>
                                <w:ind w:left="0"/>
                                <w:rPr>
                                  <w:ins w:id="1502" w:author="Jeff Pitzen" w:date="2025-12-10T12:21:00Z" w16du:dateUtc="2025-12-10T17:21:00Z"/>
                                  <w:color w:val="000000" w:themeColor="text1"/>
                                  <w:sz w:val="14"/>
                                  <w:szCs w:val="16"/>
                                </w:rPr>
                              </w:pPr>
                              <w:ins w:id="1503" w:author="Jeff Pitzen" w:date="2025-12-10T12:21:00Z" w16du:dateUtc="2025-12-10T17:21:00Z">
                                <w:r w:rsidRPr="00845201">
                                  <w:rPr>
                                    <w:color w:val="000000" w:themeColor="text1"/>
                                    <w:sz w:val="14"/>
                                    <w:szCs w:val="16"/>
                                  </w:rPr>
                                  <w:t xml:space="preserve">                "encryptionType": "AES256"</w:t>
                                </w:r>
                              </w:ins>
                            </w:p>
                            <w:p w14:paraId="0D704314" w14:textId="77777777" w:rsidR="00845201" w:rsidRPr="00845201" w:rsidRDefault="00845201" w:rsidP="00845201">
                              <w:pPr>
                                <w:pStyle w:val="BodyText"/>
                                <w:ind w:left="0"/>
                                <w:rPr>
                                  <w:ins w:id="1504" w:author="Jeff Pitzen" w:date="2025-12-10T12:21:00Z" w16du:dateUtc="2025-12-10T17:21:00Z"/>
                                  <w:color w:val="000000" w:themeColor="text1"/>
                                  <w:sz w:val="14"/>
                                  <w:szCs w:val="16"/>
                                </w:rPr>
                              </w:pPr>
                              <w:ins w:id="1505" w:author="Jeff Pitzen" w:date="2025-12-10T12:21:00Z" w16du:dateUtc="2025-12-10T17:21:00Z">
                                <w:r w:rsidRPr="00845201">
                                  <w:rPr>
                                    <w:color w:val="000000" w:themeColor="text1"/>
                                    <w:sz w:val="14"/>
                                    <w:szCs w:val="16"/>
                                  </w:rPr>
                                  <w:t xml:space="preserve">            }</w:t>
                                </w:r>
                              </w:ins>
                            </w:p>
                            <w:p w14:paraId="26CA0480" w14:textId="77777777" w:rsidR="00845201" w:rsidRPr="00845201" w:rsidRDefault="00845201" w:rsidP="00845201">
                              <w:pPr>
                                <w:pStyle w:val="BodyText"/>
                                <w:ind w:left="0"/>
                                <w:rPr>
                                  <w:ins w:id="1506" w:author="Jeff Pitzen" w:date="2025-12-10T12:21:00Z" w16du:dateUtc="2025-12-10T17:21:00Z"/>
                                  <w:color w:val="000000" w:themeColor="text1"/>
                                  <w:sz w:val="14"/>
                                  <w:szCs w:val="16"/>
                                </w:rPr>
                              </w:pPr>
                              <w:ins w:id="1507" w:author="Jeff Pitzen" w:date="2025-12-10T12:21:00Z" w16du:dateUtc="2025-12-10T17:21:00Z">
                                <w:r w:rsidRPr="00845201">
                                  <w:rPr>
                                    <w:color w:val="000000" w:themeColor="text1"/>
                                    <w:sz w:val="14"/>
                                    <w:szCs w:val="16"/>
                                  </w:rPr>
                                  <w:t xml:space="preserve">        }</w:t>
                                </w:r>
                              </w:ins>
                            </w:p>
                            <w:p w14:paraId="2F1B58C0" w14:textId="77777777" w:rsidR="00845201" w:rsidRPr="00845201" w:rsidRDefault="00845201" w:rsidP="00845201">
                              <w:pPr>
                                <w:pStyle w:val="BodyText"/>
                                <w:ind w:left="0"/>
                                <w:rPr>
                                  <w:ins w:id="1508" w:author="Jeff Pitzen" w:date="2025-12-10T12:21:00Z" w16du:dateUtc="2025-12-10T17:21:00Z"/>
                                  <w:color w:val="000000" w:themeColor="text1"/>
                                  <w:sz w:val="14"/>
                                  <w:szCs w:val="16"/>
                                </w:rPr>
                              </w:pPr>
                              <w:ins w:id="1509" w:author="Jeff Pitzen" w:date="2025-12-10T12:21:00Z" w16du:dateUtc="2025-12-10T17:21:00Z">
                                <w:r w:rsidRPr="00845201">
                                  <w:rPr>
                                    <w:color w:val="000000" w:themeColor="text1"/>
                                    <w:sz w:val="14"/>
                                    <w:szCs w:val="16"/>
                                  </w:rPr>
                                  <w:t xml:space="preserve">    ]</w:t>
                                </w:r>
                              </w:ins>
                            </w:p>
                            <w:p w14:paraId="671B3BE4" w14:textId="472884B5" w:rsidR="008B2D08" w:rsidRPr="007C3D79" w:rsidDel="00845201" w:rsidRDefault="00845201" w:rsidP="00845201">
                              <w:pPr>
                                <w:pStyle w:val="BodyText"/>
                                <w:ind w:left="0"/>
                                <w:rPr>
                                  <w:del w:id="1510" w:author="Jeff Pitzen" w:date="2025-12-10T12:21:00Z" w16du:dateUtc="2025-12-10T17:21:00Z"/>
                                  <w:color w:val="000000" w:themeColor="text1"/>
                                  <w:sz w:val="14"/>
                                  <w:szCs w:val="16"/>
                                </w:rPr>
                              </w:pPr>
                              <w:ins w:id="1511" w:author="Jeff Pitzen" w:date="2025-12-10T12:21:00Z" w16du:dateUtc="2025-12-10T17:21:00Z">
                                <w:r w:rsidRPr="00845201">
                                  <w:rPr>
                                    <w:color w:val="000000" w:themeColor="text1"/>
                                    <w:sz w:val="14"/>
                                    <w:szCs w:val="16"/>
                                  </w:rPr>
                                  <w:t>}</w:t>
                                </w:r>
                              </w:ins>
                              <w:del w:id="1512" w:author="Jeff Pitzen" w:date="2025-12-10T12:21:00Z" w16du:dateUtc="2025-12-10T17:21:00Z">
                                <w:r w:rsidR="008B2D08" w:rsidRPr="007C3D79" w:rsidDel="00845201">
                                  <w:rPr>
                                    <w:color w:val="000000" w:themeColor="text1"/>
                                    <w:sz w:val="14"/>
                                    <w:szCs w:val="16"/>
                                  </w:rPr>
                                  <w:delText>{</w:delText>
                                </w:r>
                              </w:del>
                            </w:p>
                            <w:p w14:paraId="1AD57817" w14:textId="72C1388C" w:rsidR="008B2D08" w:rsidRPr="007C3D79" w:rsidDel="00845201" w:rsidRDefault="008B2D08" w:rsidP="00845201">
                              <w:pPr>
                                <w:pStyle w:val="BodyText"/>
                                <w:ind w:left="0"/>
                                <w:rPr>
                                  <w:del w:id="1513" w:author="Jeff Pitzen" w:date="2025-12-10T12:21:00Z" w16du:dateUtc="2025-12-10T17:21:00Z"/>
                                  <w:color w:val="000000" w:themeColor="text1"/>
                                  <w:sz w:val="14"/>
                                  <w:szCs w:val="16"/>
                                </w:rPr>
                              </w:pPr>
                              <w:del w:id="1514" w:author="Jeff Pitzen" w:date="2025-12-10T12:21:00Z" w16du:dateUtc="2025-12-10T17:21:00Z">
                                <w:r w:rsidRPr="007C3D79" w:rsidDel="00845201">
                                  <w:rPr>
                                    <w:color w:val="000000" w:themeColor="text1"/>
                                    <w:sz w:val="14"/>
                                    <w:szCs w:val="16"/>
                                  </w:rPr>
                                  <w:delText xml:space="preserve">    "repository": {</w:delText>
                                </w:r>
                              </w:del>
                            </w:p>
                            <w:p w14:paraId="0A6CD12B" w14:textId="79A35023" w:rsidR="008B2D08" w:rsidRPr="007C3D79" w:rsidDel="00845201" w:rsidRDefault="008B2D08" w:rsidP="00845201">
                              <w:pPr>
                                <w:pStyle w:val="BodyText"/>
                                <w:ind w:left="0"/>
                                <w:rPr>
                                  <w:del w:id="1515" w:author="Jeff Pitzen" w:date="2025-12-10T12:21:00Z" w16du:dateUtc="2025-12-10T17:21:00Z"/>
                                  <w:color w:val="000000" w:themeColor="text1"/>
                                  <w:sz w:val="14"/>
                                  <w:szCs w:val="16"/>
                                </w:rPr>
                              </w:pPr>
                              <w:del w:id="1516" w:author="Jeff Pitzen" w:date="2025-12-10T12:21:00Z" w16du:dateUtc="2025-12-10T17:21:00Z">
                                <w:r w:rsidRPr="007C3D79" w:rsidDel="00845201">
                                  <w:rPr>
                                    <w:color w:val="000000" w:themeColor="text1"/>
                                    <w:sz w:val="14"/>
                                    <w:szCs w:val="16"/>
                                  </w:rPr>
                                  <w:delText xml:space="preserve">        "repositoryArn": "arn:aws:ecr:us-west-1:995553364920:repository/uw1-zlps-ecr-01",</w:delText>
                                </w:r>
                              </w:del>
                            </w:p>
                            <w:p w14:paraId="0BA104B0" w14:textId="09465A9C" w:rsidR="008B2D08" w:rsidRPr="007C3D79" w:rsidDel="00845201" w:rsidRDefault="008B2D08" w:rsidP="00845201">
                              <w:pPr>
                                <w:pStyle w:val="BodyText"/>
                                <w:ind w:left="0"/>
                                <w:rPr>
                                  <w:del w:id="1517" w:author="Jeff Pitzen" w:date="2025-12-10T12:21:00Z" w16du:dateUtc="2025-12-10T17:21:00Z"/>
                                  <w:color w:val="000000" w:themeColor="text1"/>
                                  <w:sz w:val="14"/>
                                  <w:szCs w:val="16"/>
                                </w:rPr>
                              </w:pPr>
                              <w:del w:id="1518" w:author="Jeff Pitzen" w:date="2025-12-10T12:21:00Z" w16du:dateUtc="2025-12-10T17:21:00Z">
                                <w:r w:rsidRPr="007C3D79" w:rsidDel="00845201">
                                  <w:rPr>
                                    <w:color w:val="000000" w:themeColor="text1"/>
                                    <w:sz w:val="14"/>
                                    <w:szCs w:val="16"/>
                                  </w:rPr>
                                  <w:delText xml:space="preserve">        "repositoryUri": "995553364920.dkr.ecr.us-west-1.amazonaws.com/uw1-zlps-ecr-01",</w:delText>
                                </w:r>
                              </w:del>
                            </w:p>
                            <w:p w14:paraId="3B3D91E7" w14:textId="6B0ECAF1" w:rsidR="008B2D08" w:rsidRPr="007C3D79" w:rsidDel="00845201" w:rsidRDefault="008B2D08" w:rsidP="00845201">
                              <w:pPr>
                                <w:pStyle w:val="BodyText"/>
                                <w:ind w:left="0"/>
                                <w:rPr>
                                  <w:del w:id="1519" w:author="Jeff Pitzen" w:date="2025-12-10T12:21:00Z" w16du:dateUtc="2025-12-10T17:21:00Z"/>
                                  <w:color w:val="000000" w:themeColor="text1"/>
                                  <w:sz w:val="14"/>
                                  <w:szCs w:val="16"/>
                                </w:rPr>
                              </w:pPr>
                              <w:del w:id="1520" w:author="Jeff Pitzen" w:date="2025-12-10T12:21:00Z" w16du:dateUtc="2025-12-10T17:21:00Z">
                                <w:r w:rsidRPr="007C3D79" w:rsidDel="00845201">
                                  <w:rPr>
                                    <w:color w:val="000000" w:themeColor="text1"/>
                                    <w:sz w:val="14"/>
                                    <w:szCs w:val="16"/>
                                  </w:rPr>
                                  <w:delText xml:space="preserve">        "registryId": "995553364920",</w:delText>
                                </w:r>
                              </w:del>
                            </w:p>
                            <w:p w14:paraId="44132D13" w14:textId="318C6933" w:rsidR="008B2D08" w:rsidRPr="007C3D79" w:rsidDel="00845201" w:rsidRDefault="008B2D08" w:rsidP="00845201">
                              <w:pPr>
                                <w:pStyle w:val="BodyText"/>
                                <w:ind w:left="0"/>
                                <w:rPr>
                                  <w:del w:id="1521" w:author="Jeff Pitzen" w:date="2025-12-10T12:21:00Z" w16du:dateUtc="2025-12-10T17:21:00Z"/>
                                  <w:color w:val="000000" w:themeColor="text1"/>
                                  <w:sz w:val="14"/>
                                  <w:szCs w:val="16"/>
                                </w:rPr>
                              </w:pPr>
                              <w:del w:id="1522" w:author="Jeff Pitzen" w:date="2025-12-10T12:21:00Z" w16du:dateUtc="2025-12-10T17:21:00Z">
                                <w:r w:rsidRPr="007C3D79" w:rsidDel="00845201">
                                  <w:rPr>
                                    <w:color w:val="000000" w:themeColor="text1"/>
                                    <w:sz w:val="14"/>
                                    <w:szCs w:val="16"/>
                                  </w:rPr>
                                  <w:delText xml:space="preserve">        "repositoryName": "uw1-zlps-ecr-01"</w:delText>
                                </w:r>
                              </w:del>
                            </w:p>
                            <w:p w14:paraId="2EB509CB" w14:textId="72ACA7DC" w:rsidR="008B2D08" w:rsidRPr="007C3D79" w:rsidDel="00845201" w:rsidRDefault="008B2D08" w:rsidP="00845201">
                              <w:pPr>
                                <w:pStyle w:val="BodyText"/>
                                <w:ind w:left="0"/>
                                <w:rPr>
                                  <w:del w:id="1523" w:author="Jeff Pitzen" w:date="2025-12-10T12:21:00Z" w16du:dateUtc="2025-12-10T17:21:00Z"/>
                                  <w:color w:val="000000" w:themeColor="text1"/>
                                  <w:sz w:val="14"/>
                                  <w:szCs w:val="16"/>
                                </w:rPr>
                              </w:pPr>
                              <w:del w:id="1524" w:author="Jeff Pitzen" w:date="2025-12-10T12:21:00Z" w16du:dateUtc="2025-12-10T17:21:00Z">
                                <w:r w:rsidRPr="007C3D79" w:rsidDel="00845201">
                                  <w:rPr>
                                    <w:color w:val="000000" w:themeColor="text1"/>
                                    <w:sz w:val="14"/>
                                    <w:szCs w:val="16"/>
                                  </w:rPr>
                                  <w:delText xml:space="preserve">    }</w:delText>
                                </w:r>
                              </w:del>
                            </w:p>
                            <w:p w14:paraId="72458D0E" w14:textId="64B0970F" w:rsidR="008B2D08" w:rsidRPr="007C3D79" w:rsidRDefault="008B2D08" w:rsidP="00845201">
                              <w:pPr>
                                <w:pStyle w:val="BodyText"/>
                                <w:ind w:left="0"/>
                                <w:rPr>
                                  <w:color w:val="000000" w:themeColor="text1"/>
                                  <w:sz w:val="16"/>
                                  <w:szCs w:val="16"/>
                                </w:rPr>
                              </w:pPr>
                              <w:del w:id="1525" w:author="Jeff Pitzen" w:date="2025-12-10T12:21:00Z" w16du:dateUtc="2025-12-10T17:21:00Z">
                                <w:r w:rsidDel="00845201">
                                  <w:delText>}</w:delText>
                                </w:r>
                              </w:del>
                            </w:p>
                          </w:txbxContent>
                        </v:textbox>
                      </v:rect>
                    </w:pict>
                  </mc:Fallback>
                </mc:AlternateContent>
              </w:r>
            </w:ins>
          </w:p>
        </w:tc>
      </w:tr>
      <w:tr w:rsidR="008B2D08" w14:paraId="103D56B8" w14:textId="77777777" w:rsidTr="007C3D79">
        <w:trPr>
          <w:ins w:id="1526" w:author="Jeff Pitzen" w:date="2025-12-10T12:20:00Z" w16du:dateUtc="2025-12-10T17:20:00Z"/>
        </w:trPr>
        <w:tc>
          <w:tcPr>
            <w:tcW w:w="10070" w:type="dxa"/>
            <w:gridSpan w:val="2"/>
          </w:tcPr>
          <w:p w14:paraId="6C08D248" w14:textId="77777777" w:rsidR="002643FF" w:rsidRPr="002643FF" w:rsidRDefault="002643FF" w:rsidP="002643FF">
            <w:pPr>
              <w:pStyle w:val="BodyText"/>
              <w:ind w:left="0"/>
              <w:rPr>
                <w:ins w:id="1527" w:author="Jeff Pitzen" w:date="2025-12-10T12:21:00Z" w16du:dateUtc="2025-12-10T17:21:00Z"/>
                <w:b/>
                <w:bCs/>
                <w:sz w:val="14"/>
                <w:szCs w:val="16"/>
              </w:rPr>
            </w:pPr>
            <w:ins w:id="1528" w:author="Jeff Pitzen" w:date="2025-12-10T12:21:00Z" w16du:dateUtc="2025-12-10T17:21:00Z">
              <w:r w:rsidRPr="002643FF">
                <w:rPr>
                  <w:b/>
                  <w:bCs/>
                  <w:sz w:val="14"/>
                  <w:szCs w:val="16"/>
                </w:rPr>
                <w:t>EXPLANATION:</w:t>
              </w:r>
            </w:ins>
          </w:p>
          <w:p w14:paraId="2978053A" w14:textId="5AD8F100" w:rsidR="002643FF" w:rsidRPr="002643FF" w:rsidRDefault="002643FF" w:rsidP="002643FF">
            <w:pPr>
              <w:pStyle w:val="BodyText"/>
              <w:numPr>
                <w:ilvl w:val="0"/>
                <w:numId w:val="31"/>
              </w:numPr>
              <w:rPr>
                <w:ins w:id="1529" w:author="Jeff Pitzen" w:date="2025-12-10T12:21:00Z" w16du:dateUtc="2025-12-10T17:21:00Z"/>
                <w:sz w:val="14"/>
                <w:szCs w:val="16"/>
                <w:rPrChange w:id="1530" w:author="Jeff Pitzen" w:date="2025-12-10T12:22:00Z" w16du:dateUtc="2025-12-10T17:22:00Z">
                  <w:rPr>
                    <w:ins w:id="1531" w:author="Jeff Pitzen" w:date="2025-12-10T12:21:00Z" w16du:dateUtc="2025-12-10T17:21:00Z"/>
                    <w:b/>
                    <w:bCs/>
                    <w:sz w:val="14"/>
                    <w:szCs w:val="16"/>
                  </w:rPr>
                </w:rPrChange>
              </w:rPr>
              <w:pPrChange w:id="1532" w:author="Jeff Pitzen" w:date="2025-12-10T12:22:00Z" w16du:dateUtc="2025-12-10T17:22:00Z">
                <w:pPr>
                  <w:pStyle w:val="BodyText"/>
                  <w:ind w:left="0"/>
                </w:pPr>
              </w:pPrChange>
            </w:pPr>
            <w:ins w:id="1533" w:author="Jeff Pitzen" w:date="2025-12-10T12:21:00Z" w16du:dateUtc="2025-12-10T17:21:00Z">
              <w:r w:rsidRPr="002643FF">
                <w:rPr>
                  <w:sz w:val="14"/>
                  <w:szCs w:val="16"/>
                  <w:rPrChange w:id="1534" w:author="Jeff Pitzen" w:date="2025-12-10T12:22:00Z" w16du:dateUtc="2025-12-10T17:22:00Z">
                    <w:rPr>
                      <w:b/>
                      <w:bCs/>
                      <w:sz w:val="14"/>
                      <w:szCs w:val="16"/>
                    </w:rPr>
                  </w:rPrChange>
                </w:rPr>
                <w:t>Validates that the repository was created successfully</w:t>
              </w:r>
            </w:ins>
          </w:p>
          <w:p w14:paraId="7C6D394A" w14:textId="0184C962" w:rsidR="002643FF" w:rsidRPr="002643FF" w:rsidRDefault="002643FF" w:rsidP="002643FF">
            <w:pPr>
              <w:pStyle w:val="BodyText"/>
              <w:numPr>
                <w:ilvl w:val="0"/>
                <w:numId w:val="31"/>
              </w:numPr>
              <w:rPr>
                <w:ins w:id="1535" w:author="Jeff Pitzen" w:date="2025-12-10T12:21:00Z" w16du:dateUtc="2025-12-10T17:21:00Z"/>
                <w:sz w:val="14"/>
                <w:szCs w:val="16"/>
                <w:rPrChange w:id="1536" w:author="Jeff Pitzen" w:date="2025-12-10T12:22:00Z" w16du:dateUtc="2025-12-10T17:22:00Z">
                  <w:rPr>
                    <w:ins w:id="1537" w:author="Jeff Pitzen" w:date="2025-12-10T12:21:00Z" w16du:dateUtc="2025-12-10T17:21:00Z"/>
                    <w:b/>
                    <w:bCs/>
                    <w:sz w:val="14"/>
                    <w:szCs w:val="16"/>
                  </w:rPr>
                </w:rPrChange>
              </w:rPr>
              <w:pPrChange w:id="1538" w:author="Jeff Pitzen" w:date="2025-12-10T12:22:00Z" w16du:dateUtc="2025-12-10T17:22:00Z">
                <w:pPr>
                  <w:pStyle w:val="BodyText"/>
                  <w:ind w:left="0"/>
                </w:pPr>
              </w:pPrChange>
            </w:pPr>
            <w:ins w:id="1539" w:author="Jeff Pitzen" w:date="2025-12-10T12:21:00Z" w16du:dateUtc="2025-12-10T17:21:00Z">
              <w:r w:rsidRPr="002643FF">
                <w:rPr>
                  <w:sz w:val="14"/>
                  <w:szCs w:val="16"/>
                  <w:rPrChange w:id="1540" w:author="Jeff Pitzen" w:date="2025-12-10T12:22:00Z" w16du:dateUtc="2025-12-10T17:22:00Z">
                    <w:rPr>
                      <w:b/>
                      <w:bCs/>
                      <w:sz w:val="14"/>
                      <w:szCs w:val="16"/>
                    </w:rPr>
                  </w:rPrChange>
                </w:rPr>
                <w:t>Returns repository details including the URI needed for pushing/pulling images</w:t>
              </w:r>
            </w:ins>
          </w:p>
          <w:p w14:paraId="053BC712" w14:textId="32BD1C38" w:rsidR="002643FF" w:rsidRPr="002643FF" w:rsidRDefault="002643FF" w:rsidP="002643FF">
            <w:pPr>
              <w:pStyle w:val="BodyText"/>
              <w:numPr>
                <w:ilvl w:val="0"/>
                <w:numId w:val="31"/>
              </w:numPr>
              <w:rPr>
                <w:ins w:id="1541" w:author="Jeff Pitzen" w:date="2025-12-10T12:21:00Z" w16du:dateUtc="2025-12-10T17:21:00Z"/>
                <w:sz w:val="14"/>
                <w:szCs w:val="16"/>
                <w:rPrChange w:id="1542" w:author="Jeff Pitzen" w:date="2025-12-10T12:22:00Z" w16du:dateUtc="2025-12-10T17:22:00Z">
                  <w:rPr>
                    <w:ins w:id="1543" w:author="Jeff Pitzen" w:date="2025-12-10T12:21:00Z" w16du:dateUtc="2025-12-10T17:21:00Z"/>
                    <w:b/>
                    <w:bCs/>
                    <w:sz w:val="14"/>
                    <w:szCs w:val="16"/>
                  </w:rPr>
                </w:rPrChange>
              </w:rPr>
              <w:pPrChange w:id="1544" w:author="Jeff Pitzen" w:date="2025-12-10T12:22:00Z" w16du:dateUtc="2025-12-10T17:22:00Z">
                <w:pPr>
                  <w:pStyle w:val="BodyText"/>
                  <w:ind w:left="0"/>
                </w:pPr>
              </w:pPrChange>
            </w:pPr>
            <w:ins w:id="1545" w:author="Jeff Pitzen" w:date="2025-12-10T12:21:00Z" w16du:dateUtc="2025-12-10T17:21:00Z">
              <w:r w:rsidRPr="002643FF">
                <w:rPr>
                  <w:sz w:val="14"/>
                  <w:szCs w:val="16"/>
                  <w:rPrChange w:id="1546" w:author="Jeff Pitzen" w:date="2025-12-10T12:22:00Z" w16du:dateUtc="2025-12-10T17:22:00Z">
                    <w:rPr>
                      <w:b/>
                      <w:bCs/>
                      <w:sz w:val="14"/>
                      <w:szCs w:val="16"/>
                    </w:rPr>
                  </w:rPrChange>
                </w:rPr>
                <w:t>If this fails, subsequent steps will fail when trying to pull images</w:t>
              </w:r>
            </w:ins>
          </w:p>
          <w:p w14:paraId="6150A254" w14:textId="77777777" w:rsidR="002643FF" w:rsidRPr="002643FF" w:rsidRDefault="002643FF" w:rsidP="002643FF">
            <w:pPr>
              <w:pStyle w:val="BodyText"/>
              <w:ind w:left="0"/>
              <w:rPr>
                <w:ins w:id="1547" w:author="Jeff Pitzen" w:date="2025-12-10T12:21:00Z" w16du:dateUtc="2025-12-10T17:21:00Z"/>
                <w:sz w:val="14"/>
                <w:szCs w:val="16"/>
                <w:rPrChange w:id="1548" w:author="Jeff Pitzen" w:date="2025-12-10T12:22:00Z" w16du:dateUtc="2025-12-10T17:22:00Z">
                  <w:rPr>
                    <w:ins w:id="1549" w:author="Jeff Pitzen" w:date="2025-12-10T12:21:00Z" w16du:dateUtc="2025-12-10T17:21:00Z"/>
                    <w:b/>
                    <w:bCs/>
                    <w:sz w:val="14"/>
                    <w:szCs w:val="16"/>
                  </w:rPr>
                </w:rPrChange>
              </w:rPr>
            </w:pPr>
          </w:p>
          <w:p w14:paraId="6D705178" w14:textId="77777777" w:rsidR="002643FF" w:rsidRPr="002643FF" w:rsidRDefault="002643FF" w:rsidP="002643FF">
            <w:pPr>
              <w:pStyle w:val="BodyText"/>
              <w:ind w:left="0"/>
              <w:rPr>
                <w:ins w:id="1550" w:author="Jeff Pitzen" w:date="2025-12-10T12:21:00Z" w16du:dateUtc="2025-12-10T17:21:00Z"/>
                <w:b/>
                <w:bCs/>
                <w:sz w:val="14"/>
                <w:szCs w:val="16"/>
              </w:rPr>
            </w:pPr>
            <w:ins w:id="1551" w:author="Jeff Pitzen" w:date="2025-12-10T12:21:00Z" w16du:dateUtc="2025-12-10T17:21:00Z">
              <w:r w:rsidRPr="002643FF">
                <w:rPr>
                  <w:b/>
                  <w:bCs/>
                  <w:sz w:val="14"/>
                  <w:szCs w:val="16"/>
                </w:rPr>
                <w:t>WHY IT'S NEEDED:</w:t>
              </w:r>
            </w:ins>
          </w:p>
          <w:p w14:paraId="12743C63" w14:textId="5FFFED6F" w:rsidR="008B2D08" w:rsidRPr="007C3D79" w:rsidRDefault="002643FF" w:rsidP="004105F7">
            <w:pPr>
              <w:pStyle w:val="BodyText"/>
              <w:keepNext/>
              <w:ind w:left="0"/>
              <w:rPr>
                <w:ins w:id="1552" w:author="Jeff Pitzen" w:date="2025-12-10T12:20:00Z" w16du:dateUtc="2025-12-10T17:20:00Z"/>
                <w:sz w:val="14"/>
                <w:szCs w:val="16"/>
              </w:rPr>
              <w:pPrChange w:id="1553" w:author="Jeff Pitzen" w:date="2025-12-10T12:23:00Z" w16du:dateUtc="2025-12-10T17:23:00Z">
                <w:pPr>
                  <w:pStyle w:val="BodyText"/>
                  <w:keepNext/>
                  <w:numPr>
                    <w:numId w:val="30"/>
                  </w:numPr>
                  <w:ind w:hanging="360"/>
                </w:pPr>
              </w:pPrChange>
            </w:pPr>
            <w:ins w:id="1554" w:author="Jeff Pitzen" w:date="2025-12-10T12:21:00Z" w16du:dateUtc="2025-12-10T17:21:00Z">
              <w:r w:rsidRPr="002643FF">
                <w:rPr>
                  <w:sz w:val="14"/>
                  <w:szCs w:val="16"/>
                  <w:rPrChange w:id="1555" w:author="Jeff Pitzen" w:date="2025-12-10T12:22:00Z" w16du:dateUtc="2025-12-10T17:22:00Z">
                    <w:rPr>
                      <w:b/>
                      <w:bCs/>
                      <w:sz w:val="14"/>
                      <w:szCs w:val="16"/>
                    </w:rPr>
                  </w:rPrChange>
                </w:rPr>
                <w:t>Before pushing images or deploying pods, verify the repository exists. This catches</w:t>
              </w:r>
            </w:ins>
            <w:ins w:id="1556" w:author="Jeff Pitzen" w:date="2025-12-10T12:22:00Z" w16du:dateUtc="2025-12-10T17:22:00Z">
              <w:r w:rsidR="004105F7">
                <w:rPr>
                  <w:sz w:val="14"/>
                  <w:szCs w:val="16"/>
                </w:rPr>
                <w:t xml:space="preserve"> </w:t>
              </w:r>
            </w:ins>
            <w:ins w:id="1557" w:author="Jeff Pitzen" w:date="2025-12-10T12:21:00Z" w16du:dateUtc="2025-12-10T17:21:00Z">
              <w:r w:rsidRPr="002643FF">
                <w:rPr>
                  <w:sz w:val="14"/>
                  <w:szCs w:val="16"/>
                  <w:rPrChange w:id="1558" w:author="Jeff Pitzen" w:date="2025-12-10T12:22:00Z" w16du:dateUtc="2025-12-10T17:22:00Z">
                    <w:rPr>
                      <w:b/>
                      <w:bCs/>
                      <w:sz w:val="14"/>
                      <w:szCs w:val="16"/>
                    </w:rPr>
                  </w:rPrChange>
                </w:rPr>
                <w:t>configuration errors early rather than debugging "image not found" errors later.</w:t>
              </w:r>
            </w:ins>
          </w:p>
        </w:tc>
      </w:tr>
    </w:tbl>
    <w:p w14:paraId="4357B60E" w14:textId="46375461" w:rsidR="008B2D08" w:rsidRDefault="004105F7" w:rsidP="004105F7">
      <w:pPr>
        <w:pStyle w:val="Caption"/>
        <w:rPr>
          <w:ins w:id="1559" w:author="Jeff Pitzen" w:date="2025-12-10T12:30:00Z" w16du:dateUtc="2025-12-10T17:30:00Z"/>
        </w:rPr>
      </w:pPr>
      <w:ins w:id="1560" w:author="Jeff Pitzen" w:date="2025-12-10T12:23:00Z" w16du:dateUtc="2025-12-10T17:23:00Z">
        <w:r>
          <w:t xml:space="preserve">Table </w:t>
        </w:r>
        <w:r>
          <w:fldChar w:fldCharType="begin"/>
        </w:r>
        <w:r>
          <w:instrText xml:space="preserve"> SEQ Table \* ARABIC </w:instrText>
        </w:r>
      </w:ins>
      <w:r>
        <w:fldChar w:fldCharType="separate"/>
      </w:r>
      <w:ins w:id="1561" w:author="Jeff Pitzen" w:date="2025-12-13T13:41:00Z" w16du:dateUtc="2025-12-13T18:41:00Z">
        <w:r w:rsidR="009859FA">
          <w:rPr>
            <w:noProof/>
          </w:rPr>
          <w:t>7</w:t>
        </w:r>
      </w:ins>
      <w:ins w:id="1562" w:author="Jeff Pitzen" w:date="2025-12-10T12:23:00Z" w16du:dateUtc="2025-12-10T17:23:00Z">
        <w:r>
          <w:fldChar w:fldCharType="end"/>
        </w:r>
        <w:r>
          <w:t>: VERify ecr repository</w:t>
        </w:r>
      </w:ins>
    </w:p>
    <w:p w14:paraId="5C19D769" w14:textId="0A0DB9DA" w:rsidR="000D151B" w:rsidRDefault="000D151B">
      <w:pPr>
        <w:rPr>
          <w:ins w:id="1563" w:author="Jeff Pitzen" w:date="2025-12-10T12:30:00Z" w16du:dateUtc="2025-12-10T17:30:00Z"/>
        </w:rPr>
      </w:pPr>
      <w:ins w:id="1564" w:author="Jeff Pitzen" w:date="2025-12-10T12:30:00Z" w16du:dateUtc="2025-12-10T17:30:00Z">
        <w:r>
          <w:br w:type="page"/>
        </w:r>
      </w:ins>
    </w:p>
    <w:p w14:paraId="4B9F89B5" w14:textId="4396E0BB" w:rsidR="000D151B" w:rsidRPr="000D151B" w:rsidDel="000D151B" w:rsidRDefault="000D151B" w:rsidP="000D151B">
      <w:pPr>
        <w:rPr>
          <w:del w:id="1565" w:author="Jeff Pitzen" w:date="2025-12-10T12:30:00Z" w16du:dateUtc="2025-12-10T17:30:00Z"/>
        </w:rPr>
        <w:pPrChange w:id="1566" w:author="Jeff Pitzen" w:date="2025-12-10T12:30:00Z" w16du:dateUtc="2025-12-10T17:30:00Z">
          <w:pPr>
            <w:pStyle w:val="Body"/>
            <w:keepNext/>
            <w:keepLines/>
          </w:pPr>
        </w:pPrChange>
      </w:pPr>
      <w:bookmarkStart w:id="1567" w:name="_Toc216514473"/>
      <w:bookmarkEnd w:id="1567"/>
    </w:p>
    <w:tbl>
      <w:tblPr>
        <w:tblW w:w="10080" w:type="dxa"/>
        <w:tblInd w:w="715" w:type="dxa"/>
        <w:tblLook w:val="04A0" w:firstRow="1" w:lastRow="0" w:firstColumn="1" w:lastColumn="0" w:noHBand="0" w:noVBand="1"/>
      </w:tblPr>
      <w:tblGrid>
        <w:gridCol w:w="3420"/>
        <w:gridCol w:w="3240"/>
        <w:gridCol w:w="3420"/>
      </w:tblGrid>
      <w:tr w:rsidR="00BF7C70" w:rsidRPr="00BF7C70" w:rsidDel="008B2D08" w14:paraId="6EF1E262" w14:textId="76DFB32E" w:rsidTr="72D9580E">
        <w:trPr>
          <w:cantSplit/>
          <w:trHeight w:val="210"/>
          <w:tblHeader/>
          <w:del w:id="1568" w:author="Jeff Pitzen" w:date="2025-12-10T12:20:00Z" w16du:dateUtc="2025-12-10T17:20:00Z"/>
        </w:trPr>
        <w:tc>
          <w:tcPr>
            <w:tcW w:w="34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15" w:type="dxa"/>
              <w:left w:w="15" w:type="dxa"/>
              <w:bottom w:w="15" w:type="dxa"/>
              <w:right w:w="15" w:type="dxa"/>
            </w:tcMar>
            <w:vAlign w:val="bottom"/>
            <w:hideMark/>
          </w:tcPr>
          <w:p w14:paraId="2D9F33AE" w14:textId="68E134EA" w:rsidR="00BF7C70" w:rsidRPr="00BF7C70" w:rsidDel="008B2D08" w:rsidRDefault="00BF7C70" w:rsidP="009220E5">
            <w:pPr>
              <w:pStyle w:val="Body"/>
              <w:keepNext/>
              <w:keepLines/>
              <w:ind w:left="0"/>
              <w:jc w:val="center"/>
              <w:rPr>
                <w:del w:id="1569" w:author="Jeff Pitzen" w:date="2025-12-10T12:20:00Z" w16du:dateUtc="2025-12-10T17:20:00Z"/>
                <w:lang w:eastAsia="ja-JP"/>
              </w:rPr>
            </w:pPr>
            <w:del w:id="1570" w:author="Jeff Pitzen" w:date="2025-12-10T12:20:00Z" w16du:dateUtc="2025-12-10T17:20:00Z">
              <w:r w:rsidRPr="00BF7C70" w:rsidDel="008B2D08">
                <w:rPr>
                  <w:b/>
                  <w:bCs/>
                  <w:lang w:eastAsia="ja-JP"/>
                </w:rPr>
                <w:delText>Component</w:delText>
              </w:r>
              <w:bookmarkStart w:id="1571" w:name="_Toc216514474"/>
              <w:bookmarkEnd w:id="1571"/>
            </w:del>
          </w:p>
        </w:tc>
        <w:tc>
          <w:tcPr>
            <w:tcW w:w="3240" w:type="dxa"/>
            <w:tcBorders>
              <w:top w:val="single" w:sz="4" w:space="0" w:color="auto"/>
              <w:left w:val="nil"/>
              <w:bottom w:val="single" w:sz="4" w:space="0" w:color="auto"/>
              <w:right w:val="single" w:sz="4" w:space="0" w:color="auto"/>
            </w:tcBorders>
            <w:shd w:val="clear" w:color="auto" w:fill="BFBFBF" w:themeFill="background1" w:themeFillShade="BF"/>
            <w:tcMar>
              <w:top w:w="15" w:type="dxa"/>
              <w:left w:w="15" w:type="dxa"/>
              <w:bottom w:w="15" w:type="dxa"/>
              <w:right w:w="15" w:type="dxa"/>
            </w:tcMar>
            <w:vAlign w:val="bottom"/>
            <w:hideMark/>
          </w:tcPr>
          <w:p w14:paraId="4F8E64C4" w14:textId="04D41AFA" w:rsidR="00BF7C70" w:rsidRPr="00BF7C70" w:rsidDel="008B2D08" w:rsidRDefault="00BF7C70" w:rsidP="009220E5">
            <w:pPr>
              <w:pStyle w:val="Body"/>
              <w:keepNext/>
              <w:keepLines/>
              <w:ind w:left="0"/>
              <w:jc w:val="center"/>
              <w:rPr>
                <w:del w:id="1572" w:author="Jeff Pitzen" w:date="2025-12-10T12:20:00Z" w16du:dateUtc="2025-12-10T17:20:00Z"/>
                <w:lang w:eastAsia="ja-JP"/>
              </w:rPr>
            </w:pPr>
            <w:del w:id="1573" w:author="Jeff Pitzen" w:date="2025-12-10T12:20:00Z" w16du:dateUtc="2025-12-10T17:20:00Z">
              <w:r w:rsidRPr="00BF7C70" w:rsidDel="008B2D08">
                <w:rPr>
                  <w:b/>
                  <w:bCs/>
                  <w:lang w:eastAsia="ja-JP"/>
                </w:rPr>
                <w:delText>Current</w:delText>
              </w:r>
              <w:bookmarkStart w:id="1574" w:name="_Toc216514475"/>
              <w:bookmarkEnd w:id="1574"/>
            </w:del>
          </w:p>
        </w:tc>
        <w:tc>
          <w:tcPr>
            <w:tcW w:w="3420" w:type="dxa"/>
            <w:tcBorders>
              <w:top w:val="single" w:sz="4" w:space="0" w:color="auto"/>
              <w:left w:val="nil"/>
              <w:bottom w:val="single" w:sz="4" w:space="0" w:color="auto"/>
              <w:right w:val="single" w:sz="4" w:space="0" w:color="auto"/>
            </w:tcBorders>
            <w:shd w:val="clear" w:color="auto" w:fill="BFBFBF" w:themeFill="background1" w:themeFillShade="BF"/>
            <w:tcMar>
              <w:top w:w="15" w:type="dxa"/>
              <w:left w:w="15" w:type="dxa"/>
              <w:bottom w:w="15" w:type="dxa"/>
              <w:right w:w="15" w:type="dxa"/>
            </w:tcMar>
            <w:vAlign w:val="bottom"/>
            <w:hideMark/>
          </w:tcPr>
          <w:p w14:paraId="24BC82C7" w14:textId="3564CB80" w:rsidR="00BF7C70" w:rsidRPr="00BF7C70" w:rsidDel="008B2D08" w:rsidRDefault="00BF7C70" w:rsidP="009220E5">
            <w:pPr>
              <w:pStyle w:val="Body"/>
              <w:keepNext/>
              <w:keepLines/>
              <w:ind w:left="0"/>
              <w:jc w:val="center"/>
              <w:rPr>
                <w:del w:id="1575" w:author="Jeff Pitzen" w:date="2025-12-10T12:20:00Z" w16du:dateUtc="2025-12-10T17:20:00Z"/>
                <w:lang w:eastAsia="ja-JP"/>
              </w:rPr>
            </w:pPr>
            <w:del w:id="1576" w:author="Jeff Pitzen" w:date="2025-12-10T12:20:00Z" w16du:dateUtc="2025-12-10T17:20:00Z">
              <w:r w:rsidRPr="00BF7C70" w:rsidDel="008B2D08">
                <w:rPr>
                  <w:b/>
                  <w:bCs/>
                  <w:lang w:eastAsia="ja-JP"/>
                </w:rPr>
                <w:delText>Required</w:delText>
              </w:r>
              <w:bookmarkStart w:id="1577" w:name="_Toc216514476"/>
              <w:bookmarkEnd w:id="1577"/>
            </w:del>
          </w:p>
        </w:tc>
        <w:bookmarkStart w:id="1578" w:name="_Toc216514477"/>
        <w:bookmarkEnd w:id="1578"/>
      </w:tr>
      <w:tr w:rsidR="00BF7C70" w:rsidRPr="00BF7C70" w:rsidDel="008B2D08" w14:paraId="413ECE02" w14:textId="041D54C8" w:rsidTr="00F72742">
        <w:trPr>
          <w:cantSplit/>
          <w:trHeight w:val="1065"/>
          <w:del w:id="1579"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5086BE7D" w14:textId="6E9F06AB" w:rsidR="00BF7C70" w:rsidRPr="00BF7C70" w:rsidDel="008B2D08" w:rsidRDefault="00BF7C70" w:rsidP="009220E5">
            <w:pPr>
              <w:pStyle w:val="Body"/>
              <w:keepNext/>
              <w:keepLines/>
              <w:ind w:left="29" w:right="29"/>
              <w:rPr>
                <w:del w:id="1580" w:author="Jeff Pitzen" w:date="2025-12-10T12:20:00Z" w16du:dateUtc="2025-12-10T17:20:00Z"/>
                <w:b/>
                <w:bCs/>
                <w:lang w:eastAsia="ja-JP"/>
              </w:rPr>
            </w:pPr>
            <w:del w:id="1581" w:author="Jeff Pitzen" w:date="2025-12-10T12:20:00Z" w16du:dateUtc="2025-12-10T17:20:00Z">
              <w:r w:rsidRPr="00BF7C70" w:rsidDel="008B2D08">
                <w:rPr>
                  <w:b/>
                  <w:bCs/>
                  <w:lang w:eastAsia="ja-JP"/>
                </w:rPr>
                <w:delText>App Servers (zltomcat, zltika,zlzookeeper)</w:delText>
              </w:r>
              <w:bookmarkStart w:id="1582" w:name="_Toc216514478"/>
              <w:bookmarkEnd w:id="1582"/>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5C46A909" w14:textId="332EB0AE" w:rsidR="00BF7C70" w:rsidRPr="00BF7C70" w:rsidDel="008B2D08" w:rsidRDefault="00BF7C70" w:rsidP="009220E5">
            <w:pPr>
              <w:pStyle w:val="Body"/>
              <w:keepNext/>
              <w:keepLines/>
              <w:ind w:left="29" w:right="29"/>
              <w:rPr>
                <w:del w:id="1583" w:author="Jeff Pitzen" w:date="2025-12-10T12:20:00Z" w16du:dateUtc="2025-12-10T17:20:00Z"/>
                <w:lang w:eastAsia="ja-JP"/>
              </w:rPr>
            </w:pPr>
            <w:del w:id="1584" w:author="Jeff Pitzen" w:date="2025-12-10T12:20:00Z" w16du:dateUtc="2025-12-10T17:20:00Z">
              <w:r w:rsidRPr="00BF7C70" w:rsidDel="008B2D08">
                <w:rPr>
                  <w:lang w:eastAsia="ja-JP"/>
                </w:rPr>
                <w:delText>Containerzied ZL app on Ubuntu Linux Image (default Amazon Web Services EKS) </w:delText>
              </w:r>
              <w:bookmarkStart w:id="1585" w:name="_Toc216514479"/>
              <w:bookmarkEnd w:id="1585"/>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1DCFA021" w14:textId="42D86EBE" w:rsidR="00BF7C70" w:rsidRPr="00BF7C70" w:rsidDel="008B2D08" w:rsidRDefault="00BF7C70" w:rsidP="009220E5">
            <w:pPr>
              <w:pStyle w:val="Body"/>
              <w:keepNext/>
              <w:keepLines/>
              <w:ind w:left="29" w:right="29"/>
              <w:rPr>
                <w:del w:id="1586" w:author="Jeff Pitzen" w:date="2025-12-10T12:20:00Z" w16du:dateUtc="2025-12-10T17:20:00Z"/>
                <w:lang w:eastAsia="ja-JP"/>
              </w:rPr>
            </w:pPr>
            <w:del w:id="1587" w:author="Jeff Pitzen" w:date="2025-12-10T12:20:00Z" w16du:dateUtc="2025-12-10T17:20:00Z">
              <w:r w:rsidRPr="00BF7C70" w:rsidDel="008B2D08">
                <w:rPr>
                  <w:lang w:eastAsia="ja-JP"/>
                </w:rPr>
                <w:delText>App Server Images need be hosted based on certified Linux images from Iron Bank Registry</w:delText>
              </w:r>
              <w:r w:rsidR="00C44EA4" w:rsidDel="008B2D08">
                <w:rPr>
                  <w:lang w:eastAsia="ja-JP"/>
                </w:rPr>
                <w:delText xml:space="preserve"> and</w:delText>
              </w:r>
              <w:r w:rsidRPr="00BF7C70" w:rsidDel="008B2D08">
                <w:rPr>
                  <w:lang w:eastAsia="ja-JP"/>
                </w:rPr>
                <w:br/>
                <w:delText>Chain Guard Registry</w:delText>
              </w:r>
              <w:r w:rsidR="00C44EA4" w:rsidDel="008B2D08">
                <w:rPr>
                  <w:lang w:eastAsia="ja-JP"/>
                </w:rPr>
                <w:delText>.</w:delText>
              </w:r>
              <w:bookmarkStart w:id="1588" w:name="_Toc216514480"/>
              <w:bookmarkEnd w:id="1588"/>
            </w:del>
          </w:p>
        </w:tc>
        <w:bookmarkStart w:id="1589" w:name="_Toc216514481"/>
        <w:bookmarkEnd w:id="1589"/>
      </w:tr>
      <w:tr w:rsidR="00BF7C70" w:rsidRPr="00BF7C70" w:rsidDel="008B2D08" w14:paraId="2C064DEB" w14:textId="5571202D" w:rsidTr="00D549A3">
        <w:trPr>
          <w:cantSplit/>
          <w:trHeight w:val="1509"/>
          <w:del w:id="1590"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2171E929" w14:textId="5B3CB002" w:rsidR="00BF7C70" w:rsidRPr="00BF7C70" w:rsidDel="008B2D08" w:rsidRDefault="00BF7C70" w:rsidP="00981CCE">
            <w:pPr>
              <w:pStyle w:val="Body"/>
              <w:ind w:left="29" w:right="29"/>
              <w:rPr>
                <w:del w:id="1591" w:author="Jeff Pitzen" w:date="2025-12-10T12:20:00Z" w16du:dateUtc="2025-12-10T17:20:00Z"/>
                <w:b/>
                <w:bCs/>
                <w:lang w:eastAsia="ja-JP"/>
              </w:rPr>
            </w:pPr>
            <w:del w:id="1592" w:author="Jeff Pitzen" w:date="2025-12-10T12:20:00Z" w16du:dateUtc="2025-12-10T17:20:00Z">
              <w:r w:rsidRPr="00BF7C70" w:rsidDel="008B2D08">
                <w:rPr>
                  <w:b/>
                  <w:bCs/>
                  <w:lang w:eastAsia="ja-JP"/>
                </w:rPr>
                <w:delText>DB Server</w:delText>
              </w:r>
              <w:bookmarkStart w:id="1593" w:name="_Toc216514482"/>
              <w:bookmarkEnd w:id="1593"/>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3F94B00F" w14:textId="249379CC" w:rsidR="009220E5" w:rsidDel="008B2D08" w:rsidRDefault="00BF7C70" w:rsidP="00981CCE">
            <w:pPr>
              <w:pStyle w:val="Body"/>
              <w:ind w:left="29" w:right="29"/>
              <w:rPr>
                <w:del w:id="1594" w:author="Jeff Pitzen" w:date="2025-12-10T12:20:00Z" w16du:dateUtc="2025-12-10T17:20:00Z"/>
                <w:lang w:eastAsia="ja-JP"/>
              </w:rPr>
            </w:pPr>
            <w:del w:id="1595" w:author="Jeff Pitzen" w:date="2025-12-10T12:20:00Z" w16du:dateUtc="2025-12-10T17:20:00Z">
              <w:r w:rsidRPr="00BF7C70" w:rsidDel="008B2D08">
                <w:rPr>
                  <w:lang w:eastAsia="ja-JP"/>
                </w:rPr>
                <w:delText>In-house DB script for creation of DB and respective Tables on Relational Database Services (AWS).</w:delText>
              </w:r>
              <w:bookmarkStart w:id="1596" w:name="_Toc216514483"/>
              <w:bookmarkEnd w:id="1596"/>
            </w:del>
          </w:p>
          <w:p w14:paraId="2A0A99D8" w14:textId="46970E63" w:rsidR="00BF7C70" w:rsidRPr="00BF7C70" w:rsidDel="008B2D08" w:rsidRDefault="00BF7C70" w:rsidP="00981CCE">
            <w:pPr>
              <w:pStyle w:val="Body"/>
              <w:ind w:left="29" w:right="29"/>
              <w:rPr>
                <w:del w:id="1597" w:author="Jeff Pitzen" w:date="2025-12-10T12:20:00Z" w16du:dateUtc="2025-12-10T17:20:00Z"/>
                <w:lang w:eastAsia="ja-JP"/>
              </w:rPr>
            </w:pPr>
            <w:del w:id="1598" w:author="Jeff Pitzen" w:date="2025-12-10T12:20:00Z" w16du:dateUtc="2025-12-10T17:20:00Z">
              <w:r w:rsidRPr="00BF7C70" w:rsidDel="008B2D08">
                <w:rPr>
                  <w:lang w:eastAsia="ja-JP"/>
                </w:rPr>
                <w:delText>Manual Run</w:delText>
              </w:r>
              <w:bookmarkStart w:id="1599" w:name="_Toc216514484"/>
              <w:bookmarkEnd w:id="1599"/>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73BCC609" w14:textId="7377C944" w:rsidR="00BF7C70" w:rsidRPr="00BF7C70" w:rsidDel="008B2D08" w:rsidRDefault="00BF7C70" w:rsidP="00981CCE">
            <w:pPr>
              <w:pStyle w:val="Body"/>
              <w:ind w:left="29" w:right="29"/>
              <w:rPr>
                <w:del w:id="1600" w:author="Jeff Pitzen" w:date="2025-12-10T12:20:00Z" w16du:dateUtc="2025-12-10T17:20:00Z"/>
                <w:lang w:eastAsia="ja-JP"/>
              </w:rPr>
            </w:pPr>
            <w:del w:id="1601" w:author="Jeff Pitzen" w:date="2025-12-10T12:20:00Z" w16du:dateUtc="2025-12-10T17:20:00Z">
              <w:r w:rsidRPr="00BF7C70" w:rsidDel="008B2D08">
                <w:rPr>
                  <w:lang w:eastAsia="ja-JP"/>
                </w:rPr>
                <w:delText>Database seeding scripts with YAML config</w:delText>
              </w:r>
              <w:bookmarkStart w:id="1602" w:name="_Toc216514485"/>
              <w:bookmarkEnd w:id="1602"/>
            </w:del>
          </w:p>
        </w:tc>
        <w:bookmarkStart w:id="1603" w:name="_Toc216514486"/>
        <w:bookmarkEnd w:id="1603"/>
      </w:tr>
      <w:tr w:rsidR="00BF7C70" w:rsidRPr="00BF7C70" w:rsidDel="008B2D08" w14:paraId="592B016B" w14:textId="37BBE1AC" w:rsidTr="00F72742">
        <w:trPr>
          <w:cantSplit/>
          <w:trHeight w:val="630"/>
          <w:del w:id="1604"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08E7F396" w14:textId="54DB139C" w:rsidR="00BF7C70" w:rsidRPr="00BF7C70" w:rsidDel="008B2D08" w:rsidRDefault="00BF7C70" w:rsidP="00981CCE">
            <w:pPr>
              <w:pStyle w:val="Body"/>
              <w:ind w:left="29" w:right="29"/>
              <w:rPr>
                <w:del w:id="1605" w:author="Jeff Pitzen" w:date="2025-12-10T12:20:00Z" w16du:dateUtc="2025-12-10T17:20:00Z"/>
                <w:b/>
                <w:bCs/>
                <w:lang w:eastAsia="ja-JP"/>
              </w:rPr>
            </w:pPr>
            <w:del w:id="1606" w:author="Jeff Pitzen" w:date="2025-12-10T12:20:00Z" w16du:dateUtc="2025-12-10T17:20:00Z">
              <w:r w:rsidRPr="00BF7C70" w:rsidDel="008B2D08">
                <w:rPr>
                  <w:b/>
                  <w:bCs/>
                  <w:lang w:eastAsia="ja-JP"/>
                </w:rPr>
                <w:delText>Vault</w:delText>
              </w:r>
              <w:bookmarkStart w:id="1607" w:name="_Toc216514487"/>
              <w:bookmarkEnd w:id="1607"/>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45787258" w14:textId="608A004C" w:rsidR="00BF7C70" w:rsidRPr="00BF7C70" w:rsidDel="008B2D08" w:rsidRDefault="00BF7C70" w:rsidP="00981CCE">
            <w:pPr>
              <w:pStyle w:val="Body"/>
              <w:ind w:left="29" w:right="29"/>
              <w:rPr>
                <w:del w:id="1608" w:author="Jeff Pitzen" w:date="2025-12-10T12:20:00Z" w16du:dateUtc="2025-12-10T17:20:00Z"/>
                <w:lang w:eastAsia="ja-JP"/>
              </w:rPr>
            </w:pPr>
            <w:del w:id="1609" w:author="Jeff Pitzen" w:date="2025-12-10T12:20:00Z" w16du:dateUtc="2025-12-10T17:20:00Z">
              <w:r w:rsidRPr="00BF7C70" w:rsidDel="008B2D08">
                <w:rPr>
                  <w:lang w:eastAsia="ja-JP"/>
                </w:rPr>
                <w:delText>Support for S3/EFS/EBS.</w:delText>
              </w:r>
              <w:r w:rsidRPr="00BF7C70" w:rsidDel="008B2D08">
                <w:rPr>
                  <w:lang w:eastAsia="ja-JP"/>
                </w:rPr>
                <w:br/>
                <w:delText>Identity Access Management is through OpenID connectivity provision.</w:delText>
              </w:r>
              <w:bookmarkStart w:id="1610" w:name="_Toc216514488"/>
              <w:bookmarkEnd w:id="1610"/>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38C7844B" w14:textId="3C2021C2" w:rsidR="00BF7C70" w:rsidRPr="00BF7C70" w:rsidDel="008B2D08" w:rsidRDefault="00BF7C70" w:rsidP="00981CCE">
            <w:pPr>
              <w:pStyle w:val="Body"/>
              <w:ind w:left="29" w:right="29"/>
              <w:rPr>
                <w:del w:id="1611" w:author="Jeff Pitzen" w:date="2025-12-10T12:20:00Z" w16du:dateUtc="2025-12-10T17:20:00Z"/>
                <w:lang w:eastAsia="ja-JP"/>
              </w:rPr>
            </w:pPr>
            <w:del w:id="1612" w:author="Jeff Pitzen" w:date="2025-12-10T12:20:00Z" w16du:dateUtc="2025-12-10T17:20:00Z">
              <w:r w:rsidRPr="00BF7C70" w:rsidDel="008B2D08">
                <w:rPr>
                  <w:lang w:eastAsia="ja-JP"/>
                </w:rPr>
                <w:delText>IAM through Platform One or Game Warden SSO</w:delText>
              </w:r>
              <w:bookmarkStart w:id="1613" w:name="_Toc216514489"/>
              <w:bookmarkEnd w:id="1613"/>
            </w:del>
          </w:p>
        </w:tc>
        <w:bookmarkStart w:id="1614" w:name="_Toc216514490"/>
        <w:bookmarkEnd w:id="1614"/>
      </w:tr>
      <w:tr w:rsidR="00BF7C70" w:rsidRPr="00BF7C70" w:rsidDel="008B2D08" w14:paraId="64A1AF0E" w14:textId="344BDF21" w:rsidTr="00F72742">
        <w:trPr>
          <w:cantSplit/>
          <w:trHeight w:val="855"/>
          <w:del w:id="1615"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61E24D58" w14:textId="0C0059A1" w:rsidR="00BF7C70" w:rsidRPr="00BF7C70" w:rsidDel="008B2D08" w:rsidRDefault="00BF7C70" w:rsidP="00981CCE">
            <w:pPr>
              <w:pStyle w:val="Body"/>
              <w:ind w:left="29" w:right="29"/>
              <w:rPr>
                <w:del w:id="1616" w:author="Jeff Pitzen" w:date="2025-12-10T12:20:00Z" w16du:dateUtc="2025-12-10T17:20:00Z"/>
                <w:b/>
                <w:bCs/>
                <w:lang w:eastAsia="ja-JP"/>
              </w:rPr>
            </w:pPr>
            <w:del w:id="1617" w:author="Jeff Pitzen" w:date="2025-12-10T12:20:00Z" w16du:dateUtc="2025-12-10T17:20:00Z">
              <w:r w:rsidRPr="00BF7C70" w:rsidDel="008B2D08">
                <w:rPr>
                  <w:b/>
                  <w:bCs/>
                  <w:lang w:eastAsia="ja-JP"/>
                </w:rPr>
                <w:delText>File Connector</w:delText>
              </w:r>
              <w:bookmarkStart w:id="1618" w:name="_Toc216514491"/>
              <w:bookmarkEnd w:id="1618"/>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41BE2340" w14:textId="42ACC149" w:rsidR="00BF7C70" w:rsidRPr="00BF7C70" w:rsidDel="008B2D08" w:rsidRDefault="00BF7C70" w:rsidP="00981CCE">
            <w:pPr>
              <w:pStyle w:val="Body"/>
              <w:ind w:left="29" w:right="29"/>
              <w:rPr>
                <w:del w:id="1619" w:author="Jeff Pitzen" w:date="2025-12-10T12:20:00Z" w16du:dateUtc="2025-12-10T17:20:00Z"/>
                <w:lang w:eastAsia="ja-JP"/>
              </w:rPr>
            </w:pPr>
            <w:del w:id="1620" w:author="Jeff Pitzen" w:date="2025-12-10T12:20:00Z" w16du:dateUtc="2025-12-10T17:20:00Z">
              <w:r w:rsidRPr="00BF7C70" w:rsidDel="008B2D08">
                <w:rPr>
                  <w:lang w:eastAsia="ja-JP"/>
                </w:rPr>
                <w:delText>Non-Container</w:delText>
              </w:r>
              <w:r w:rsidRPr="00BF7C70" w:rsidDel="008B2D08">
                <w:rPr>
                  <w:lang w:eastAsia="ja-JP"/>
                </w:rPr>
                <w:br/>
                <w:delText>Installer Based Deployment on Windows within same virtual network</w:delText>
              </w:r>
              <w:r w:rsidRPr="00BF7C70" w:rsidDel="008B2D08">
                <w:rPr>
                  <w:lang w:eastAsia="ja-JP"/>
                </w:rPr>
                <w:br/>
                <w:delText xml:space="preserve">Data-in-motion </w:delText>
              </w:r>
              <w:r w:rsidR="00C44EA4" w:rsidDel="008B2D08">
                <w:rPr>
                  <w:lang w:eastAsia="ja-JP"/>
                </w:rPr>
                <w:delText>–</w:delText>
              </w:r>
              <w:r w:rsidRPr="00BF7C70" w:rsidDel="008B2D08">
                <w:rPr>
                  <w:lang w:eastAsia="ja-JP"/>
                </w:rPr>
                <w:delText xml:space="preserve"> Non</w:delText>
              </w:r>
              <w:r w:rsidR="00C44EA4" w:rsidDel="008B2D08">
                <w:rPr>
                  <w:lang w:eastAsia="ja-JP"/>
                </w:rPr>
                <w:delText>-e</w:delText>
              </w:r>
              <w:r w:rsidRPr="00BF7C70" w:rsidDel="008B2D08">
                <w:rPr>
                  <w:lang w:eastAsia="ja-JP"/>
                </w:rPr>
                <w:delText>ncrypted</w:delText>
              </w:r>
              <w:bookmarkStart w:id="1621" w:name="_Toc216514492"/>
              <w:bookmarkEnd w:id="1621"/>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365B38E0" w14:textId="5C5497AE" w:rsidR="00BF7C70" w:rsidRPr="00BF7C70" w:rsidDel="008B2D08" w:rsidRDefault="00BF7C70" w:rsidP="00981CCE">
            <w:pPr>
              <w:pStyle w:val="Body"/>
              <w:ind w:left="29" w:right="29"/>
              <w:rPr>
                <w:del w:id="1622" w:author="Jeff Pitzen" w:date="2025-12-10T12:20:00Z" w16du:dateUtc="2025-12-10T17:20:00Z"/>
                <w:lang w:eastAsia="ja-JP"/>
              </w:rPr>
            </w:pPr>
            <w:del w:id="1623" w:author="Jeff Pitzen" w:date="2025-12-10T12:20:00Z" w16du:dateUtc="2025-12-10T17:20:00Z">
              <w:r w:rsidRPr="00BF7C70" w:rsidDel="008B2D08">
                <w:rPr>
                  <w:lang w:eastAsia="ja-JP"/>
                </w:rPr>
                <w:delText>No action needed</w:delText>
              </w:r>
              <w:bookmarkStart w:id="1624" w:name="_Toc216514493"/>
              <w:bookmarkEnd w:id="1624"/>
            </w:del>
          </w:p>
        </w:tc>
        <w:bookmarkStart w:id="1625" w:name="_Toc216514494"/>
        <w:bookmarkEnd w:id="1625"/>
      </w:tr>
      <w:tr w:rsidR="00767273" w:rsidRPr="00BF7C70" w:rsidDel="008B2D08" w14:paraId="1325F796" w14:textId="61AA23D6" w:rsidTr="00F72742">
        <w:trPr>
          <w:cantSplit/>
          <w:trHeight w:val="210"/>
          <w:del w:id="1626"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tcPr>
          <w:p w14:paraId="5A3F06CD" w14:textId="0952F9F7" w:rsidR="00767273" w:rsidRPr="00BF7C70" w:rsidDel="008B2D08" w:rsidRDefault="00767273" w:rsidP="00981CCE">
            <w:pPr>
              <w:pStyle w:val="Body"/>
              <w:ind w:left="29" w:right="29"/>
              <w:rPr>
                <w:del w:id="1627" w:author="Jeff Pitzen" w:date="2025-12-10T12:20:00Z" w16du:dateUtc="2025-12-10T17:20:00Z"/>
                <w:b/>
                <w:bCs/>
                <w:lang w:eastAsia="ja-JP"/>
              </w:rPr>
            </w:pPr>
            <w:del w:id="1628" w:author="Jeff Pitzen" w:date="2025-12-10T12:20:00Z" w16du:dateUtc="2025-12-10T17:20:00Z">
              <w:r w:rsidDel="008B2D08">
                <w:rPr>
                  <w:b/>
                  <w:bCs/>
                  <w:lang w:eastAsia="ja-JP"/>
                </w:rPr>
                <w:delText>MS Teams</w:delText>
              </w:r>
              <w:r w:rsidR="009A4925" w:rsidDel="008B2D08">
                <w:rPr>
                  <w:b/>
                  <w:bCs/>
                  <w:lang w:eastAsia="ja-JP"/>
                </w:rPr>
                <w:delText xml:space="preserve"> </w:delText>
              </w:r>
              <w:commentRangeStart w:id="1629"/>
              <w:r w:rsidR="009A4925" w:rsidDel="008B2D08">
                <w:rPr>
                  <w:b/>
                  <w:bCs/>
                  <w:lang w:eastAsia="ja-JP"/>
                </w:rPr>
                <w:delText>Connector</w:delText>
              </w:r>
              <w:commentRangeEnd w:id="1629"/>
              <w:r w:rsidR="00BD3B5E" w:rsidRPr="00BF7C70" w:rsidDel="008B2D08">
                <w:rPr>
                  <w:rStyle w:val="CommentReference"/>
                  <w:b/>
                  <w:bCs/>
                  <w:sz w:val="20"/>
                  <w:szCs w:val="22"/>
                  <w:lang w:eastAsia="ja-JP"/>
                </w:rPr>
                <w:commentReference w:id="1629"/>
              </w:r>
              <w:bookmarkStart w:id="1631" w:name="_Toc216514495"/>
              <w:bookmarkEnd w:id="1631"/>
            </w:del>
          </w:p>
        </w:tc>
        <w:tc>
          <w:tcPr>
            <w:tcW w:w="3240" w:type="dxa"/>
            <w:tcBorders>
              <w:top w:val="nil"/>
              <w:left w:val="nil"/>
              <w:bottom w:val="single" w:sz="4" w:space="0" w:color="auto"/>
              <w:right w:val="single" w:sz="4" w:space="0" w:color="auto"/>
            </w:tcBorders>
            <w:tcMar>
              <w:top w:w="15" w:type="dxa"/>
              <w:left w:w="15" w:type="dxa"/>
              <w:bottom w:w="15" w:type="dxa"/>
              <w:right w:w="15" w:type="dxa"/>
            </w:tcMar>
          </w:tcPr>
          <w:p w14:paraId="3EF4C9FA" w14:textId="31C80655" w:rsidR="00767273" w:rsidRPr="00BF7C70" w:rsidDel="008B2D08" w:rsidRDefault="7BD58F0C" w:rsidP="00981CCE">
            <w:pPr>
              <w:pStyle w:val="Body"/>
              <w:ind w:left="29" w:right="29"/>
              <w:rPr>
                <w:del w:id="1632" w:author="Jeff Pitzen" w:date="2025-12-10T12:20:00Z" w16du:dateUtc="2025-12-10T17:20:00Z"/>
                <w:lang w:eastAsia="ja-JP"/>
              </w:rPr>
            </w:pPr>
            <w:del w:id="1633" w:author="Jeff Pitzen" w:date="2025-12-10T12:20:00Z" w16du:dateUtc="2025-12-10T17:20:00Z">
              <w:r w:rsidRPr="72D9580E" w:rsidDel="008B2D08">
                <w:rPr>
                  <w:lang w:eastAsia="ja-JP"/>
                </w:rPr>
                <w:delText>Non-Container</w:delText>
              </w:r>
              <w:r w:rsidR="00767273" w:rsidDel="008B2D08">
                <w:br/>
              </w:r>
              <w:r w:rsidRPr="72D9580E" w:rsidDel="008B2D08">
                <w:rPr>
                  <w:lang w:eastAsia="ja-JP"/>
                </w:rPr>
                <w:delText>Installer Based Deployment on Windows within same virtual network</w:delText>
              </w:r>
              <w:bookmarkStart w:id="1634" w:name="_Toc216514496"/>
              <w:bookmarkEnd w:id="1634"/>
            </w:del>
          </w:p>
        </w:tc>
        <w:tc>
          <w:tcPr>
            <w:tcW w:w="3420" w:type="dxa"/>
            <w:tcBorders>
              <w:top w:val="nil"/>
              <w:left w:val="nil"/>
              <w:bottom w:val="single" w:sz="4" w:space="0" w:color="auto"/>
              <w:right w:val="single" w:sz="4" w:space="0" w:color="auto"/>
            </w:tcBorders>
            <w:tcMar>
              <w:top w:w="15" w:type="dxa"/>
              <w:left w:w="15" w:type="dxa"/>
              <w:bottom w:w="15" w:type="dxa"/>
              <w:right w:w="15" w:type="dxa"/>
            </w:tcMar>
          </w:tcPr>
          <w:p w14:paraId="4FF55E0D" w14:textId="7B1EA4ED" w:rsidR="00767273" w:rsidRPr="00BF7C70" w:rsidDel="008B2D08" w:rsidRDefault="2AF56019" w:rsidP="00981CCE">
            <w:pPr>
              <w:pStyle w:val="Body"/>
              <w:ind w:left="29" w:right="29"/>
              <w:rPr>
                <w:del w:id="1635" w:author="Jeff Pitzen" w:date="2025-12-10T12:20:00Z" w16du:dateUtc="2025-12-10T17:20:00Z"/>
                <w:lang w:eastAsia="ja-JP"/>
              </w:rPr>
            </w:pPr>
            <w:del w:id="1636" w:author="Jeff Pitzen" w:date="2025-12-10T12:20:00Z" w16du:dateUtc="2025-12-10T17:20:00Z">
              <w:r w:rsidRPr="72D9580E" w:rsidDel="008B2D08">
                <w:rPr>
                  <w:lang w:eastAsia="ja-JP"/>
                </w:rPr>
                <w:delText>No action required</w:delText>
              </w:r>
              <w:bookmarkStart w:id="1637" w:name="_Toc216514497"/>
              <w:bookmarkEnd w:id="1637"/>
            </w:del>
          </w:p>
        </w:tc>
        <w:bookmarkStart w:id="1638" w:name="_Toc216514498"/>
        <w:bookmarkEnd w:id="1638"/>
      </w:tr>
      <w:tr w:rsidR="00BF7C70" w:rsidRPr="00BF7C70" w:rsidDel="008B2D08" w14:paraId="114D8158" w14:textId="7866B508" w:rsidTr="00F72742">
        <w:trPr>
          <w:cantSplit/>
          <w:trHeight w:val="210"/>
          <w:del w:id="1639"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29C5A971" w14:textId="11240D5E" w:rsidR="00BF7C70" w:rsidRPr="00BF7C70" w:rsidDel="008B2D08" w:rsidRDefault="00BF7C70" w:rsidP="00981CCE">
            <w:pPr>
              <w:pStyle w:val="Body"/>
              <w:ind w:left="29" w:right="29"/>
              <w:rPr>
                <w:del w:id="1640" w:author="Jeff Pitzen" w:date="2025-12-10T12:20:00Z" w16du:dateUtc="2025-12-10T17:20:00Z"/>
                <w:b/>
                <w:bCs/>
                <w:lang w:eastAsia="ja-JP"/>
              </w:rPr>
            </w:pPr>
            <w:del w:id="1641" w:author="Jeff Pitzen" w:date="2025-12-10T12:20:00Z" w16du:dateUtc="2025-12-10T17:20:00Z">
              <w:r w:rsidRPr="00BF7C70" w:rsidDel="008B2D08">
                <w:rPr>
                  <w:b/>
                  <w:bCs/>
                  <w:lang w:eastAsia="ja-JP"/>
                </w:rPr>
                <w:delText>Sharepoint</w:delText>
              </w:r>
              <w:bookmarkStart w:id="1642" w:name="_Toc216514499"/>
              <w:bookmarkEnd w:id="1642"/>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1F022979" w14:textId="3426FF97" w:rsidR="00BF7C70" w:rsidRPr="00BF7C70" w:rsidDel="008B2D08" w:rsidRDefault="00BF7C70" w:rsidP="00981CCE">
            <w:pPr>
              <w:pStyle w:val="Body"/>
              <w:ind w:left="29" w:right="29"/>
              <w:rPr>
                <w:del w:id="1643" w:author="Jeff Pitzen" w:date="2025-12-10T12:20:00Z" w16du:dateUtc="2025-12-10T17:20:00Z"/>
                <w:lang w:eastAsia="ja-JP"/>
              </w:rPr>
            </w:pPr>
            <w:del w:id="1644" w:author="Jeff Pitzen" w:date="2025-12-10T12:20:00Z" w16du:dateUtc="2025-12-10T17:20:00Z">
              <w:r w:rsidRPr="00BF7C70" w:rsidDel="008B2D08">
                <w:rPr>
                  <w:lang w:eastAsia="ja-JP"/>
                </w:rPr>
                <w:delText>App level config management</w:delText>
              </w:r>
              <w:bookmarkStart w:id="1645" w:name="_Toc216514500"/>
              <w:bookmarkEnd w:id="1645"/>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30FDBD22" w14:textId="3810D275" w:rsidR="00BF7C70" w:rsidRPr="00BF7C70" w:rsidDel="008B2D08" w:rsidRDefault="00BF7C70" w:rsidP="00981CCE">
            <w:pPr>
              <w:pStyle w:val="Body"/>
              <w:ind w:left="29" w:right="29"/>
              <w:rPr>
                <w:del w:id="1646" w:author="Jeff Pitzen" w:date="2025-12-10T12:20:00Z" w16du:dateUtc="2025-12-10T17:20:00Z"/>
                <w:lang w:eastAsia="ja-JP"/>
              </w:rPr>
            </w:pPr>
            <w:del w:id="1647" w:author="Jeff Pitzen" w:date="2025-12-10T12:20:00Z" w16du:dateUtc="2025-12-10T17:20:00Z">
              <w:r w:rsidRPr="00BF7C70" w:rsidDel="008B2D08">
                <w:rPr>
                  <w:lang w:eastAsia="ja-JP"/>
                </w:rPr>
                <w:delText>No action needed</w:delText>
              </w:r>
              <w:bookmarkStart w:id="1648" w:name="_Toc216514501"/>
              <w:bookmarkEnd w:id="1648"/>
            </w:del>
          </w:p>
        </w:tc>
        <w:bookmarkStart w:id="1649" w:name="_Toc216514502"/>
        <w:bookmarkEnd w:id="1649"/>
      </w:tr>
      <w:tr w:rsidR="00BF7C70" w:rsidRPr="00BF7C70" w:rsidDel="008B2D08" w14:paraId="21FE7A66" w14:textId="58DFF1A6" w:rsidTr="00F72742">
        <w:trPr>
          <w:cantSplit/>
          <w:trHeight w:val="1710"/>
          <w:del w:id="1650" w:author="Jeff Pitzen" w:date="2025-12-10T12:20:00Z" w16du:dateUtc="2025-12-10T17:20:00Z"/>
        </w:trPr>
        <w:tc>
          <w:tcPr>
            <w:tcW w:w="3420" w:type="dxa"/>
            <w:tcBorders>
              <w:top w:val="nil"/>
              <w:left w:val="single" w:sz="4" w:space="0" w:color="auto"/>
              <w:bottom w:val="single" w:sz="4" w:space="0" w:color="auto"/>
              <w:right w:val="single" w:sz="4" w:space="0" w:color="auto"/>
            </w:tcBorders>
            <w:noWrap/>
            <w:tcMar>
              <w:top w:w="15" w:type="dxa"/>
              <w:left w:w="15" w:type="dxa"/>
              <w:bottom w:w="15" w:type="dxa"/>
              <w:right w:w="15" w:type="dxa"/>
            </w:tcMar>
            <w:hideMark/>
          </w:tcPr>
          <w:p w14:paraId="6567C517" w14:textId="713ED16F" w:rsidR="00BF7C70" w:rsidRPr="00BF7C70" w:rsidDel="008B2D08" w:rsidRDefault="00BF7C70" w:rsidP="00981CCE">
            <w:pPr>
              <w:pStyle w:val="Body"/>
              <w:ind w:left="29" w:right="29"/>
              <w:rPr>
                <w:del w:id="1651" w:author="Jeff Pitzen" w:date="2025-12-10T12:20:00Z" w16du:dateUtc="2025-12-10T17:20:00Z"/>
                <w:b/>
                <w:bCs/>
                <w:lang w:eastAsia="ja-JP"/>
              </w:rPr>
            </w:pPr>
            <w:del w:id="1652" w:author="Jeff Pitzen" w:date="2025-12-10T12:20:00Z" w16du:dateUtc="2025-12-10T17:20:00Z">
              <w:r w:rsidRPr="00BF7C70" w:rsidDel="008B2D08">
                <w:rPr>
                  <w:b/>
                  <w:bCs/>
                  <w:lang w:eastAsia="ja-JP"/>
                </w:rPr>
                <w:delText>Authentication module</w:delText>
              </w:r>
              <w:bookmarkStart w:id="1653" w:name="_Toc216514503"/>
              <w:bookmarkEnd w:id="1653"/>
            </w:del>
          </w:p>
        </w:tc>
        <w:tc>
          <w:tcPr>
            <w:tcW w:w="3240" w:type="dxa"/>
            <w:tcBorders>
              <w:top w:val="nil"/>
              <w:left w:val="nil"/>
              <w:bottom w:val="single" w:sz="4" w:space="0" w:color="auto"/>
              <w:right w:val="single" w:sz="4" w:space="0" w:color="auto"/>
            </w:tcBorders>
            <w:tcMar>
              <w:top w:w="15" w:type="dxa"/>
              <w:left w:w="15" w:type="dxa"/>
              <w:bottom w:w="15" w:type="dxa"/>
              <w:right w:w="15" w:type="dxa"/>
            </w:tcMar>
            <w:hideMark/>
          </w:tcPr>
          <w:p w14:paraId="61582D11" w14:textId="16E14274" w:rsidR="009220E5" w:rsidDel="008B2D08" w:rsidRDefault="00BF7C70" w:rsidP="00981CCE">
            <w:pPr>
              <w:pStyle w:val="Body"/>
              <w:ind w:left="29" w:right="29"/>
              <w:rPr>
                <w:del w:id="1654" w:author="Jeff Pitzen" w:date="2025-12-10T12:20:00Z" w16du:dateUtc="2025-12-10T17:20:00Z"/>
                <w:lang w:eastAsia="ja-JP"/>
              </w:rPr>
            </w:pPr>
            <w:del w:id="1655" w:author="Jeff Pitzen" w:date="2025-12-10T12:20:00Z" w16du:dateUtc="2025-12-10T17:20:00Z">
              <w:r w:rsidRPr="00C44EA4" w:rsidDel="008B2D08">
                <w:rPr>
                  <w:b/>
                  <w:lang w:eastAsia="ja-JP"/>
                </w:rPr>
                <w:delText xml:space="preserve">AWS </w:delText>
              </w:r>
              <w:r w:rsidR="00C44EA4" w:rsidDel="008B2D08">
                <w:rPr>
                  <w:b/>
                  <w:bCs/>
                  <w:lang w:eastAsia="ja-JP"/>
                </w:rPr>
                <w:delText>E</w:delText>
              </w:r>
              <w:r w:rsidRPr="00C44EA4" w:rsidDel="008B2D08">
                <w:rPr>
                  <w:b/>
                  <w:bCs/>
                  <w:lang w:eastAsia="ja-JP"/>
                </w:rPr>
                <w:delText>nd</w:delText>
              </w:r>
              <w:r w:rsidRPr="00BF7C70" w:rsidDel="008B2D08">
                <w:rPr>
                  <w:lang w:eastAsia="ja-JP"/>
                </w:rPr>
                <w:delText>:</w:delText>
              </w:r>
              <w:r w:rsidR="00C44EA4" w:rsidDel="008B2D08">
                <w:rPr>
                  <w:lang w:eastAsia="ja-JP"/>
                </w:rPr>
                <w:delText xml:space="preserve"> </w:delText>
              </w:r>
              <w:r w:rsidRPr="00BF7C70" w:rsidDel="008B2D08">
                <w:rPr>
                  <w:lang w:eastAsia="ja-JP"/>
                </w:rPr>
                <w:delText>Roles and Privileges are managed via default identity Access Management portal.</w:delText>
              </w:r>
              <w:r w:rsidRPr="00BF7C70" w:rsidDel="008B2D08">
                <w:rPr>
                  <w:lang w:eastAsia="ja-JP"/>
                </w:rPr>
                <w:br/>
                <w:delText>Roles, OpenID connectivity services, Service Accounts, Policies are created in IAM portal.</w:delText>
              </w:r>
              <w:bookmarkStart w:id="1656" w:name="_Toc216514504"/>
              <w:bookmarkEnd w:id="1656"/>
            </w:del>
          </w:p>
          <w:p w14:paraId="5900DF11" w14:textId="2A22955B" w:rsidR="00BF7C70" w:rsidRPr="00BF7C70" w:rsidDel="008B2D08" w:rsidRDefault="00BF7C70" w:rsidP="00981CCE">
            <w:pPr>
              <w:pStyle w:val="Body"/>
              <w:ind w:left="29" w:right="29"/>
              <w:rPr>
                <w:del w:id="1657" w:author="Jeff Pitzen" w:date="2025-12-10T12:20:00Z" w16du:dateUtc="2025-12-10T17:20:00Z"/>
                <w:lang w:eastAsia="ja-JP"/>
              </w:rPr>
            </w:pPr>
            <w:del w:id="1658" w:author="Jeff Pitzen" w:date="2025-12-10T12:20:00Z" w16du:dateUtc="2025-12-10T17:20:00Z">
              <w:r w:rsidRPr="00C44EA4" w:rsidDel="008B2D08">
                <w:rPr>
                  <w:b/>
                  <w:bCs/>
                  <w:lang w:eastAsia="ja-JP"/>
                </w:rPr>
                <w:delText>App</w:delText>
              </w:r>
              <w:r w:rsidR="00C44EA4" w:rsidRPr="00C44EA4" w:rsidDel="008B2D08">
                <w:rPr>
                  <w:b/>
                  <w:bCs/>
                  <w:lang w:eastAsia="ja-JP"/>
                </w:rPr>
                <w:delText>lication</w:delText>
              </w:r>
              <w:r w:rsidRPr="00C44EA4" w:rsidDel="008B2D08">
                <w:rPr>
                  <w:b/>
                  <w:bCs/>
                  <w:lang w:eastAsia="ja-JP"/>
                </w:rPr>
                <w:delText xml:space="preserve"> </w:delText>
              </w:r>
              <w:r w:rsidR="00C44EA4" w:rsidRPr="00C44EA4" w:rsidDel="008B2D08">
                <w:rPr>
                  <w:b/>
                  <w:bCs/>
                  <w:lang w:eastAsia="ja-JP"/>
                </w:rPr>
                <w:delText>E</w:delText>
              </w:r>
              <w:r w:rsidRPr="00C44EA4" w:rsidDel="008B2D08">
                <w:rPr>
                  <w:b/>
                  <w:bCs/>
                  <w:lang w:eastAsia="ja-JP"/>
                </w:rPr>
                <w:delText>nd</w:delText>
              </w:r>
              <w:r w:rsidRPr="00BF7C70" w:rsidDel="008B2D08">
                <w:rPr>
                  <w:lang w:eastAsia="ja-JP"/>
                </w:rPr>
                <w:delText>:</w:delText>
              </w:r>
              <w:r w:rsidR="00C44EA4" w:rsidDel="008B2D08">
                <w:rPr>
                  <w:lang w:eastAsia="ja-JP"/>
                </w:rPr>
                <w:delText xml:space="preserve"> </w:delText>
              </w:r>
              <w:r w:rsidRPr="00BF7C70" w:rsidDel="008B2D08">
                <w:rPr>
                  <w:lang w:eastAsia="ja-JP"/>
                </w:rPr>
                <w:delText>No config</w:delText>
              </w:r>
              <w:r w:rsidR="00C44EA4" w:rsidDel="008B2D08">
                <w:rPr>
                  <w:lang w:eastAsia="ja-JP"/>
                </w:rPr>
                <w:delText>uration</w:delText>
              </w:r>
              <w:r w:rsidRPr="00BF7C70" w:rsidDel="008B2D08">
                <w:rPr>
                  <w:lang w:eastAsia="ja-JP"/>
                </w:rPr>
                <w:delText xml:space="preserve"> needed.  </w:delText>
              </w:r>
              <w:bookmarkStart w:id="1659" w:name="_Toc216514505"/>
              <w:bookmarkEnd w:id="1659"/>
            </w:del>
          </w:p>
        </w:tc>
        <w:tc>
          <w:tcPr>
            <w:tcW w:w="3420" w:type="dxa"/>
            <w:tcBorders>
              <w:top w:val="nil"/>
              <w:left w:val="nil"/>
              <w:bottom w:val="single" w:sz="4" w:space="0" w:color="auto"/>
              <w:right w:val="single" w:sz="4" w:space="0" w:color="auto"/>
            </w:tcBorders>
            <w:tcMar>
              <w:top w:w="15" w:type="dxa"/>
              <w:left w:w="15" w:type="dxa"/>
              <w:bottom w:w="15" w:type="dxa"/>
              <w:right w:w="15" w:type="dxa"/>
            </w:tcMar>
            <w:hideMark/>
          </w:tcPr>
          <w:p w14:paraId="117A759B" w14:textId="25EEE550" w:rsidR="00BF7C70" w:rsidRPr="00BF7C70" w:rsidDel="008B2D08" w:rsidRDefault="00BF7C70" w:rsidP="00981CCE">
            <w:pPr>
              <w:pStyle w:val="Body"/>
              <w:ind w:left="29" w:right="29"/>
              <w:rPr>
                <w:del w:id="1660" w:author="Jeff Pitzen" w:date="2025-12-10T12:20:00Z" w16du:dateUtc="2025-12-10T17:20:00Z"/>
                <w:lang w:eastAsia="ja-JP"/>
              </w:rPr>
            </w:pPr>
            <w:del w:id="1661" w:author="Jeff Pitzen" w:date="2025-12-10T12:20:00Z" w16du:dateUtc="2025-12-10T17:20:00Z">
              <w:r w:rsidRPr="00BF7C70" w:rsidDel="008B2D08">
                <w:rPr>
                  <w:lang w:eastAsia="ja-JP"/>
                </w:rPr>
                <w:delText>Integration with Platform One or Game warden SSO.</w:delText>
              </w:r>
              <w:bookmarkStart w:id="1662" w:name="_Toc216514506"/>
              <w:bookmarkEnd w:id="1662"/>
            </w:del>
          </w:p>
        </w:tc>
        <w:bookmarkStart w:id="1663" w:name="_Toc216514507"/>
        <w:bookmarkEnd w:id="1663"/>
      </w:tr>
    </w:tbl>
    <w:p w14:paraId="6FD4BF00" w14:textId="313C05AD" w:rsidR="00311D9D" w:rsidRDefault="00311D9D" w:rsidP="00D3617A">
      <w:pPr>
        <w:pStyle w:val="Heading2"/>
        <w:rPr>
          <w:ins w:id="1664" w:author="Jeff Pitzen" w:date="2025-12-10T12:30:00Z" w16du:dateUtc="2025-12-10T17:30:00Z"/>
          <w:rStyle w:val="Strong"/>
          <w:rFonts w:ascii="Aptos" w:hAnsi="Aptos"/>
          <w:b/>
          <w:bCs/>
          <w:sz w:val="34"/>
          <w:szCs w:val="34"/>
        </w:rPr>
      </w:pPr>
      <w:bookmarkStart w:id="1665" w:name="_Toc213425411"/>
      <w:bookmarkEnd w:id="291"/>
      <w:bookmarkEnd w:id="292"/>
      <w:bookmarkEnd w:id="293"/>
      <w:del w:id="1666" w:author="Jeff Pitzen" w:date="2025-12-10T12:29:00Z" w16du:dateUtc="2025-12-10T17:29:00Z">
        <w:r w:rsidRPr="00594ADD" w:rsidDel="002D689E">
          <w:rPr>
            <w:rStyle w:val="Strong"/>
            <w:rFonts w:ascii="Aptos" w:hAnsi="Aptos"/>
            <w:b/>
            <w:bCs/>
            <w:sz w:val="34"/>
            <w:szCs w:val="34"/>
          </w:rPr>
          <w:delText>ZL Application - EKS Deployment Readines</w:delText>
        </w:r>
        <w:bookmarkEnd w:id="1665"/>
        <w:r w:rsidR="00985C4C" w:rsidDel="002D689E">
          <w:rPr>
            <w:rStyle w:val="Strong"/>
            <w:rFonts w:ascii="Aptos" w:hAnsi="Aptos"/>
            <w:b/>
            <w:bCs/>
            <w:sz w:val="34"/>
            <w:szCs w:val="34"/>
          </w:rPr>
          <w:delText>s</w:delText>
        </w:r>
      </w:del>
      <w:bookmarkStart w:id="1667" w:name="_Toc216514508"/>
      <w:ins w:id="1668" w:author="Jeff Pitzen" w:date="2025-12-10T12:29:00Z" w16du:dateUtc="2025-12-10T17:29:00Z">
        <w:r w:rsidR="002D689E">
          <w:rPr>
            <w:rStyle w:val="Strong"/>
            <w:rFonts w:ascii="Aptos" w:hAnsi="Aptos"/>
            <w:b/>
            <w:bCs/>
            <w:sz w:val="34"/>
            <w:szCs w:val="34"/>
          </w:rPr>
          <w:t xml:space="preserve">STEP 7: </w:t>
        </w:r>
      </w:ins>
      <w:ins w:id="1669" w:author="Jeff Pitzen" w:date="2025-12-10T13:56:00Z" w16du:dateUtc="2025-12-10T18:56:00Z">
        <w:r w:rsidR="00E922C6">
          <w:rPr>
            <w:rStyle w:val="Strong"/>
            <w:rFonts w:ascii="Aptos" w:hAnsi="Aptos"/>
            <w:b/>
            <w:bCs/>
            <w:sz w:val="34"/>
            <w:szCs w:val="34"/>
          </w:rPr>
          <w:t>Authenticate Docker to ECR</w:t>
        </w:r>
      </w:ins>
      <w:bookmarkEnd w:id="1667"/>
    </w:p>
    <w:p w14:paraId="4D173D0F" w14:textId="1758510A" w:rsidR="00F95F94" w:rsidRDefault="00F95F94" w:rsidP="00F95F94">
      <w:pPr>
        <w:pStyle w:val="Body"/>
        <w:keepNext/>
        <w:keepLines/>
        <w:rPr>
          <w:ins w:id="1670" w:author="Jeff Pitzen" w:date="2025-12-10T12:30:00Z" w16du:dateUtc="2025-12-10T17:30:00Z"/>
          <w:lang w:eastAsia="ja-JP"/>
        </w:rPr>
      </w:pPr>
      <w:ins w:id="1671" w:author="Jeff Pitzen" w:date="2025-12-10T12:30:00Z" w16du:dateUtc="2025-12-10T17:30:00Z">
        <w:r>
          <w:rPr>
            <w:lang w:eastAsia="ja-JP"/>
          </w:rPr>
          <w:t>PURPOSE: Log in to ECR so you can push images to the repository</w:t>
        </w:r>
      </w:ins>
    </w:p>
    <w:p w14:paraId="4D9C718A" w14:textId="0F8E59F8" w:rsidR="000D151B" w:rsidRDefault="00F95F94" w:rsidP="00F95F94">
      <w:pPr>
        <w:pStyle w:val="Body"/>
        <w:keepNext/>
        <w:keepLines/>
        <w:rPr>
          <w:ins w:id="1672" w:author="Jeff Pitzen" w:date="2025-12-10T12:30:00Z" w16du:dateUtc="2025-12-10T17:30:00Z"/>
          <w:lang w:eastAsia="ja-JP"/>
        </w:rPr>
      </w:pPr>
      <w:ins w:id="1673" w:author="Jeff Pitzen" w:date="2025-12-10T12:30:00Z" w16du:dateUtc="2025-12-10T17:30:00Z">
        <w:r>
          <w:rPr>
            <w:lang w:eastAsia="ja-JP"/>
          </w:rPr>
          <w:t>SHELL: Different syntax required per shell</w:t>
        </w:r>
      </w:ins>
    </w:p>
    <w:tbl>
      <w:tblPr>
        <w:tblStyle w:val="TableGrid"/>
        <w:tblW w:w="0" w:type="auto"/>
        <w:tblInd w:w="720" w:type="dxa"/>
        <w:tblLook w:val="04A0" w:firstRow="1" w:lastRow="0" w:firstColumn="1" w:lastColumn="0" w:noHBand="0" w:noVBand="1"/>
      </w:tblPr>
      <w:tblGrid>
        <w:gridCol w:w="3995"/>
        <w:gridCol w:w="6075"/>
        <w:tblGridChange w:id="1674">
          <w:tblGrid>
            <w:gridCol w:w="3995"/>
            <w:gridCol w:w="6075"/>
          </w:tblGrid>
        </w:tblGridChange>
      </w:tblGrid>
      <w:tr w:rsidR="000D151B" w14:paraId="2E80C812" w14:textId="77777777" w:rsidTr="007C3D79">
        <w:trPr>
          <w:ins w:id="1675" w:author="Jeff Pitzen" w:date="2025-12-10T12:30:00Z" w16du:dateUtc="2025-12-10T17:30:00Z"/>
        </w:trPr>
        <w:tc>
          <w:tcPr>
            <w:tcW w:w="10070" w:type="dxa"/>
            <w:gridSpan w:val="2"/>
            <w:shd w:val="clear" w:color="auto" w:fill="BFBFBF" w:themeFill="background1" w:themeFillShade="BF"/>
          </w:tcPr>
          <w:p w14:paraId="05BC93DA" w14:textId="77777777" w:rsidR="000D151B" w:rsidRDefault="000D151B" w:rsidP="007C3D79">
            <w:pPr>
              <w:pStyle w:val="BodyText"/>
              <w:ind w:left="0"/>
              <w:rPr>
                <w:ins w:id="1676" w:author="Jeff Pitzen" w:date="2025-12-10T12:30:00Z" w16du:dateUtc="2025-12-10T17:30:00Z"/>
              </w:rPr>
            </w:pPr>
            <w:ins w:id="1677" w:author="Jeff Pitzen" w:date="2025-12-10T12:30:00Z" w16du:dateUtc="2025-12-10T17:30:00Z">
              <w:r w:rsidRPr="00D06073">
                <w:t>SHELL: All shells (PowerShell, Bash, CMD)</w:t>
              </w:r>
            </w:ins>
          </w:p>
        </w:tc>
      </w:tr>
      <w:tr w:rsidR="000D151B" w14:paraId="3F6D7E73" w14:textId="77777777" w:rsidTr="003744E3">
        <w:tblPrEx>
          <w:tblW w:w="0" w:type="auto"/>
          <w:tblInd w:w="720" w:type="dxa"/>
          <w:tblPrExChange w:id="1678" w:author="Jeff Pitzen" w:date="2025-12-10T12:32:00Z" w16du:dateUtc="2025-12-10T17:32:00Z">
            <w:tblPrEx>
              <w:tblW w:w="0" w:type="auto"/>
              <w:tblInd w:w="720" w:type="dxa"/>
            </w:tblPrEx>
          </w:tblPrExChange>
        </w:tblPrEx>
        <w:trPr>
          <w:trHeight w:val="1874"/>
          <w:ins w:id="1679" w:author="Jeff Pitzen" w:date="2025-12-10T12:30:00Z" w16du:dateUtc="2025-12-10T17:30:00Z"/>
          <w:trPrChange w:id="1680" w:author="Jeff Pitzen" w:date="2025-12-10T12:32:00Z" w16du:dateUtc="2025-12-10T17:32:00Z">
            <w:trPr>
              <w:trHeight w:val="5987"/>
            </w:trPr>
          </w:trPrChange>
        </w:trPr>
        <w:tc>
          <w:tcPr>
            <w:tcW w:w="3995" w:type="dxa"/>
            <w:tcPrChange w:id="1681" w:author="Jeff Pitzen" w:date="2025-12-10T12:32:00Z" w16du:dateUtc="2025-12-10T17:32:00Z">
              <w:tcPr>
                <w:tcW w:w="3995" w:type="dxa"/>
              </w:tcPr>
            </w:tcPrChange>
          </w:tcPr>
          <w:p w14:paraId="3035D80B" w14:textId="026BE69C" w:rsidR="003744E3" w:rsidRDefault="003744E3" w:rsidP="003744E3">
            <w:pPr>
              <w:pStyle w:val="BodyText"/>
              <w:ind w:left="0"/>
              <w:rPr>
                <w:ins w:id="1682" w:author="Jeff Pitzen" w:date="2025-12-10T12:31:00Z" w16du:dateUtc="2025-12-10T17:31:00Z"/>
              </w:rPr>
            </w:pPr>
            <w:ins w:id="1683" w:author="Jeff Pitzen" w:date="2025-12-10T12:31:00Z" w16du:dateUtc="2025-12-10T17:31:00Z">
              <w:r>
                <w:t># PowerShell</w:t>
              </w:r>
            </w:ins>
            <w:ins w:id="1684" w:author="Jeff Pitzen" w:date="2025-12-10T12:32:00Z" w16du:dateUtc="2025-12-10T17:32:00Z">
              <w:r w:rsidR="00B814D2">
                <w:t>/BASH</w:t>
              </w:r>
            </w:ins>
            <w:ins w:id="1685" w:author="Jeff Pitzen" w:date="2025-12-10T12:31:00Z" w16du:dateUtc="2025-12-10T17:31:00Z">
              <w:r>
                <w:t>:</w:t>
              </w:r>
            </w:ins>
          </w:p>
          <w:p w14:paraId="1D882505" w14:textId="1CADF91D" w:rsidR="000D151B" w:rsidRDefault="003744E3" w:rsidP="003744E3">
            <w:pPr>
              <w:pStyle w:val="BodyText"/>
              <w:ind w:left="0"/>
              <w:rPr>
                <w:ins w:id="1686" w:author="Jeff Pitzen" w:date="2025-12-10T12:30:00Z" w16du:dateUtc="2025-12-10T17:30:00Z"/>
              </w:rPr>
            </w:pPr>
            <w:ins w:id="1687" w:author="Jeff Pitzen" w:date="2025-12-10T12:31:00Z" w16du:dateUtc="2025-12-10T17:31:00Z">
              <w:r>
                <w:t>aws ecr get-login-password --region us-west-1 | docker login --username AWS --password-stdin 995553364920.dkr.ecr.us-west-1.amazonaws.com</w:t>
              </w:r>
            </w:ins>
          </w:p>
        </w:tc>
        <w:tc>
          <w:tcPr>
            <w:tcW w:w="6075" w:type="dxa"/>
            <w:tcPrChange w:id="1688" w:author="Jeff Pitzen" w:date="2025-12-10T12:32:00Z" w16du:dateUtc="2025-12-10T17:32:00Z">
              <w:tcPr>
                <w:tcW w:w="6075" w:type="dxa"/>
              </w:tcPr>
            </w:tcPrChange>
          </w:tcPr>
          <w:p w14:paraId="0B00F96D" w14:textId="77777777" w:rsidR="000D151B" w:rsidRDefault="000D151B" w:rsidP="007C3D79">
            <w:pPr>
              <w:pStyle w:val="BodyText"/>
              <w:ind w:left="0"/>
              <w:rPr>
                <w:ins w:id="1689" w:author="Jeff Pitzen" w:date="2025-12-10T12:30:00Z" w16du:dateUtc="2025-12-10T17:30:00Z"/>
              </w:rPr>
            </w:pPr>
            <w:ins w:id="1690" w:author="Jeff Pitzen" w:date="2025-12-10T12:30:00Z" w16du:dateUtc="2025-12-10T17:30:00Z">
              <w:r>
                <w:rPr>
                  <w:noProof/>
                  <w:sz w:val="18"/>
                  <w:szCs w:val="20"/>
                </w:rPr>
                <mc:AlternateContent>
                  <mc:Choice Requires="wps">
                    <w:drawing>
                      <wp:anchor distT="0" distB="0" distL="114300" distR="114300" simplePos="0" relativeHeight="251657216" behindDoc="0" locked="0" layoutInCell="1" allowOverlap="1" wp14:anchorId="6D58FE1C" wp14:editId="1307C409">
                        <wp:simplePos x="0" y="0"/>
                        <wp:positionH relativeFrom="column">
                          <wp:posOffset>-19495</wp:posOffset>
                        </wp:positionH>
                        <wp:positionV relativeFrom="paragraph">
                          <wp:posOffset>430934</wp:posOffset>
                        </wp:positionV>
                        <wp:extent cx="3740728" cy="361826"/>
                        <wp:effectExtent l="0" t="0" r="12700" b="19685"/>
                        <wp:wrapNone/>
                        <wp:docPr id="773415512" name="Rectangle 10"/>
                        <wp:cNvGraphicFramePr/>
                        <a:graphic xmlns:a="http://schemas.openxmlformats.org/drawingml/2006/main">
                          <a:graphicData uri="http://schemas.microsoft.com/office/word/2010/wordprocessingShape">
                            <wps:wsp>
                              <wps:cNvSpPr/>
                              <wps:spPr>
                                <a:xfrm>
                                  <a:off x="0" y="0"/>
                                  <a:ext cx="3740728" cy="361826"/>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184B587" w14:textId="016682E2" w:rsidR="000D151B" w:rsidRPr="007C3D79" w:rsidDel="005F1B97" w:rsidRDefault="005F1B97" w:rsidP="000D151B">
                                    <w:pPr>
                                      <w:pStyle w:val="BodyText"/>
                                      <w:ind w:left="0"/>
                                      <w:rPr>
                                        <w:del w:id="1691" w:author="Jeff Pitzen" w:date="2025-12-10T12:31:00Z" w16du:dateUtc="2025-12-10T17:31:00Z"/>
                                        <w:color w:val="000000" w:themeColor="text1"/>
                                        <w:sz w:val="14"/>
                                        <w:szCs w:val="16"/>
                                      </w:rPr>
                                    </w:pPr>
                                    <w:ins w:id="1692" w:author="Jeff Pitzen" w:date="2025-12-10T12:31:00Z" w16du:dateUtc="2025-12-10T17:31:00Z">
                                      <w:r w:rsidRPr="005F1B97">
                                        <w:rPr>
                                          <w:color w:val="000000" w:themeColor="text1"/>
                                          <w:sz w:val="14"/>
                                          <w:szCs w:val="16"/>
                                        </w:rPr>
                                        <w:t>OUTPUT: Login Succeeded</w:t>
                                      </w:r>
                                    </w:ins>
                                    <w:del w:id="1693" w:author="Jeff Pitzen" w:date="2025-12-10T12:31:00Z" w16du:dateUtc="2025-12-10T17:31:00Z">
                                      <w:r w:rsidR="000D151B" w:rsidRPr="007C3D79" w:rsidDel="005F1B97">
                                        <w:rPr>
                                          <w:color w:val="000000" w:themeColor="text1"/>
                                          <w:sz w:val="14"/>
                                          <w:szCs w:val="16"/>
                                        </w:rPr>
                                        <w:delText>OUTPUT:</w:delText>
                                      </w:r>
                                    </w:del>
                                  </w:p>
                                  <w:p w14:paraId="3B34D9C7" w14:textId="0D2270E2" w:rsidR="000D151B" w:rsidRPr="00845201" w:rsidDel="005F1B97" w:rsidRDefault="000D151B" w:rsidP="000D151B">
                                    <w:pPr>
                                      <w:pStyle w:val="BodyText"/>
                                      <w:ind w:left="0"/>
                                      <w:rPr>
                                        <w:del w:id="1694" w:author="Jeff Pitzen" w:date="2025-12-10T12:31:00Z" w16du:dateUtc="2025-12-10T17:31:00Z"/>
                                        <w:color w:val="000000" w:themeColor="text1"/>
                                        <w:sz w:val="14"/>
                                        <w:szCs w:val="16"/>
                                      </w:rPr>
                                    </w:pPr>
                                    <w:del w:id="1695" w:author="Jeff Pitzen" w:date="2025-12-10T12:31:00Z" w16du:dateUtc="2025-12-10T17:31:00Z">
                                      <w:r w:rsidRPr="00845201" w:rsidDel="005F1B97">
                                        <w:rPr>
                                          <w:color w:val="000000" w:themeColor="text1"/>
                                          <w:sz w:val="14"/>
                                          <w:szCs w:val="16"/>
                                        </w:rPr>
                                        <w:delText>{</w:delText>
                                      </w:r>
                                    </w:del>
                                  </w:p>
                                  <w:p w14:paraId="75938A0C" w14:textId="7D514F5C" w:rsidR="000D151B" w:rsidRPr="00845201" w:rsidDel="005F1B97" w:rsidRDefault="000D151B" w:rsidP="000D151B">
                                    <w:pPr>
                                      <w:pStyle w:val="BodyText"/>
                                      <w:ind w:left="0"/>
                                      <w:rPr>
                                        <w:del w:id="1696" w:author="Jeff Pitzen" w:date="2025-12-10T12:31:00Z" w16du:dateUtc="2025-12-10T17:31:00Z"/>
                                        <w:color w:val="000000" w:themeColor="text1"/>
                                        <w:sz w:val="14"/>
                                        <w:szCs w:val="16"/>
                                      </w:rPr>
                                    </w:pPr>
                                    <w:del w:id="1697" w:author="Jeff Pitzen" w:date="2025-12-10T12:31:00Z" w16du:dateUtc="2025-12-10T17:31:00Z">
                                      <w:r w:rsidRPr="00845201" w:rsidDel="005F1B97">
                                        <w:rPr>
                                          <w:color w:val="000000" w:themeColor="text1"/>
                                          <w:sz w:val="14"/>
                                          <w:szCs w:val="16"/>
                                        </w:rPr>
                                        <w:delText xml:space="preserve">    "repositories": [</w:delText>
                                      </w:r>
                                    </w:del>
                                  </w:p>
                                  <w:p w14:paraId="3823D7A2" w14:textId="335E84A5" w:rsidR="000D151B" w:rsidRPr="00845201" w:rsidDel="005F1B97" w:rsidRDefault="000D151B" w:rsidP="000D151B">
                                    <w:pPr>
                                      <w:pStyle w:val="BodyText"/>
                                      <w:ind w:left="0"/>
                                      <w:rPr>
                                        <w:del w:id="1698" w:author="Jeff Pitzen" w:date="2025-12-10T12:31:00Z" w16du:dateUtc="2025-12-10T17:31:00Z"/>
                                        <w:color w:val="000000" w:themeColor="text1"/>
                                        <w:sz w:val="14"/>
                                        <w:szCs w:val="16"/>
                                      </w:rPr>
                                    </w:pPr>
                                    <w:del w:id="1699" w:author="Jeff Pitzen" w:date="2025-12-10T12:31:00Z" w16du:dateUtc="2025-12-10T17:31:00Z">
                                      <w:r w:rsidRPr="00845201" w:rsidDel="005F1B97">
                                        <w:rPr>
                                          <w:color w:val="000000" w:themeColor="text1"/>
                                          <w:sz w:val="14"/>
                                          <w:szCs w:val="16"/>
                                        </w:rPr>
                                        <w:delText xml:space="preserve">        {</w:delText>
                                      </w:r>
                                    </w:del>
                                  </w:p>
                                  <w:p w14:paraId="521443A2" w14:textId="4C136A1C" w:rsidR="000D151B" w:rsidRPr="00845201" w:rsidDel="005F1B97" w:rsidRDefault="000D151B" w:rsidP="000D151B">
                                    <w:pPr>
                                      <w:pStyle w:val="BodyText"/>
                                      <w:ind w:left="0"/>
                                      <w:rPr>
                                        <w:del w:id="1700" w:author="Jeff Pitzen" w:date="2025-12-10T12:31:00Z" w16du:dateUtc="2025-12-10T17:31:00Z"/>
                                        <w:color w:val="000000" w:themeColor="text1"/>
                                        <w:sz w:val="14"/>
                                        <w:szCs w:val="16"/>
                                      </w:rPr>
                                    </w:pPr>
                                    <w:del w:id="1701"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6E737943" w14:textId="1FDA888B" w:rsidR="000D151B" w:rsidRPr="00845201" w:rsidDel="005F1B97" w:rsidRDefault="000D151B" w:rsidP="000D151B">
                                    <w:pPr>
                                      <w:pStyle w:val="BodyText"/>
                                      <w:ind w:left="0"/>
                                      <w:rPr>
                                        <w:del w:id="1702" w:author="Jeff Pitzen" w:date="2025-12-10T12:31:00Z" w16du:dateUtc="2025-12-10T17:31:00Z"/>
                                        <w:color w:val="000000" w:themeColor="text1"/>
                                        <w:sz w:val="14"/>
                                        <w:szCs w:val="16"/>
                                      </w:rPr>
                                    </w:pPr>
                                    <w:del w:id="1703" w:author="Jeff Pitzen" w:date="2025-12-10T12:31:00Z" w16du:dateUtc="2025-12-10T17:31:00Z">
                                      <w:r w:rsidRPr="00845201" w:rsidDel="005F1B97">
                                        <w:rPr>
                                          <w:color w:val="000000" w:themeColor="text1"/>
                                          <w:sz w:val="14"/>
                                          <w:szCs w:val="16"/>
                                        </w:rPr>
                                        <w:delText xml:space="preserve">            "registryId": "995553364920",</w:delText>
                                      </w:r>
                                    </w:del>
                                  </w:p>
                                  <w:p w14:paraId="5EFFF041" w14:textId="1DB50434" w:rsidR="000D151B" w:rsidRPr="00845201" w:rsidDel="005F1B97" w:rsidRDefault="000D151B" w:rsidP="000D151B">
                                    <w:pPr>
                                      <w:pStyle w:val="BodyText"/>
                                      <w:ind w:left="0"/>
                                      <w:rPr>
                                        <w:del w:id="1704" w:author="Jeff Pitzen" w:date="2025-12-10T12:31:00Z" w16du:dateUtc="2025-12-10T17:31:00Z"/>
                                        <w:color w:val="000000" w:themeColor="text1"/>
                                        <w:sz w:val="14"/>
                                        <w:szCs w:val="16"/>
                                      </w:rPr>
                                    </w:pPr>
                                    <w:del w:id="1705" w:author="Jeff Pitzen" w:date="2025-12-10T12:31:00Z" w16du:dateUtc="2025-12-10T17:31:00Z">
                                      <w:r w:rsidRPr="00845201" w:rsidDel="005F1B97">
                                        <w:rPr>
                                          <w:color w:val="000000" w:themeColor="text1"/>
                                          <w:sz w:val="14"/>
                                          <w:szCs w:val="16"/>
                                        </w:rPr>
                                        <w:delText xml:space="preserve">            "repositoryName": "uw1-zlps-ecr-01",</w:delText>
                                      </w:r>
                                    </w:del>
                                  </w:p>
                                  <w:p w14:paraId="1BB0E3A1" w14:textId="446F1236" w:rsidR="000D151B" w:rsidRPr="00845201" w:rsidDel="005F1B97" w:rsidRDefault="000D151B" w:rsidP="000D151B">
                                    <w:pPr>
                                      <w:pStyle w:val="BodyText"/>
                                      <w:ind w:left="0"/>
                                      <w:rPr>
                                        <w:del w:id="1706" w:author="Jeff Pitzen" w:date="2025-12-10T12:31:00Z" w16du:dateUtc="2025-12-10T17:31:00Z"/>
                                        <w:color w:val="000000" w:themeColor="text1"/>
                                        <w:sz w:val="14"/>
                                        <w:szCs w:val="16"/>
                                      </w:rPr>
                                    </w:pPr>
                                    <w:del w:id="1707"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6C194E2F" w14:textId="741A7ADB" w:rsidR="000D151B" w:rsidRPr="00845201" w:rsidDel="005F1B97" w:rsidRDefault="000D151B" w:rsidP="000D151B">
                                    <w:pPr>
                                      <w:pStyle w:val="BodyText"/>
                                      <w:ind w:left="0"/>
                                      <w:rPr>
                                        <w:del w:id="1708" w:author="Jeff Pitzen" w:date="2025-12-10T12:31:00Z" w16du:dateUtc="2025-12-10T17:31:00Z"/>
                                        <w:color w:val="000000" w:themeColor="text1"/>
                                        <w:sz w:val="14"/>
                                        <w:szCs w:val="16"/>
                                      </w:rPr>
                                    </w:pPr>
                                    <w:del w:id="1709" w:author="Jeff Pitzen" w:date="2025-12-10T12:31:00Z" w16du:dateUtc="2025-12-10T17:31:00Z">
                                      <w:r w:rsidRPr="00845201" w:rsidDel="005F1B97">
                                        <w:rPr>
                                          <w:color w:val="000000" w:themeColor="text1"/>
                                          <w:sz w:val="14"/>
                                          <w:szCs w:val="16"/>
                                        </w:rPr>
                                        <w:delText xml:space="preserve">            "createdAt": "2025-11-25T13:52:33.796000-05:00",</w:delText>
                                      </w:r>
                                    </w:del>
                                  </w:p>
                                  <w:p w14:paraId="21D951D8" w14:textId="36E80A36" w:rsidR="000D151B" w:rsidRPr="00845201" w:rsidDel="005F1B97" w:rsidRDefault="000D151B" w:rsidP="000D151B">
                                    <w:pPr>
                                      <w:pStyle w:val="BodyText"/>
                                      <w:ind w:left="0"/>
                                      <w:rPr>
                                        <w:del w:id="1710" w:author="Jeff Pitzen" w:date="2025-12-10T12:31:00Z" w16du:dateUtc="2025-12-10T17:31:00Z"/>
                                        <w:color w:val="000000" w:themeColor="text1"/>
                                        <w:sz w:val="14"/>
                                        <w:szCs w:val="16"/>
                                      </w:rPr>
                                    </w:pPr>
                                    <w:del w:id="1711" w:author="Jeff Pitzen" w:date="2025-12-10T12:31:00Z" w16du:dateUtc="2025-12-10T17:31:00Z">
                                      <w:r w:rsidRPr="00845201" w:rsidDel="005F1B97">
                                        <w:rPr>
                                          <w:color w:val="000000" w:themeColor="text1"/>
                                          <w:sz w:val="14"/>
                                          <w:szCs w:val="16"/>
                                        </w:rPr>
                                        <w:delText xml:space="preserve">            "imageTagMutability": "MUTABLE",</w:delText>
                                      </w:r>
                                    </w:del>
                                  </w:p>
                                  <w:p w14:paraId="29258D2F" w14:textId="7EDC8DC2" w:rsidR="000D151B" w:rsidRPr="00845201" w:rsidDel="005F1B97" w:rsidRDefault="000D151B" w:rsidP="000D151B">
                                    <w:pPr>
                                      <w:pStyle w:val="BodyText"/>
                                      <w:ind w:left="0"/>
                                      <w:rPr>
                                        <w:del w:id="1712" w:author="Jeff Pitzen" w:date="2025-12-10T12:31:00Z" w16du:dateUtc="2025-12-10T17:31:00Z"/>
                                        <w:color w:val="000000" w:themeColor="text1"/>
                                        <w:sz w:val="14"/>
                                        <w:szCs w:val="16"/>
                                      </w:rPr>
                                    </w:pPr>
                                    <w:del w:id="1713" w:author="Jeff Pitzen" w:date="2025-12-10T12:31:00Z" w16du:dateUtc="2025-12-10T17:31:00Z">
                                      <w:r w:rsidRPr="00845201" w:rsidDel="005F1B97">
                                        <w:rPr>
                                          <w:color w:val="000000" w:themeColor="text1"/>
                                          <w:sz w:val="14"/>
                                          <w:szCs w:val="16"/>
                                        </w:rPr>
                                        <w:delText xml:space="preserve">            "imageScanningConfiguration": {</w:delText>
                                      </w:r>
                                    </w:del>
                                  </w:p>
                                  <w:p w14:paraId="20A60304" w14:textId="6E374B01" w:rsidR="000D151B" w:rsidRPr="00845201" w:rsidDel="005F1B97" w:rsidRDefault="000D151B" w:rsidP="000D151B">
                                    <w:pPr>
                                      <w:pStyle w:val="BodyText"/>
                                      <w:ind w:left="0"/>
                                      <w:rPr>
                                        <w:del w:id="1714" w:author="Jeff Pitzen" w:date="2025-12-10T12:31:00Z" w16du:dateUtc="2025-12-10T17:31:00Z"/>
                                        <w:color w:val="000000" w:themeColor="text1"/>
                                        <w:sz w:val="14"/>
                                        <w:szCs w:val="16"/>
                                      </w:rPr>
                                    </w:pPr>
                                    <w:del w:id="1715" w:author="Jeff Pitzen" w:date="2025-12-10T12:31:00Z" w16du:dateUtc="2025-12-10T17:31:00Z">
                                      <w:r w:rsidRPr="00845201" w:rsidDel="005F1B97">
                                        <w:rPr>
                                          <w:color w:val="000000" w:themeColor="text1"/>
                                          <w:sz w:val="14"/>
                                          <w:szCs w:val="16"/>
                                        </w:rPr>
                                        <w:delText xml:space="preserve">                "scanOnPush": true</w:delText>
                                      </w:r>
                                    </w:del>
                                  </w:p>
                                  <w:p w14:paraId="1BCE7A1C" w14:textId="5A454532" w:rsidR="000D151B" w:rsidRPr="00845201" w:rsidDel="005F1B97" w:rsidRDefault="000D151B" w:rsidP="000D151B">
                                    <w:pPr>
                                      <w:pStyle w:val="BodyText"/>
                                      <w:ind w:left="0"/>
                                      <w:rPr>
                                        <w:del w:id="1716" w:author="Jeff Pitzen" w:date="2025-12-10T12:31:00Z" w16du:dateUtc="2025-12-10T17:31:00Z"/>
                                        <w:color w:val="000000" w:themeColor="text1"/>
                                        <w:sz w:val="14"/>
                                        <w:szCs w:val="16"/>
                                      </w:rPr>
                                    </w:pPr>
                                    <w:del w:id="1717" w:author="Jeff Pitzen" w:date="2025-12-10T12:31:00Z" w16du:dateUtc="2025-12-10T17:31:00Z">
                                      <w:r w:rsidRPr="00845201" w:rsidDel="005F1B97">
                                        <w:rPr>
                                          <w:color w:val="000000" w:themeColor="text1"/>
                                          <w:sz w:val="14"/>
                                          <w:szCs w:val="16"/>
                                        </w:rPr>
                                        <w:delText xml:space="preserve">            },</w:delText>
                                      </w:r>
                                    </w:del>
                                  </w:p>
                                  <w:p w14:paraId="5B2F4CDA" w14:textId="2E7C754B" w:rsidR="000D151B" w:rsidRPr="00845201" w:rsidDel="005F1B97" w:rsidRDefault="000D151B" w:rsidP="000D151B">
                                    <w:pPr>
                                      <w:pStyle w:val="BodyText"/>
                                      <w:ind w:left="0"/>
                                      <w:rPr>
                                        <w:del w:id="1718" w:author="Jeff Pitzen" w:date="2025-12-10T12:31:00Z" w16du:dateUtc="2025-12-10T17:31:00Z"/>
                                        <w:color w:val="000000" w:themeColor="text1"/>
                                        <w:sz w:val="14"/>
                                        <w:szCs w:val="16"/>
                                      </w:rPr>
                                    </w:pPr>
                                    <w:del w:id="1719" w:author="Jeff Pitzen" w:date="2025-12-10T12:31:00Z" w16du:dateUtc="2025-12-10T17:31:00Z">
                                      <w:r w:rsidRPr="00845201" w:rsidDel="005F1B97">
                                        <w:rPr>
                                          <w:color w:val="000000" w:themeColor="text1"/>
                                          <w:sz w:val="14"/>
                                          <w:szCs w:val="16"/>
                                        </w:rPr>
                                        <w:delText xml:space="preserve">            "encryptionConfiguration": {</w:delText>
                                      </w:r>
                                    </w:del>
                                  </w:p>
                                  <w:p w14:paraId="40A42861" w14:textId="77AC87D3" w:rsidR="000D151B" w:rsidRPr="00845201" w:rsidDel="005F1B97" w:rsidRDefault="000D151B" w:rsidP="000D151B">
                                    <w:pPr>
                                      <w:pStyle w:val="BodyText"/>
                                      <w:ind w:left="0"/>
                                      <w:rPr>
                                        <w:del w:id="1720" w:author="Jeff Pitzen" w:date="2025-12-10T12:31:00Z" w16du:dateUtc="2025-12-10T17:31:00Z"/>
                                        <w:color w:val="000000" w:themeColor="text1"/>
                                        <w:sz w:val="14"/>
                                        <w:szCs w:val="16"/>
                                      </w:rPr>
                                    </w:pPr>
                                    <w:del w:id="1721" w:author="Jeff Pitzen" w:date="2025-12-10T12:31:00Z" w16du:dateUtc="2025-12-10T17:31:00Z">
                                      <w:r w:rsidRPr="00845201" w:rsidDel="005F1B97">
                                        <w:rPr>
                                          <w:color w:val="000000" w:themeColor="text1"/>
                                          <w:sz w:val="14"/>
                                          <w:szCs w:val="16"/>
                                        </w:rPr>
                                        <w:delText xml:space="preserve">                "encryptionType": "AES256"</w:delText>
                                      </w:r>
                                    </w:del>
                                  </w:p>
                                  <w:p w14:paraId="74ADDB44" w14:textId="30E391BB" w:rsidR="000D151B" w:rsidRPr="00845201" w:rsidDel="005F1B97" w:rsidRDefault="000D151B" w:rsidP="000D151B">
                                    <w:pPr>
                                      <w:pStyle w:val="BodyText"/>
                                      <w:ind w:left="0"/>
                                      <w:rPr>
                                        <w:del w:id="1722" w:author="Jeff Pitzen" w:date="2025-12-10T12:31:00Z" w16du:dateUtc="2025-12-10T17:31:00Z"/>
                                        <w:color w:val="000000" w:themeColor="text1"/>
                                        <w:sz w:val="14"/>
                                        <w:szCs w:val="16"/>
                                      </w:rPr>
                                    </w:pPr>
                                    <w:del w:id="1723" w:author="Jeff Pitzen" w:date="2025-12-10T12:31:00Z" w16du:dateUtc="2025-12-10T17:31:00Z">
                                      <w:r w:rsidRPr="00845201" w:rsidDel="005F1B97">
                                        <w:rPr>
                                          <w:color w:val="000000" w:themeColor="text1"/>
                                          <w:sz w:val="14"/>
                                          <w:szCs w:val="16"/>
                                        </w:rPr>
                                        <w:delText xml:space="preserve">            }</w:delText>
                                      </w:r>
                                    </w:del>
                                  </w:p>
                                  <w:p w14:paraId="4CC1AB3A" w14:textId="255A71F3" w:rsidR="000D151B" w:rsidRPr="00845201" w:rsidDel="005F1B97" w:rsidRDefault="000D151B" w:rsidP="000D151B">
                                    <w:pPr>
                                      <w:pStyle w:val="BodyText"/>
                                      <w:ind w:left="0"/>
                                      <w:rPr>
                                        <w:del w:id="1724" w:author="Jeff Pitzen" w:date="2025-12-10T12:31:00Z" w16du:dateUtc="2025-12-10T17:31:00Z"/>
                                        <w:color w:val="000000" w:themeColor="text1"/>
                                        <w:sz w:val="14"/>
                                        <w:szCs w:val="16"/>
                                      </w:rPr>
                                    </w:pPr>
                                    <w:del w:id="1725" w:author="Jeff Pitzen" w:date="2025-12-10T12:31:00Z" w16du:dateUtc="2025-12-10T17:31:00Z">
                                      <w:r w:rsidRPr="00845201" w:rsidDel="005F1B97">
                                        <w:rPr>
                                          <w:color w:val="000000" w:themeColor="text1"/>
                                          <w:sz w:val="14"/>
                                          <w:szCs w:val="16"/>
                                        </w:rPr>
                                        <w:delText xml:space="preserve">        }</w:delText>
                                      </w:r>
                                    </w:del>
                                  </w:p>
                                  <w:p w14:paraId="3CD29CB9" w14:textId="19D247E7" w:rsidR="000D151B" w:rsidRPr="00845201" w:rsidDel="005F1B97" w:rsidRDefault="000D151B" w:rsidP="000D151B">
                                    <w:pPr>
                                      <w:pStyle w:val="BodyText"/>
                                      <w:ind w:left="0"/>
                                      <w:rPr>
                                        <w:del w:id="1726" w:author="Jeff Pitzen" w:date="2025-12-10T12:31:00Z" w16du:dateUtc="2025-12-10T17:31:00Z"/>
                                        <w:color w:val="000000" w:themeColor="text1"/>
                                        <w:sz w:val="14"/>
                                        <w:szCs w:val="16"/>
                                      </w:rPr>
                                    </w:pPr>
                                    <w:del w:id="1727" w:author="Jeff Pitzen" w:date="2025-12-10T12:31:00Z" w16du:dateUtc="2025-12-10T17:31:00Z">
                                      <w:r w:rsidRPr="00845201" w:rsidDel="005F1B97">
                                        <w:rPr>
                                          <w:color w:val="000000" w:themeColor="text1"/>
                                          <w:sz w:val="14"/>
                                          <w:szCs w:val="16"/>
                                        </w:rPr>
                                        <w:delText xml:space="preserve">    ]</w:delText>
                                      </w:r>
                                    </w:del>
                                  </w:p>
                                  <w:p w14:paraId="76D33813" w14:textId="331D2D7A" w:rsidR="000D151B" w:rsidRPr="007C3D79" w:rsidRDefault="000D151B" w:rsidP="000D151B">
                                    <w:pPr>
                                      <w:pStyle w:val="BodyText"/>
                                      <w:ind w:left="0"/>
                                      <w:rPr>
                                        <w:color w:val="000000" w:themeColor="text1"/>
                                        <w:sz w:val="16"/>
                                        <w:szCs w:val="16"/>
                                      </w:rPr>
                                    </w:pPr>
                                    <w:del w:id="1728" w:author="Jeff Pitzen" w:date="2025-12-10T12:31:00Z" w16du:dateUtc="2025-12-10T17:31:00Z">
                                      <w:r w:rsidRPr="00845201" w:rsidDel="005F1B97">
                                        <w:rPr>
                                          <w:color w:val="000000" w:themeColor="text1"/>
                                          <w:sz w:val="14"/>
                                          <w:szCs w:val="16"/>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8FE1C" id="_x0000_s1030" style="position:absolute;margin-left:-1.55pt;margin-top:33.95pt;width:294.55pt;height: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" fillcolor="#b8cce4 [1300]" strokecolor="#0a121c [484]" strokeweight="2pt">
                        <v:fill color2="#b8cce4 [1300]" rotate="t" colors="0 #687687;.5 #98abc3;1 #b5cce8" focus="100%" type="gradient"/>
                        <v:textbox>
                          <w:txbxContent>
                            <w:p w14:paraId="6184B587" w14:textId="016682E2" w:rsidR="000D151B" w:rsidRPr="007C3D79" w:rsidDel="005F1B97" w:rsidRDefault="005F1B97" w:rsidP="000D151B">
                              <w:pPr>
                                <w:pStyle w:val="BodyText"/>
                                <w:ind w:left="0"/>
                                <w:rPr>
                                  <w:del w:id="1729" w:author="Jeff Pitzen" w:date="2025-12-10T12:31:00Z" w16du:dateUtc="2025-12-10T17:31:00Z"/>
                                  <w:color w:val="000000" w:themeColor="text1"/>
                                  <w:sz w:val="14"/>
                                  <w:szCs w:val="16"/>
                                </w:rPr>
                              </w:pPr>
                              <w:ins w:id="1730" w:author="Jeff Pitzen" w:date="2025-12-10T12:31:00Z" w16du:dateUtc="2025-12-10T17:31:00Z">
                                <w:r w:rsidRPr="005F1B97">
                                  <w:rPr>
                                    <w:color w:val="000000" w:themeColor="text1"/>
                                    <w:sz w:val="14"/>
                                    <w:szCs w:val="16"/>
                                  </w:rPr>
                                  <w:t>OUTPUT: Login Succeeded</w:t>
                                </w:r>
                              </w:ins>
                              <w:del w:id="1731" w:author="Jeff Pitzen" w:date="2025-12-10T12:31:00Z" w16du:dateUtc="2025-12-10T17:31:00Z">
                                <w:r w:rsidR="000D151B" w:rsidRPr="007C3D79" w:rsidDel="005F1B97">
                                  <w:rPr>
                                    <w:color w:val="000000" w:themeColor="text1"/>
                                    <w:sz w:val="14"/>
                                    <w:szCs w:val="16"/>
                                  </w:rPr>
                                  <w:delText>OUTPUT:</w:delText>
                                </w:r>
                              </w:del>
                            </w:p>
                            <w:p w14:paraId="3B34D9C7" w14:textId="0D2270E2" w:rsidR="000D151B" w:rsidRPr="00845201" w:rsidDel="005F1B97" w:rsidRDefault="000D151B" w:rsidP="000D151B">
                              <w:pPr>
                                <w:pStyle w:val="BodyText"/>
                                <w:ind w:left="0"/>
                                <w:rPr>
                                  <w:del w:id="1732" w:author="Jeff Pitzen" w:date="2025-12-10T12:31:00Z" w16du:dateUtc="2025-12-10T17:31:00Z"/>
                                  <w:color w:val="000000" w:themeColor="text1"/>
                                  <w:sz w:val="14"/>
                                  <w:szCs w:val="16"/>
                                </w:rPr>
                              </w:pPr>
                              <w:del w:id="1733" w:author="Jeff Pitzen" w:date="2025-12-10T12:31:00Z" w16du:dateUtc="2025-12-10T17:31:00Z">
                                <w:r w:rsidRPr="00845201" w:rsidDel="005F1B97">
                                  <w:rPr>
                                    <w:color w:val="000000" w:themeColor="text1"/>
                                    <w:sz w:val="14"/>
                                    <w:szCs w:val="16"/>
                                  </w:rPr>
                                  <w:delText>{</w:delText>
                                </w:r>
                              </w:del>
                            </w:p>
                            <w:p w14:paraId="75938A0C" w14:textId="7D514F5C" w:rsidR="000D151B" w:rsidRPr="00845201" w:rsidDel="005F1B97" w:rsidRDefault="000D151B" w:rsidP="000D151B">
                              <w:pPr>
                                <w:pStyle w:val="BodyText"/>
                                <w:ind w:left="0"/>
                                <w:rPr>
                                  <w:del w:id="1734" w:author="Jeff Pitzen" w:date="2025-12-10T12:31:00Z" w16du:dateUtc="2025-12-10T17:31:00Z"/>
                                  <w:color w:val="000000" w:themeColor="text1"/>
                                  <w:sz w:val="14"/>
                                  <w:szCs w:val="16"/>
                                </w:rPr>
                              </w:pPr>
                              <w:del w:id="1735" w:author="Jeff Pitzen" w:date="2025-12-10T12:31:00Z" w16du:dateUtc="2025-12-10T17:31:00Z">
                                <w:r w:rsidRPr="00845201" w:rsidDel="005F1B97">
                                  <w:rPr>
                                    <w:color w:val="000000" w:themeColor="text1"/>
                                    <w:sz w:val="14"/>
                                    <w:szCs w:val="16"/>
                                  </w:rPr>
                                  <w:delText xml:space="preserve">    "repositories": [</w:delText>
                                </w:r>
                              </w:del>
                            </w:p>
                            <w:p w14:paraId="3823D7A2" w14:textId="335E84A5" w:rsidR="000D151B" w:rsidRPr="00845201" w:rsidDel="005F1B97" w:rsidRDefault="000D151B" w:rsidP="000D151B">
                              <w:pPr>
                                <w:pStyle w:val="BodyText"/>
                                <w:ind w:left="0"/>
                                <w:rPr>
                                  <w:del w:id="1736" w:author="Jeff Pitzen" w:date="2025-12-10T12:31:00Z" w16du:dateUtc="2025-12-10T17:31:00Z"/>
                                  <w:color w:val="000000" w:themeColor="text1"/>
                                  <w:sz w:val="14"/>
                                  <w:szCs w:val="16"/>
                                </w:rPr>
                              </w:pPr>
                              <w:del w:id="1737" w:author="Jeff Pitzen" w:date="2025-12-10T12:31:00Z" w16du:dateUtc="2025-12-10T17:31:00Z">
                                <w:r w:rsidRPr="00845201" w:rsidDel="005F1B97">
                                  <w:rPr>
                                    <w:color w:val="000000" w:themeColor="text1"/>
                                    <w:sz w:val="14"/>
                                    <w:szCs w:val="16"/>
                                  </w:rPr>
                                  <w:delText xml:space="preserve">        {</w:delText>
                                </w:r>
                              </w:del>
                            </w:p>
                            <w:p w14:paraId="521443A2" w14:textId="4C136A1C" w:rsidR="000D151B" w:rsidRPr="00845201" w:rsidDel="005F1B97" w:rsidRDefault="000D151B" w:rsidP="000D151B">
                              <w:pPr>
                                <w:pStyle w:val="BodyText"/>
                                <w:ind w:left="0"/>
                                <w:rPr>
                                  <w:del w:id="1738" w:author="Jeff Pitzen" w:date="2025-12-10T12:31:00Z" w16du:dateUtc="2025-12-10T17:31:00Z"/>
                                  <w:color w:val="000000" w:themeColor="text1"/>
                                  <w:sz w:val="14"/>
                                  <w:szCs w:val="16"/>
                                </w:rPr>
                              </w:pPr>
                              <w:del w:id="1739"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6E737943" w14:textId="1FDA888B" w:rsidR="000D151B" w:rsidRPr="00845201" w:rsidDel="005F1B97" w:rsidRDefault="000D151B" w:rsidP="000D151B">
                              <w:pPr>
                                <w:pStyle w:val="BodyText"/>
                                <w:ind w:left="0"/>
                                <w:rPr>
                                  <w:del w:id="1740" w:author="Jeff Pitzen" w:date="2025-12-10T12:31:00Z" w16du:dateUtc="2025-12-10T17:31:00Z"/>
                                  <w:color w:val="000000" w:themeColor="text1"/>
                                  <w:sz w:val="14"/>
                                  <w:szCs w:val="16"/>
                                </w:rPr>
                              </w:pPr>
                              <w:del w:id="1741" w:author="Jeff Pitzen" w:date="2025-12-10T12:31:00Z" w16du:dateUtc="2025-12-10T17:31:00Z">
                                <w:r w:rsidRPr="00845201" w:rsidDel="005F1B97">
                                  <w:rPr>
                                    <w:color w:val="000000" w:themeColor="text1"/>
                                    <w:sz w:val="14"/>
                                    <w:szCs w:val="16"/>
                                  </w:rPr>
                                  <w:delText xml:space="preserve">            "registryId": "995553364920",</w:delText>
                                </w:r>
                              </w:del>
                            </w:p>
                            <w:p w14:paraId="5EFFF041" w14:textId="1DB50434" w:rsidR="000D151B" w:rsidRPr="00845201" w:rsidDel="005F1B97" w:rsidRDefault="000D151B" w:rsidP="000D151B">
                              <w:pPr>
                                <w:pStyle w:val="BodyText"/>
                                <w:ind w:left="0"/>
                                <w:rPr>
                                  <w:del w:id="1742" w:author="Jeff Pitzen" w:date="2025-12-10T12:31:00Z" w16du:dateUtc="2025-12-10T17:31:00Z"/>
                                  <w:color w:val="000000" w:themeColor="text1"/>
                                  <w:sz w:val="14"/>
                                  <w:szCs w:val="16"/>
                                </w:rPr>
                              </w:pPr>
                              <w:del w:id="1743" w:author="Jeff Pitzen" w:date="2025-12-10T12:31:00Z" w16du:dateUtc="2025-12-10T17:31:00Z">
                                <w:r w:rsidRPr="00845201" w:rsidDel="005F1B97">
                                  <w:rPr>
                                    <w:color w:val="000000" w:themeColor="text1"/>
                                    <w:sz w:val="14"/>
                                    <w:szCs w:val="16"/>
                                  </w:rPr>
                                  <w:delText xml:space="preserve">            "repositoryName": "uw1-zlps-ecr-01",</w:delText>
                                </w:r>
                              </w:del>
                            </w:p>
                            <w:p w14:paraId="1BB0E3A1" w14:textId="446F1236" w:rsidR="000D151B" w:rsidRPr="00845201" w:rsidDel="005F1B97" w:rsidRDefault="000D151B" w:rsidP="000D151B">
                              <w:pPr>
                                <w:pStyle w:val="BodyText"/>
                                <w:ind w:left="0"/>
                                <w:rPr>
                                  <w:del w:id="1744" w:author="Jeff Pitzen" w:date="2025-12-10T12:31:00Z" w16du:dateUtc="2025-12-10T17:31:00Z"/>
                                  <w:color w:val="000000" w:themeColor="text1"/>
                                  <w:sz w:val="14"/>
                                  <w:szCs w:val="16"/>
                                </w:rPr>
                              </w:pPr>
                              <w:del w:id="1745"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6C194E2F" w14:textId="741A7ADB" w:rsidR="000D151B" w:rsidRPr="00845201" w:rsidDel="005F1B97" w:rsidRDefault="000D151B" w:rsidP="000D151B">
                              <w:pPr>
                                <w:pStyle w:val="BodyText"/>
                                <w:ind w:left="0"/>
                                <w:rPr>
                                  <w:del w:id="1746" w:author="Jeff Pitzen" w:date="2025-12-10T12:31:00Z" w16du:dateUtc="2025-12-10T17:31:00Z"/>
                                  <w:color w:val="000000" w:themeColor="text1"/>
                                  <w:sz w:val="14"/>
                                  <w:szCs w:val="16"/>
                                </w:rPr>
                              </w:pPr>
                              <w:del w:id="1747" w:author="Jeff Pitzen" w:date="2025-12-10T12:31:00Z" w16du:dateUtc="2025-12-10T17:31:00Z">
                                <w:r w:rsidRPr="00845201" w:rsidDel="005F1B97">
                                  <w:rPr>
                                    <w:color w:val="000000" w:themeColor="text1"/>
                                    <w:sz w:val="14"/>
                                    <w:szCs w:val="16"/>
                                  </w:rPr>
                                  <w:delText xml:space="preserve">            "createdAt": "2025-11-25T13:52:33.796000-05:00",</w:delText>
                                </w:r>
                              </w:del>
                            </w:p>
                            <w:p w14:paraId="21D951D8" w14:textId="36E80A36" w:rsidR="000D151B" w:rsidRPr="00845201" w:rsidDel="005F1B97" w:rsidRDefault="000D151B" w:rsidP="000D151B">
                              <w:pPr>
                                <w:pStyle w:val="BodyText"/>
                                <w:ind w:left="0"/>
                                <w:rPr>
                                  <w:del w:id="1748" w:author="Jeff Pitzen" w:date="2025-12-10T12:31:00Z" w16du:dateUtc="2025-12-10T17:31:00Z"/>
                                  <w:color w:val="000000" w:themeColor="text1"/>
                                  <w:sz w:val="14"/>
                                  <w:szCs w:val="16"/>
                                </w:rPr>
                              </w:pPr>
                              <w:del w:id="1749" w:author="Jeff Pitzen" w:date="2025-12-10T12:31:00Z" w16du:dateUtc="2025-12-10T17:31:00Z">
                                <w:r w:rsidRPr="00845201" w:rsidDel="005F1B97">
                                  <w:rPr>
                                    <w:color w:val="000000" w:themeColor="text1"/>
                                    <w:sz w:val="14"/>
                                    <w:szCs w:val="16"/>
                                  </w:rPr>
                                  <w:delText xml:space="preserve">            "imageTagMutability": "MUTABLE",</w:delText>
                                </w:r>
                              </w:del>
                            </w:p>
                            <w:p w14:paraId="29258D2F" w14:textId="7EDC8DC2" w:rsidR="000D151B" w:rsidRPr="00845201" w:rsidDel="005F1B97" w:rsidRDefault="000D151B" w:rsidP="000D151B">
                              <w:pPr>
                                <w:pStyle w:val="BodyText"/>
                                <w:ind w:left="0"/>
                                <w:rPr>
                                  <w:del w:id="1750" w:author="Jeff Pitzen" w:date="2025-12-10T12:31:00Z" w16du:dateUtc="2025-12-10T17:31:00Z"/>
                                  <w:color w:val="000000" w:themeColor="text1"/>
                                  <w:sz w:val="14"/>
                                  <w:szCs w:val="16"/>
                                </w:rPr>
                              </w:pPr>
                              <w:del w:id="1751" w:author="Jeff Pitzen" w:date="2025-12-10T12:31:00Z" w16du:dateUtc="2025-12-10T17:31:00Z">
                                <w:r w:rsidRPr="00845201" w:rsidDel="005F1B97">
                                  <w:rPr>
                                    <w:color w:val="000000" w:themeColor="text1"/>
                                    <w:sz w:val="14"/>
                                    <w:szCs w:val="16"/>
                                  </w:rPr>
                                  <w:delText xml:space="preserve">            "imageScanningConfiguration": {</w:delText>
                                </w:r>
                              </w:del>
                            </w:p>
                            <w:p w14:paraId="20A60304" w14:textId="6E374B01" w:rsidR="000D151B" w:rsidRPr="00845201" w:rsidDel="005F1B97" w:rsidRDefault="000D151B" w:rsidP="000D151B">
                              <w:pPr>
                                <w:pStyle w:val="BodyText"/>
                                <w:ind w:left="0"/>
                                <w:rPr>
                                  <w:del w:id="1752" w:author="Jeff Pitzen" w:date="2025-12-10T12:31:00Z" w16du:dateUtc="2025-12-10T17:31:00Z"/>
                                  <w:color w:val="000000" w:themeColor="text1"/>
                                  <w:sz w:val="14"/>
                                  <w:szCs w:val="16"/>
                                </w:rPr>
                              </w:pPr>
                              <w:del w:id="1753" w:author="Jeff Pitzen" w:date="2025-12-10T12:31:00Z" w16du:dateUtc="2025-12-10T17:31:00Z">
                                <w:r w:rsidRPr="00845201" w:rsidDel="005F1B97">
                                  <w:rPr>
                                    <w:color w:val="000000" w:themeColor="text1"/>
                                    <w:sz w:val="14"/>
                                    <w:szCs w:val="16"/>
                                  </w:rPr>
                                  <w:delText xml:space="preserve">                "scanOnPush": true</w:delText>
                                </w:r>
                              </w:del>
                            </w:p>
                            <w:p w14:paraId="1BCE7A1C" w14:textId="5A454532" w:rsidR="000D151B" w:rsidRPr="00845201" w:rsidDel="005F1B97" w:rsidRDefault="000D151B" w:rsidP="000D151B">
                              <w:pPr>
                                <w:pStyle w:val="BodyText"/>
                                <w:ind w:left="0"/>
                                <w:rPr>
                                  <w:del w:id="1754" w:author="Jeff Pitzen" w:date="2025-12-10T12:31:00Z" w16du:dateUtc="2025-12-10T17:31:00Z"/>
                                  <w:color w:val="000000" w:themeColor="text1"/>
                                  <w:sz w:val="14"/>
                                  <w:szCs w:val="16"/>
                                </w:rPr>
                              </w:pPr>
                              <w:del w:id="1755" w:author="Jeff Pitzen" w:date="2025-12-10T12:31:00Z" w16du:dateUtc="2025-12-10T17:31:00Z">
                                <w:r w:rsidRPr="00845201" w:rsidDel="005F1B97">
                                  <w:rPr>
                                    <w:color w:val="000000" w:themeColor="text1"/>
                                    <w:sz w:val="14"/>
                                    <w:szCs w:val="16"/>
                                  </w:rPr>
                                  <w:delText xml:space="preserve">            },</w:delText>
                                </w:r>
                              </w:del>
                            </w:p>
                            <w:p w14:paraId="5B2F4CDA" w14:textId="2E7C754B" w:rsidR="000D151B" w:rsidRPr="00845201" w:rsidDel="005F1B97" w:rsidRDefault="000D151B" w:rsidP="000D151B">
                              <w:pPr>
                                <w:pStyle w:val="BodyText"/>
                                <w:ind w:left="0"/>
                                <w:rPr>
                                  <w:del w:id="1756" w:author="Jeff Pitzen" w:date="2025-12-10T12:31:00Z" w16du:dateUtc="2025-12-10T17:31:00Z"/>
                                  <w:color w:val="000000" w:themeColor="text1"/>
                                  <w:sz w:val="14"/>
                                  <w:szCs w:val="16"/>
                                </w:rPr>
                              </w:pPr>
                              <w:del w:id="1757" w:author="Jeff Pitzen" w:date="2025-12-10T12:31:00Z" w16du:dateUtc="2025-12-10T17:31:00Z">
                                <w:r w:rsidRPr="00845201" w:rsidDel="005F1B97">
                                  <w:rPr>
                                    <w:color w:val="000000" w:themeColor="text1"/>
                                    <w:sz w:val="14"/>
                                    <w:szCs w:val="16"/>
                                  </w:rPr>
                                  <w:delText xml:space="preserve">            "encryptionConfiguration": {</w:delText>
                                </w:r>
                              </w:del>
                            </w:p>
                            <w:p w14:paraId="40A42861" w14:textId="77AC87D3" w:rsidR="000D151B" w:rsidRPr="00845201" w:rsidDel="005F1B97" w:rsidRDefault="000D151B" w:rsidP="000D151B">
                              <w:pPr>
                                <w:pStyle w:val="BodyText"/>
                                <w:ind w:left="0"/>
                                <w:rPr>
                                  <w:del w:id="1758" w:author="Jeff Pitzen" w:date="2025-12-10T12:31:00Z" w16du:dateUtc="2025-12-10T17:31:00Z"/>
                                  <w:color w:val="000000" w:themeColor="text1"/>
                                  <w:sz w:val="14"/>
                                  <w:szCs w:val="16"/>
                                </w:rPr>
                              </w:pPr>
                              <w:del w:id="1759" w:author="Jeff Pitzen" w:date="2025-12-10T12:31:00Z" w16du:dateUtc="2025-12-10T17:31:00Z">
                                <w:r w:rsidRPr="00845201" w:rsidDel="005F1B97">
                                  <w:rPr>
                                    <w:color w:val="000000" w:themeColor="text1"/>
                                    <w:sz w:val="14"/>
                                    <w:szCs w:val="16"/>
                                  </w:rPr>
                                  <w:delText xml:space="preserve">                "encryptionType": "AES256"</w:delText>
                                </w:r>
                              </w:del>
                            </w:p>
                            <w:p w14:paraId="74ADDB44" w14:textId="30E391BB" w:rsidR="000D151B" w:rsidRPr="00845201" w:rsidDel="005F1B97" w:rsidRDefault="000D151B" w:rsidP="000D151B">
                              <w:pPr>
                                <w:pStyle w:val="BodyText"/>
                                <w:ind w:left="0"/>
                                <w:rPr>
                                  <w:del w:id="1760" w:author="Jeff Pitzen" w:date="2025-12-10T12:31:00Z" w16du:dateUtc="2025-12-10T17:31:00Z"/>
                                  <w:color w:val="000000" w:themeColor="text1"/>
                                  <w:sz w:val="14"/>
                                  <w:szCs w:val="16"/>
                                </w:rPr>
                              </w:pPr>
                              <w:del w:id="1761" w:author="Jeff Pitzen" w:date="2025-12-10T12:31:00Z" w16du:dateUtc="2025-12-10T17:31:00Z">
                                <w:r w:rsidRPr="00845201" w:rsidDel="005F1B97">
                                  <w:rPr>
                                    <w:color w:val="000000" w:themeColor="text1"/>
                                    <w:sz w:val="14"/>
                                    <w:szCs w:val="16"/>
                                  </w:rPr>
                                  <w:delText xml:space="preserve">            }</w:delText>
                                </w:r>
                              </w:del>
                            </w:p>
                            <w:p w14:paraId="4CC1AB3A" w14:textId="255A71F3" w:rsidR="000D151B" w:rsidRPr="00845201" w:rsidDel="005F1B97" w:rsidRDefault="000D151B" w:rsidP="000D151B">
                              <w:pPr>
                                <w:pStyle w:val="BodyText"/>
                                <w:ind w:left="0"/>
                                <w:rPr>
                                  <w:del w:id="1762" w:author="Jeff Pitzen" w:date="2025-12-10T12:31:00Z" w16du:dateUtc="2025-12-10T17:31:00Z"/>
                                  <w:color w:val="000000" w:themeColor="text1"/>
                                  <w:sz w:val="14"/>
                                  <w:szCs w:val="16"/>
                                </w:rPr>
                              </w:pPr>
                              <w:del w:id="1763" w:author="Jeff Pitzen" w:date="2025-12-10T12:31:00Z" w16du:dateUtc="2025-12-10T17:31:00Z">
                                <w:r w:rsidRPr="00845201" w:rsidDel="005F1B97">
                                  <w:rPr>
                                    <w:color w:val="000000" w:themeColor="text1"/>
                                    <w:sz w:val="14"/>
                                    <w:szCs w:val="16"/>
                                  </w:rPr>
                                  <w:delText xml:space="preserve">        }</w:delText>
                                </w:r>
                              </w:del>
                            </w:p>
                            <w:p w14:paraId="3CD29CB9" w14:textId="19D247E7" w:rsidR="000D151B" w:rsidRPr="00845201" w:rsidDel="005F1B97" w:rsidRDefault="000D151B" w:rsidP="000D151B">
                              <w:pPr>
                                <w:pStyle w:val="BodyText"/>
                                <w:ind w:left="0"/>
                                <w:rPr>
                                  <w:del w:id="1764" w:author="Jeff Pitzen" w:date="2025-12-10T12:31:00Z" w16du:dateUtc="2025-12-10T17:31:00Z"/>
                                  <w:color w:val="000000" w:themeColor="text1"/>
                                  <w:sz w:val="14"/>
                                  <w:szCs w:val="16"/>
                                </w:rPr>
                              </w:pPr>
                              <w:del w:id="1765" w:author="Jeff Pitzen" w:date="2025-12-10T12:31:00Z" w16du:dateUtc="2025-12-10T17:31:00Z">
                                <w:r w:rsidRPr="00845201" w:rsidDel="005F1B97">
                                  <w:rPr>
                                    <w:color w:val="000000" w:themeColor="text1"/>
                                    <w:sz w:val="14"/>
                                    <w:szCs w:val="16"/>
                                  </w:rPr>
                                  <w:delText xml:space="preserve">    ]</w:delText>
                                </w:r>
                              </w:del>
                            </w:p>
                            <w:p w14:paraId="76D33813" w14:textId="331D2D7A" w:rsidR="000D151B" w:rsidRPr="007C3D79" w:rsidRDefault="000D151B" w:rsidP="000D151B">
                              <w:pPr>
                                <w:pStyle w:val="BodyText"/>
                                <w:ind w:left="0"/>
                                <w:rPr>
                                  <w:color w:val="000000" w:themeColor="text1"/>
                                  <w:sz w:val="16"/>
                                  <w:szCs w:val="16"/>
                                </w:rPr>
                              </w:pPr>
                              <w:del w:id="1766" w:author="Jeff Pitzen" w:date="2025-12-10T12:31:00Z" w16du:dateUtc="2025-12-10T17:31:00Z">
                                <w:r w:rsidRPr="00845201" w:rsidDel="005F1B97">
                                  <w:rPr>
                                    <w:color w:val="000000" w:themeColor="text1"/>
                                    <w:sz w:val="14"/>
                                    <w:szCs w:val="16"/>
                                  </w:rPr>
                                  <w:delText>}</w:delText>
                                </w:r>
                              </w:del>
                            </w:p>
                          </w:txbxContent>
                        </v:textbox>
                      </v:rect>
                    </w:pict>
                  </mc:Fallback>
                </mc:AlternateContent>
              </w:r>
            </w:ins>
          </w:p>
        </w:tc>
      </w:tr>
      <w:tr w:rsidR="003744E3" w14:paraId="03CCF49E" w14:textId="77777777" w:rsidTr="003744E3">
        <w:trPr>
          <w:trHeight w:val="1874"/>
          <w:ins w:id="1767" w:author="Jeff Pitzen" w:date="2025-12-10T12:32:00Z" w16du:dateUtc="2025-12-10T17:32:00Z"/>
        </w:trPr>
        <w:tc>
          <w:tcPr>
            <w:tcW w:w="3995" w:type="dxa"/>
          </w:tcPr>
          <w:p w14:paraId="2A3A4BAB" w14:textId="77777777" w:rsidR="00CA5075" w:rsidRDefault="00CA5075" w:rsidP="00CA5075">
            <w:pPr>
              <w:pStyle w:val="BodyText"/>
              <w:ind w:left="0"/>
              <w:rPr>
                <w:ins w:id="1768" w:author="Jeff Pitzen" w:date="2025-12-10T12:33:00Z" w16du:dateUtc="2025-12-10T17:33:00Z"/>
              </w:rPr>
            </w:pPr>
            <w:ins w:id="1769" w:author="Jeff Pitzen" w:date="2025-12-10T12:33:00Z" w16du:dateUtc="2025-12-10T17:33:00Z">
              <w:r>
                <w:t># Windows CMD (two steps):</w:t>
              </w:r>
            </w:ins>
          </w:p>
          <w:p w14:paraId="1975A688" w14:textId="77777777" w:rsidR="00CA5075" w:rsidRDefault="00CA5075" w:rsidP="00CA5075">
            <w:pPr>
              <w:pStyle w:val="BodyText"/>
              <w:ind w:left="0"/>
              <w:rPr>
                <w:ins w:id="1770" w:author="Jeff Pitzen" w:date="2025-12-10T12:33:00Z" w16du:dateUtc="2025-12-10T17:33:00Z"/>
              </w:rPr>
            </w:pPr>
            <w:ins w:id="1771" w:author="Jeff Pitzen" w:date="2025-12-10T12:33:00Z" w16du:dateUtc="2025-12-10T17:33:00Z">
              <w:r>
                <w:t>aws ecr get-login-password --region us-west-1 &gt; ecr-password.txt</w:t>
              </w:r>
            </w:ins>
          </w:p>
          <w:p w14:paraId="518266DA" w14:textId="77777777" w:rsidR="00CA5075" w:rsidRDefault="00CA5075" w:rsidP="00CA5075">
            <w:pPr>
              <w:pStyle w:val="BodyText"/>
              <w:ind w:left="0"/>
              <w:rPr>
                <w:ins w:id="1772" w:author="Jeff Pitzen" w:date="2025-12-10T12:33:00Z" w16du:dateUtc="2025-12-10T17:33:00Z"/>
              </w:rPr>
            </w:pPr>
            <w:ins w:id="1773" w:author="Jeff Pitzen" w:date="2025-12-10T12:33:00Z" w16du:dateUtc="2025-12-10T17:33:00Z">
              <w:r>
                <w:t>set /p ECR_PASSWORD=&lt;ecr-password.txt</w:t>
              </w:r>
            </w:ins>
          </w:p>
          <w:p w14:paraId="12B0A2EC" w14:textId="77777777" w:rsidR="00CA5075" w:rsidRDefault="00CA5075" w:rsidP="00CA5075">
            <w:pPr>
              <w:pStyle w:val="BodyText"/>
              <w:ind w:left="0"/>
              <w:rPr>
                <w:ins w:id="1774" w:author="Jeff Pitzen" w:date="2025-12-10T12:33:00Z" w16du:dateUtc="2025-12-10T17:33:00Z"/>
              </w:rPr>
            </w:pPr>
            <w:ins w:id="1775" w:author="Jeff Pitzen" w:date="2025-12-10T12:33:00Z" w16du:dateUtc="2025-12-10T17:33:00Z">
              <w:r>
                <w:t>docker login --username AWS --password %ECR_PASSWORD% 995553364920.dkr.ecr.us-west-1.amazonaws.com</w:t>
              </w:r>
            </w:ins>
          </w:p>
          <w:p w14:paraId="4CAF0E7C" w14:textId="1D66F687" w:rsidR="003744E3" w:rsidRDefault="00CA5075" w:rsidP="00CA5075">
            <w:pPr>
              <w:pStyle w:val="BodyText"/>
              <w:ind w:left="0"/>
              <w:rPr>
                <w:ins w:id="1776" w:author="Jeff Pitzen" w:date="2025-12-10T12:32:00Z" w16du:dateUtc="2025-12-10T17:32:00Z"/>
              </w:rPr>
            </w:pPr>
            <w:ins w:id="1777" w:author="Jeff Pitzen" w:date="2025-12-10T12:33:00Z" w16du:dateUtc="2025-12-10T17:33:00Z">
              <w:r>
                <w:t>del ecr-password.txt</w:t>
              </w:r>
            </w:ins>
          </w:p>
        </w:tc>
        <w:tc>
          <w:tcPr>
            <w:tcW w:w="6075" w:type="dxa"/>
          </w:tcPr>
          <w:p w14:paraId="72CB7ED0" w14:textId="71F51AF1" w:rsidR="003744E3" w:rsidRDefault="00CA5075" w:rsidP="007C3D79">
            <w:pPr>
              <w:pStyle w:val="BodyText"/>
              <w:ind w:left="0"/>
              <w:rPr>
                <w:ins w:id="1778" w:author="Jeff Pitzen" w:date="2025-12-10T12:32:00Z" w16du:dateUtc="2025-12-10T17:32:00Z"/>
                <w:noProof/>
                <w:sz w:val="18"/>
                <w:szCs w:val="20"/>
              </w:rPr>
            </w:pPr>
            <w:ins w:id="1779" w:author="Jeff Pitzen" w:date="2025-12-10T12:33:00Z" w16du:dateUtc="2025-12-10T17:33:00Z">
              <w:r>
                <w:rPr>
                  <w:noProof/>
                  <w:sz w:val="18"/>
                  <w:szCs w:val="20"/>
                </w:rPr>
                <mc:AlternateContent>
                  <mc:Choice Requires="wps">
                    <w:drawing>
                      <wp:anchor distT="0" distB="0" distL="114300" distR="114300" simplePos="0" relativeHeight="251661312" behindDoc="0" locked="0" layoutInCell="1" allowOverlap="1" wp14:anchorId="63178530" wp14:editId="65CC359A">
                        <wp:simplePos x="0" y="0"/>
                        <wp:positionH relativeFrom="column">
                          <wp:posOffset>-1905</wp:posOffset>
                        </wp:positionH>
                        <wp:positionV relativeFrom="paragraph">
                          <wp:posOffset>739446</wp:posOffset>
                        </wp:positionV>
                        <wp:extent cx="3740728" cy="361826"/>
                        <wp:effectExtent l="0" t="0" r="12700" b="19685"/>
                        <wp:wrapNone/>
                        <wp:docPr id="1232326482" name="Rectangle 10"/>
                        <wp:cNvGraphicFramePr/>
                        <a:graphic xmlns:a="http://schemas.openxmlformats.org/drawingml/2006/main">
                          <a:graphicData uri="http://schemas.microsoft.com/office/word/2010/wordprocessingShape">
                            <wps:wsp>
                              <wps:cNvSpPr/>
                              <wps:spPr>
                                <a:xfrm>
                                  <a:off x="0" y="0"/>
                                  <a:ext cx="3740728" cy="361826"/>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E96DA83" w14:textId="77777777" w:rsidR="00CA5075" w:rsidRPr="007C3D79" w:rsidDel="005F1B97" w:rsidRDefault="00CA5075" w:rsidP="00CA5075">
                                    <w:pPr>
                                      <w:pStyle w:val="BodyText"/>
                                      <w:ind w:left="0"/>
                                      <w:rPr>
                                        <w:del w:id="1780" w:author="Jeff Pitzen" w:date="2025-12-10T12:31:00Z" w16du:dateUtc="2025-12-10T17:31:00Z"/>
                                        <w:color w:val="000000" w:themeColor="text1"/>
                                        <w:sz w:val="14"/>
                                        <w:szCs w:val="16"/>
                                      </w:rPr>
                                    </w:pPr>
                                    <w:ins w:id="1781" w:author="Jeff Pitzen" w:date="2025-12-10T12:31:00Z" w16du:dateUtc="2025-12-10T17:31:00Z">
                                      <w:r w:rsidRPr="005F1B97">
                                        <w:rPr>
                                          <w:color w:val="000000" w:themeColor="text1"/>
                                          <w:sz w:val="14"/>
                                          <w:szCs w:val="16"/>
                                        </w:rPr>
                                        <w:t>OUTPUT: Login Succeeded</w:t>
                                      </w:r>
                                    </w:ins>
                                    <w:del w:id="1782" w:author="Jeff Pitzen" w:date="2025-12-10T12:31:00Z" w16du:dateUtc="2025-12-10T17:31:00Z">
                                      <w:r w:rsidRPr="007C3D79" w:rsidDel="005F1B97">
                                        <w:rPr>
                                          <w:color w:val="000000" w:themeColor="text1"/>
                                          <w:sz w:val="14"/>
                                          <w:szCs w:val="16"/>
                                        </w:rPr>
                                        <w:delText>OUTPUT:</w:delText>
                                      </w:r>
                                    </w:del>
                                  </w:p>
                                  <w:p w14:paraId="0C499FB8" w14:textId="77777777" w:rsidR="00CA5075" w:rsidRPr="00845201" w:rsidDel="005F1B97" w:rsidRDefault="00CA5075" w:rsidP="00CA5075">
                                    <w:pPr>
                                      <w:pStyle w:val="BodyText"/>
                                      <w:ind w:left="0"/>
                                      <w:rPr>
                                        <w:del w:id="1783" w:author="Jeff Pitzen" w:date="2025-12-10T12:31:00Z" w16du:dateUtc="2025-12-10T17:31:00Z"/>
                                        <w:color w:val="000000" w:themeColor="text1"/>
                                        <w:sz w:val="14"/>
                                        <w:szCs w:val="16"/>
                                      </w:rPr>
                                    </w:pPr>
                                    <w:del w:id="1784" w:author="Jeff Pitzen" w:date="2025-12-10T12:31:00Z" w16du:dateUtc="2025-12-10T17:31:00Z">
                                      <w:r w:rsidRPr="00845201" w:rsidDel="005F1B97">
                                        <w:rPr>
                                          <w:color w:val="000000" w:themeColor="text1"/>
                                          <w:sz w:val="14"/>
                                          <w:szCs w:val="16"/>
                                        </w:rPr>
                                        <w:delText>{</w:delText>
                                      </w:r>
                                    </w:del>
                                  </w:p>
                                  <w:p w14:paraId="7F811E4C" w14:textId="77777777" w:rsidR="00CA5075" w:rsidRPr="00845201" w:rsidDel="005F1B97" w:rsidRDefault="00CA5075" w:rsidP="00CA5075">
                                    <w:pPr>
                                      <w:pStyle w:val="BodyText"/>
                                      <w:ind w:left="0"/>
                                      <w:rPr>
                                        <w:del w:id="1785" w:author="Jeff Pitzen" w:date="2025-12-10T12:31:00Z" w16du:dateUtc="2025-12-10T17:31:00Z"/>
                                        <w:color w:val="000000" w:themeColor="text1"/>
                                        <w:sz w:val="14"/>
                                        <w:szCs w:val="16"/>
                                      </w:rPr>
                                    </w:pPr>
                                    <w:del w:id="1786" w:author="Jeff Pitzen" w:date="2025-12-10T12:31:00Z" w16du:dateUtc="2025-12-10T17:31:00Z">
                                      <w:r w:rsidRPr="00845201" w:rsidDel="005F1B97">
                                        <w:rPr>
                                          <w:color w:val="000000" w:themeColor="text1"/>
                                          <w:sz w:val="14"/>
                                          <w:szCs w:val="16"/>
                                        </w:rPr>
                                        <w:delText xml:space="preserve">    "repositories": [</w:delText>
                                      </w:r>
                                    </w:del>
                                  </w:p>
                                  <w:p w14:paraId="17743C41" w14:textId="77777777" w:rsidR="00CA5075" w:rsidRPr="00845201" w:rsidDel="005F1B97" w:rsidRDefault="00CA5075" w:rsidP="00CA5075">
                                    <w:pPr>
                                      <w:pStyle w:val="BodyText"/>
                                      <w:ind w:left="0"/>
                                      <w:rPr>
                                        <w:del w:id="1787" w:author="Jeff Pitzen" w:date="2025-12-10T12:31:00Z" w16du:dateUtc="2025-12-10T17:31:00Z"/>
                                        <w:color w:val="000000" w:themeColor="text1"/>
                                        <w:sz w:val="14"/>
                                        <w:szCs w:val="16"/>
                                      </w:rPr>
                                    </w:pPr>
                                    <w:del w:id="1788" w:author="Jeff Pitzen" w:date="2025-12-10T12:31:00Z" w16du:dateUtc="2025-12-10T17:31:00Z">
                                      <w:r w:rsidRPr="00845201" w:rsidDel="005F1B97">
                                        <w:rPr>
                                          <w:color w:val="000000" w:themeColor="text1"/>
                                          <w:sz w:val="14"/>
                                          <w:szCs w:val="16"/>
                                        </w:rPr>
                                        <w:delText xml:space="preserve">        {</w:delText>
                                      </w:r>
                                    </w:del>
                                  </w:p>
                                  <w:p w14:paraId="613839CA" w14:textId="77777777" w:rsidR="00CA5075" w:rsidRPr="00845201" w:rsidDel="005F1B97" w:rsidRDefault="00CA5075" w:rsidP="00CA5075">
                                    <w:pPr>
                                      <w:pStyle w:val="BodyText"/>
                                      <w:ind w:left="0"/>
                                      <w:rPr>
                                        <w:del w:id="1789" w:author="Jeff Pitzen" w:date="2025-12-10T12:31:00Z" w16du:dateUtc="2025-12-10T17:31:00Z"/>
                                        <w:color w:val="000000" w:themeColor="text1"/>
                                        <w:sz w:val="14"/>
                                        <w:szCs w:val="16"/>
                                      </w:rPr>
                                    </w:pPr>
                                    <w:del w:id="1790"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450DF2B8" w14:textId="77777777" w:rsidR="00CA5075" w:rsidRPr="00845201" w:rsidDel="005F1B97" w:rsidRDefault="00CA5075" w:rsidP="00CA5075">
                                    <w:pPr>
                                      <w:pStyle w:val="BodyText"/>
                                      <w:ind w:left="0"/>
                                      <w:rPr>
                                        <w:del w:id="1791" w:author="Jeff Pitzen" w:date="2025-12-10T12:31:00Z" w16du:dateUtc="2025-12-10T17:31:00Z"/>
                                        <w:color w:val="000000" w:themeColor="text1"/>
                                        <w:sz w:val="14"/>
                                        <w:szCs w:val="16"/>
                                      </w:rPr>
                                    </w:pPr>
                                    <w:del w:id="1792" w:author="Jeff Pitzen" w:date="2025-12-10T12:31:00Z" w16du:dateUtc="2025-12-10T17:31:00Z">
                                      <w:r w:rsidRPr="00845201" w:rsidDel="005F1B97">
                                        <w:rPr>
                                          <w:color w:val="000000" w:themeColor="text1"/>
                                          <w:sz w:val="14"/>
                                          <w:szCs w:val="16"/>
                                        </w:rPr>
                                        <w:delText xml:space="preserve">            "registryId": "995553364920",</w:delText>
                                      </w:r>
                                    </w:del>
                                  </w:p>
                                  <w:p w14:paraId="43254BBE" w14:textId="77777777" w:rsidR="00CA5075" w:rsidRPr="00845201" w:rsidDel="005F1B97" w:rsidRDefault="00CA5075" w:rsidP="00CA5075">
                                    <w:pPr>
                                      <w:pStyle w:val="BodyText"/>
                                      <w:ind w:left="0"/>
                                      <w:rPr>
                                        <w:del w:id="1793" w:author="Jeff Pitzen" w:date="2025-12-10T12:31:00Z" w16du:dateUtc="2025-12-10T17:31:00Z"/>
                                        <w:color w:val="000000" w:themeColor="text1"/>
                                        <w:sz w:val="14"/>
                                        <w:szCs w:val="16"/>
                                      </w:rPr>
                                    </w:pPr>
                                    <w:del w:id="1794" w:author="Jeff Pitzen" w:date="2025-12-10T12:31:00Z" w16du:dateUtc="2025-12-10T17:31:00Z">
                                      <w:r w:rsidRPr="00845201" w:rsidDel="005F1B97">
                                        <w:rPr>
                                          <w:color w:val="000000" w:themeColor="text1"/>
                                          <w:sz w:val="14"/>
                                          <w:szCs w:val="16"/>
                                        </w:rPr>
                                        <w:delText xml:space="preserve">            "repositoryName": "uw1-zlps-ecr-01",</w:delText>
                                      </w:r>
                                    </w:del>
                                  </w:p>
                                  <w:p w14:paraId="08D79C22" w14:textId="77777777" w:rsidR="00CA5075" w:rsidRPr="00845201" w:rsidDel="005F1B97" w:rsidRDefault="00CA5075" w:rsidP="00CA5075">
                                    <w:pPr>
                                      <w:pStyle w:val="BodyText"/>
                                      <w:ind w:left="0"/>
                                      <w:rPr>
                                        <w:del w:id="1795" w:author="Jeff Pitzen" w:date="2025-12-10T12:31:00Z" w16du:dateUtc="2025-12-10T17:31:00Z"/>
                                        <w:color w:val="000000" w:themeColor="text1"/>
                                        <w:sz w:val="14"/>
                                        <w:szCs w:val="16"/>
                                      </w:rPr>
                                    </w:pPr>
                                    <w:del w:id="1796"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528D6B3D" w14:textId="77777777" w:rsidR="00CA5075" w:rsidRPr="00845201" w:rsidDel="005F1B97" w:rsidRDefault="00CA5075" w:rsidP="00CA5075">
                                    <w:pPr>
                                      <w:pStyle w:val="BodyText"/>
                                      <w:ind w:left="0"/>
                                      <w:rPr>
                                        <w:del w:id="1797" w:author="Jeff Pitzen" w:date="2025-12-10T12:31:00Z" w16du:dateUtc="2025-12-10T17:31:00Z"/>
                                        <w:color w:val="000000" w:themeColor="text1"/>
                                        <w:sz w:val="14"/>
                                        <w:szCs w:val="16"/>
                                      </w:rPr>
                                    </w:pPr>
                                    <w:del w:id="1798" w:author="Jeff Pitzen" w:date="2025-12-10T12:31:00Z" w16du:dateUtc="2025-12-10T17:31:00Z">
                                      <w:r w:rsidRPr="00845201" w:rsidDel="005F1B97">
                                        <w:rPr>
                                          <w:color w:val="000000" w:themeColor="text1"/>
                                          <w:sz w:val="14"/>
                                          <w:szCs w:val="16"/>
                                        </w:rPr>
                                        <w:delText xml:space="preserve">            "createdAt": "2025-11-25T13:52:33.796000-05:00",</w:delText>
                                      </w:r>
                                    </w:del>
                                  </w:p>
                                  <w:p w14:paraId="1657E76B" w14:textId="77777777" w:rsidR="00CA5075" w:rsidRPr="00845201" w:rsidDel="005F1B97" w:rsidRDefault="00CA5075" w:rsidP="00CA5075">
                                    <w:pPr>
                                      <w:pStyle w:val="BodyText"/>
                                      <w:ind w:left="0"/>
                                      <w:rPr>
                                        <w:del w:id="1799" w:author="Jeff Pitzen" w:date="2025-12-10T12:31:00Z" w16du:dateUtc="2025-12-10T17:31:00Z"/>
                                        <w:color w:val="000000" w:themeColor="text1"/>
                                        <w:sz w:val="14"/>
                                        <w:szCs w:val="16"/>
                                      </w:rPr>
                                    </w:pPr>
                                    <w:del w:id="1800" w:author="Jeff Pitzen" w:date="2025-12-10T12:31:00Z" w16du:dateUtc="2025-12-10T17:31:00Z">
                                      <w:r w:rsidRPr="00845201" w:rsidDel="005F1B97">
                                        <w:rPr>
                                          <w:color w:val="000000" w:themeColor="text1"/>
                                          <w:sz w:val="14"/>
                                          <w:szCs w:val="16"/>
                                        </w:rPr>
                                        <w:delText xml:space="preserve">            "imageTagMutability": "MUTABLE",</w:delText>
                                      </w:r>
                                    </w:del>
                                  </w:p>
                                  <w:p w14:paraId="4555A8B2" w14:textId="77777777" w:rsidR="00CA5075" w:rsidRPr="00845201" w:rsidDel="005F1B97" w:rsidRDefault="00CA5075" w:rsidP="00CA5075">
                                    <w:pPr>
                                      <w:pStyle w:val="BodyText"/>
                                      <w:ind w:left="0"/>
                                      <w:rPr>
                                        <w:del w:id="1801" w:author="Jeff Pitzen" w:date="2025-12-10T12:31:00Z" w16du:dateUtc="2025-12-10T17:31:00Z"/>
                                        <w:color w:val="000000" w:themeColor="text1"/>
                                        <w:sz w:val="14"/>
                                        <w:szCs w:val="16"/>
                                      </w:rPr>
                                    </w:pPr>
                                    <w:del w:id="1802" w:author="Jeff Pitzen" w:date="2025-12-10T12:31:00Z" w16du:dateUtc="2025-12-10T17:31:00Z">
                                      <w:r w:rsidRPr="00845201" w:rsidDel="005F1B97">
                                        <w:rPr>
                                          <w:color w:val="000000" w:themeColor="text1"/>
                                          <w:sz w:val="14"/>
                                          <w:szCs w:val="16"/>
                                        </w:rPr>
                                        <w:delText xml:space="preserve">            "imageScanningConfiguration": {</w:delText>
                                      </w:r>
                                    </w:del>
                                  </w:p>
                                  <w:p w14:paraId="023590AE" w14:textId="77777777" w:rsidR="00CA5075" w:rsidRPr="00845201" w:rsidDel="005F1B97" w:rsidRDefault="00CA5075" w:rsidP="00CA5075">
                                    <w:pPr>
                                      <w:pStyle w:val="BodyText"/>
                                      <w:ind w:left="0"/>
                                      <w:rPr>
                                        <w:del w:id="1803" w:author="Jeff Pitzen" w:date="2025-12-10T12:31:00Z" w16du:dateUtc="2025-12-10T17:31:00Z"/>
                                        <w:color w:val="000000" w:themeColor="text1"/>
                                        <w:sz w:val="14"/>
                                        <w:szCs w:val="16"/>
                                      </w:rPr>
                                    </w:pPr>
                                    <w:del w:id="1804" w:author="Jeff Pitzen" w:date="2025-12-10T12:31:00Z" w16du:dateUtc="2025-12-10T17:31:00Z">
                                      <w:r w:rsidRPr="00845201" w:rsidDel="005F1B97">
                                        <w:rPr>
                                          <w:color w:val="000000" w:themeColor="text1"/>
                                          <w:sz w:val="14"/>
                                          <w:szCs w:val="16"/>
                                        </w:rPr>
                                        <w:delText xml:space="preserve">                "scanOnPush": true</w:delText>
                                      </w:r>
                                    </w:del>
                                  </w:p>
                                  <w:p w14:paraId="5BFC18C9" w14:textId="77777777" w:rsidR="00CA5075" w:rsidRPr="00845201" w:rsidDel="005F1B97" w:rsidRDefault="00CA5075" w:rsidP="00CA5075">
                                    <w:pPr>
                                      <w:pStyle w:val="BodyText"/>
                                      <w:ind w:left="0"/>
                                      <w:rPr>
                                        <w:del w:id="1805" w:author="Jeff Pitzen" w:date="2025-12-10T12:31:00Z" w16du:dateUtc="2025-12-10T17:31:00Z"/>
                                        <w:color w:val="000000" w:themeColor="text1"/>
                                        <w:sz w:val="14"/>
                                        <w:szCs w:val="16"/>
                                      </w:rPr>
                                    </w:pPr>
                                    <w:del w:id="1806" w:author="Jeff Pitzen" w:date="2025-12-10T12:31:00Z" w16du:dateUtc="2025-12-10T17:31:00Z">
                                      <w:r w:rsidRPr="00845201" w:rsidDel="005F1B97">
                                        <w:rPr>
                                          <w:color w:val="000000" w:themeColor="text1"/>
                                          <w:sz w:val="14"/>
                                          <w:szCs w:val="16"/>
                                        </w:rPr>
                                        <w:delText xml:space="preserve">            },</w:delText>
                                      </w:r>
                                    </w:del>
                                  </w:p>
                                  <w:p w14:paraId="714FABFD" w14:textId="77777777" w:rsidR="00CA5075" w:rsidRPr="00845201" w:rsidDel="005F1B97" w:rsidRDefault="00CA5075" w:rsidP="00CA5075">
                                    <w:pPr>
                                      <w:pStyle w:val="BodyText"/>
                                      <w:ind w:left="0"/>
                                      <w:rPr>
                                        <w:del w:id="1807" w:author="Jeff Pitzen" w:date="2025-12-10T12:31:00Z" w16du:dateUtc="2025-12-10T17:31:00Z"/>
                                        <w:color w:val="000000" w:themeColor="text1"/>
                                        <w:sz w:val="14"/>
                                        <w:szCs w:val="16"/>
                                      </w:rPr>
                                    </w:pPr>
                                    <w:del w:id="1808" w:author="Jeff Pitzen" w:date="2025-12-10T12:31:00Z" w16du:dateUtc="2025-12-10T17:31:00Z">
                                      <w:r w:rsidRPr="00845201" w:rsidDel="005F1B97">
                                        <w:rPr>
                                          <w:color w:val="000000" w:themeColor="text1"/>
                                          <w:sz w:val="14"/>
                                          <w:szCs w:val="16"/>
                                        </w:rPr>
                                        <w:delText xml:space="preserve">            "encryptionConfiguration": {</w:delText>
                                      </w:r>
                                    </w:del>
                                  </w:p>
                                  <w:p w14:paraId="1885F901" w14:textId="77777777" w:rsidR="00CA5075" w:rsidRPr="00845201" w:rsidDel="005F1B97" w:rsidRDefault="00CA5075" w:rsidP="00CA5075">
                                    <w:pPr>
                                      <w:pStyle w:val="BodyText"/>
                                      <w:ind w:left="0"/>
                                      <w:rPr>
                                        <w:del w:id="1809" w:author="Jeff Pitzen" w:date="2025-12-10T12:31:00Z" w16du:dateUtc="2025-12-10T17:31:00Z"/>
                                        <w:color w:val="000000" w:themeColor="text1"/>
                                        <w:sz w:val="14"/>
                                        <w:szCs w:val="16"/>
                                      </w:rPr>
                                    </w:pPr>
                                    <w:del w:id="1810" w:author="Jeff Pitzen" w:date="2025-12-10T12:31:00Z" w16du:dateUtc="2025-12-10T17:31:00Z">
                                      <w:r w:rsidRPr="00845201" w:rsidDel="005F1B97">
                                        <w:rPr>
                                          <w:color w:val="000000" w:themeColor="text1"/>
                                          <w:sz w:val="14"/>
                                          <w:szCs w:val="16"/>
                                        </w:rPr>
                                        <w:delText xml:space="preserve">                "encryptionType": "AES256"</w:delText>
                                      </w:r>
                                    </w:del>
                                  </w:p>
                                  <w:p w14:paraId="66AE6B03" w14:textId="77777777" w:rsidR="00CA5075" w:rsidRPr="00845201" w:rsidDel="005F1B97" w:rsidRDefault="00CA5075" w:rsidP="00CA5075">
                                    <w:pPr>
                                      <w:pStyle w:val="BodyText"/>
                                      <w:ind w:left="0"/>
                                      <w:rPr>
                                        <w:del w:id="1811" w:author="Jeff Pitzen" w:date="2025-12-10T12:31:00Z" w16du:dateUtc="2025-12-10T17:31:00Z"/>
                                        <w:color w:val="000000" w:themeColor="text1"/>
                                        <w:sz w:val="14"/>
                                        <w:szCs w:val="16"/>
                                      </w:rPr>
                                    </w:pPr>
                                    <w:del w:id="1812" w:author="Jeff Pitzen" w:date="2025-12-10T12:31:00Z" w16du:dateUtc="2025-12-10T17:31:00Z">
                                      <w:r w:rsidRPr="00845201" w:rsidDel="005F1B97">
                                        <w:rPr>
                                          <w:color w:val="000000" w:themeColor="text1"/>
                                          <w:sz w:val="14"/>
                                          <w:szCs w:val="16"/>
                                        </w:rPr>
                                        <w:delText xml:space="preserve">            }</w:delText>
                                      </w:r>
                                    </w:del>
                                  </w:p>
                                  <w:p w14:paraId="4C4C2F26" w14:textId="77777777" w:rsidR="00CA5075" w:rsidRPr="00845201" w:rsidDel="005F1B97" w:rsidRDefault="00CA5075" w:rsidP="00CA5075">
                                    <w:pPr>
                                      <w:pStyle w:val="BodyText"/>
                                      <w:ind w:left="0"/>
                                      <w:rPr>
                                        <w:del w:id="1813" w:author="Jeff Pitzen" w:date="2025-12-10T12:31:00Z" w16du:dateUtc="2025-12-10T17:31:00Z"/>
                                        <w:color w:val="000000" w:themeColor="text1"/>
                                        <w:sz w:val="14"/>
                                        <w:szCs w:val="16"/>
                                      </w:rPr>
                                    </w:pPr>
                                    <w:del w:id="1814" w:author="Jeff Pitzen" w:date="2025-12-10T12:31:00Z" w16du:dateUtc="2025-12-10T17:31:00Z">
                                      <w:r w:rsidRPr="00845201" w:rsidDel="005F1B97">
                                        <w:rPr>
                                          <w:color w:val="000000" w:themeColor="text1"/>
                                          <w:sz w:val="14"/>
                                          <w:szCs w:val="16"/>
                                        </w:rPr>
                                        <w:delText xml:space="preserve">        }</w:delText>
                                      </w:r>
                                    </w:del>
                                  </w:p>
                                  <w:p w14:paraId="21B9B593" w14:textId="77777777" w:rsidR="00CA5075" w:rsidRPr="00845201" w:rsidDel="005F1B97" w:rsidRDefault="00CA5075" w:rsidP="00CA5075">
                                    <w:pPr>
                                      <w:pStyle w:val="BodyText"/>
                                      <w:ind w:left="0"/>
                                      <w:rPr>
                                        <w:del w:id="1815" w:author="Jeff Pitzen" w:date="2025-12-10T12:31:00Z" w16du:dateUtc="2025-12-10T17:31:00Z"/>
                                        <w:color w:val="000000" w:themeColor="text1"/>
                                        <w:sz w:val="14"/>
                                        <w:szCs w:val="16"/>
                                      </w:rPr>
                                    </w:pPr>
                                    <w:del w:id="1816" w:author="Jeff Pitzen" w:date="2025-12-10T12:31:00Z" w16du:dateUtc="2025-12-10T17:31:00Z">
                                      <w:r w:rsidRPr="00845201" w:rsidDel="005F1B97">
                                        <w:rPr>
                                          <w:color w:val="000000" w:themeColor="text1"/>
                                          <w:sz w:val="14"/>
                                          <w:szCs w:val="16"/>
                                        </w:rPr>
                                        <w:delText xml:space="preserve">    ]</w:delText>
                                      </w:r>
                                    </w:del>
                                  </w:p>
                                  <w:p w14:paraId="6C778A0A" w14:textId="77777777" w:rsidR="00CA5075" w:rsidRPr="007C3D79" w:rsidRDefault="00CA5075" w:rsidP="00CA5075">
                                    <w:pPr>
                                      <w:pStyle w:val="BodyText"/>
                                      <w:ind w:left="0"/>
                                      <w:rPr>
                                        <w:color w:val="000000" w:themeColor="text1"/>
                                        <w:sz w:val="16"/>
                                        <w:szCs w:val="16"/>
                                      </w:rPr>
                                    </w:pPr>
                                    <w:del w:id="1817" w:author="Jeff Pitzen" w:date="2025-12-10T12:31:00Z" w16du:dateUtc="2025-12-10T17:31:00Z">
                                      <w:r w:rsidRPr="00845201" w:rsidDel="005F1B97">
                                        <w:rPr>
                                          <w:color w:val="000000" w:themeColor="text1"/>
                                          <w:sz w:val="14"/>
                                          <w:szCs w:val="16"/>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78530" id="_x0000_s1031" style="position:absolute;margin-left:-.15pt;margin-top:58.2pt;width:294.55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" fillcolor="#b8cce4 [1300]" strokecolor="#0a121c [484]" strokeweight="2pt">
                        <v:fill color2="#b8cce4 [1300]" rotate="t" colors="0 #687687;.5 #98abc3;1 #b5cce8" focus="100%" type="gradient"/>
                        <v:textbox>
                          <w:txbxContent>
                            <w:p w14:paraId="4E96DA83" w14:textId="77777777" w:rsidR="00CA5075" w:rsidRPr="007C3D79" w:rsidDel="005F1B97" w:rsidRDefault="00CA5075" w:rsidP="00CA5075">
                              <w:pPr>
                                <w:pStyle w:val="BodyText"/>
                                <w:ind w:left="0"/>
                                <w:rPr>
                                  <w:del w:id="1818" w:author="Jeff Pitzen" w:date="2025-12-10T12:31:00Z" w16du:dateUtc="2025-12-10T17:31:00Z"/>
                                  <w:color w:val="000000" w:themeColor="text1"/>
                                  <w:sz w:val="14"/>
                                  <w:szCs w:val="16"/>
                                </w:rPr>
                              </w:pPr>
                              <w:ins w:id="1819" w:author="Jeff Pitzen" w:date="2025-12-10T12:31:00Z" w16du:dateUtc="2025-12-10T17:31:00Z">
                                <w:r w:rsidRPr="005F1B97">
                                  <w:rPr>
                                    <w:color w:val="000000" w:themeColor="text1"/>
                                    <w:sz w:val="14"/>
                                    <w:szCs w:val="16"/>
                                  </w:rPr>
                                  <w:t>OUTPUT: Login Succeeded</w:t>
                                </w:r>
                              </w:ins>
                              <w:del w:id="1820" w:author="Jeff Pitzen" w:date="2025-12-10T12:31:00Z" w16du:dateUtc="2025-12-10T17:31:00Z">
                                <w:r w:rsidRPr="007C3D79" w:rsidDel="005F1B97">
                                  <w:rPr>
                                    <w:color w:val="000000" w:themeColor="text1"/>
                                    <w:sz w:val="14"/>
                                    <w:szCs w:val="16"/>
                                  </w:rPr>
                                  <w:delText>OUTPUT:</w:delText>
                                </w:r>
                              </w:del>
                            </w:p>
                            <w:p w14:paraId="0C499FB8" w14:textId="77777777" w:rsidR="00CA5075" w:rsidRPr="00845201" w:rsidDel="005F1B97" w:rsidRDefault="00CA5075" w:rsidP="00CA5075">
                              <w:pPr>
                                <w:pStyle w:val="BodyText"/>
                                <w:ind w:left="0"/>
                                <w:rPr>
                                  <w:del w:id="1821" w:author="Jeff Pitzen" w:date="2025-12-10T12:31:00Z" w16du:dateUtc="2025-12-10T17:31:00Z"/>
                                  <w:color w:val="000000" w:themeColor="text1"/>
                                  <w:sz w:val="14"/>
                                  <w:szCs w:val="16"/>
                                </w:rPr>
                              </w:pPr>
                              <w:del w:id="1822" w:author="Jeff Pitzen" w:date="2025-12-10T12:31:00Z" w16du:dateUtc="2025-12-10T17:31:00Z">
                                <w:r w:rsidRPr="00845201" w:rsidDel="005F1B97">
                                  <w:rPr>
                                    <w:color w:val="000000" w:themeColor="text1"/>
                                    <w:sz w:val="14"/>
                                    <w:szCs w:val="16"/>
                                  </w:rPr>
                                  <w:delText>{</w:delText>
                                </w:r>
                              </w:del>
                            </w:p>
                            <w:p w14:paraId="7F811E4C" w14:textId="77777777" w:rsidR="00CA5075" w:rsidRPr="00845201" w:rsidDel="005F1B97" w:rsidRDefault="00CA5075" w:rsidP="00CA5075">
                              <w:pPr>
                                <w:pStyle w:val="BodyText"/>
                                <w:ind w:left="0"/>
                                <w:rPr>
                                  <w:del w:id="1823" w:author="Jeff Pitzen" w:date="2025-12-10T12:31:00Z" w16du:dateUtc="2025-12-10T17:31:00Z"/>
                                  <w:color w:val="000000" w:themeColor="text1"/>
                                  <w:sz w:val="14"/>
                                  <w:szCs w:val="16"/>
                                </w:rPr>
                              </w:pPr>
                              <w:del w:id="1824" w:author="Jeff Pitzen" w:date="2025-12-10T12:31:00Z" w16du:dateUtc="2025-12-10T17:31:00Z">
                                <w:r w:rsidRPr="00845201" w:rsidDel="005F1B97">
                                  <w:rPr>
                                    <w:color w:val="000000" w:themeColor="text1"/>
                                    <w:sz w:val="14"/>
                                    <w:szCs w:val="16"/>
                                  </w:rPr>
                                  <w:delText xml:space="preserve">    "repositories": [</w:delText>
                                </w:r>
                              </w:del>
                            </w:p>
                            <w:p w14:paraId="17743C41" w14:textId="77777777" w:rsidR="00CA5075" w:rsidRPr="00845201" w:rsidDel="005F1B97" w:rsidRDefault="00CA5075" w:rsidP="00CA5075">
                              <w:pPr>
                                <w:pStyle w:val="BodyText"/>
                                <w:ind w:left="0"/>
                                <w:rPr>
                                  <w:del w:id="1825" w:author="Jeff Pitzen" w:date="2025-12-10T12:31:00Z" w16du:dateUtc="2025-12-10T17:31:00Z"/>
                                  <w:color w:val="000000" w:themeColor="text1"/>
                                  <w:sz w:val="14"/>
                                  <w:szCs w:val="16"/>
                                </w:rPr>
                              </w:pPr>
                              <w:del w:id="1826" w:author="Jeff Pitzen" w:date="2025-12-10T12:31:00Z" w16du:dateUtc="2025-12-10T17:31:00Z">
                                <w:r w:rsidRPr="00845201" w:rsidDel="005F1B97">
                                  <w:rPr>
                                    <w:color w:val="000000" w:themeColor="text1"/>
                                    <w:sz w:val="14"/>
                                    <w:szCs w:val="16"/>
                                  </w:rPr>
                                  <w:delText xml:space="preserve">        {</w:delText>
                                </w:r>
                              </w:del>
                            </w:p>
                            <w:p w14:paraId="613839CA" w14:textId="77777777" w:rsidR="00CA5075" w:rsidRPr="00845201" w:rsidDel="005F1B97" w:rsidRDefault="00CA5075" w:rsidP="00CA5075">
                              <w:pPr>
                                <w:pStyle w:val="BodyText"/>
                                <w:ind w:left="0"/>
                                <w:rPr>
                                  <w:del w:id="1827" w:author="Jeff Pitzen" w:date="2025-12-10T12:31:00Z" w16du:dateUtc="2025-12-10T17:31:00Z"/>
                                  <w:color w:val="000000" w:themeColor="text1"/>
                                  <w:sz w:val="14"/>
                                  <w:szCs w:val="16"/>
                                </w:rPr>
                              </w:pPr>
                              <w:del w:id="1828"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450DF2B8" w14:textId="77777777" w:rsidR="00CA5075" w:rsidRPr="00845201" w:rsidDel="005F1B97" w:rsidRDefault="00CA5075" w:rsidP="00CA5075">
                              <w:pPr>
                                <w:pStyle w:val="BodyText"/>
                                <w:ind w:left="0"/>
                                <w:rPr>
                                  <w:del w:id="1829" w:author="Jeff Pitzen" w:date="2025-12-10T12:31:00Z" w16du:dateUtc="2025-12-10T17:31:00Z"/>
                                  <w:color w:val="000000" w:themeColor="text1"/>
                                  <w:sz w:val="14"/>
                                  <w:szCs w:val="16"/>
                                </w:rPr>
                              </w:pPr>
                              <w:del w:id="1830" w:author="Jeff Pitzen" w:date="2025-12-10T12:31:00Z" w16du:dateUtc="2025-12-10T17:31:00Z">
                                <w:r w:rsidRPr="00845201" w:rsidDel="005F1B97">
                                  <w:rPr>
                                    <w:color w:val="000000" w:themeColor="text1"/>
                                    <w:sz w:val="14"/>
                                    <w:szCs w:val="16"/>
                                  </w:rPr>
                                  <w:delText xml:space="preserve">            "registryId": "995553364920",</w:delText>
                                </w:r>
                              </w:del>
                            </w:p>
                            <w:p w14:paraId="43254BBE" w14:textId="77777777" w:rsidR="00CA5075" w:rsidRPr="00845201" w:rsidDel="005F1B97" w:rsidRDefault="00CA5075" w:rsidP="00CA5075">
                              <w:pPr>
                                <w:pStyle w:val="BodyText"/>
                                <w:ind w:left="0"/>
                                <w:rPr>
                                  <w:del w:id="1831" w:author="Jeff Pitzen" w:date="2025-12-10T12:31:00Z" w16du:dateUtc="2025-12-10T17:31:00Z"/>
                                  <w:color w:val="000000" w:themeColor="text1"/>
                                  <w:sz w:val="14"/>
                                  <w:szCs w:val="16"/>
                                </w:rPr>
                              </w:pPr>
                              <w:del w:id="1832" w:author="Jeff Pitzen" w:date="2025-12-10T12:31:00Z" w16du:dateUtc="2025-12-10T17:31:00Z">
                                <w:r w:rsidRPr="00845201" w:rsidDel="005F1B97">
                                  <w:rPr>
                                    <w:color w:val="000000" w:themeColor="text1"/>
                                    <w:sz w:val="14"/>
                                    <w:szCs w:val="16"/>
                                  </w:rPr>
                                  <w:delText xml:space="preserve">            "repositoryName": "uw1-zlps-ecr-01",</w:delText>
                                </w:r>
                              </w:del>
                            </w:p>
                            <w:p w14:paraId="08D79C22" w14:textId="77777777" w:rsidR="00CA5075" w:rsidRPr="00845201" w:rsidDel="005F1B97" w:rsidRDefault="00CA5075" w:rsidP="00CA5075">
                              <w:pPr>
                                <w:pStyle w:val="BodyText"/>
                                <w:ind w:left="0"/>
                                <w:rPr>
                                  <w:del w:id="1833" w:author="Jeff Pitzen" w:date="2025-12-10T12:31:00Z" w16du:dateUtc="2025-12-10T17:31:00Z"/>
                                  <w:color w:val="000000" w:themeColor="text1"/>
                                  <w:sz w:val="14"/>
                                  <w:szCs w:val="16"/>
                                </w:rPr>
                              </w:pPr>
                              <w:del w:id="1834"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528D6B3D" w14:textId="77777777" w:rsidR="00CA5075" w:rsidRPr="00845201" w:rsidDel="005F1B97" w:rsidRDefault="00CA5075" w:rsidP="00CA5075">
                              <w:pPr>
                                <w:pStyle w:val="BodyText"/>
                                <w:ind w:left="0"/>
                                <w:rPr>
                                  <w:del w:id="1835" w:author="Jeff Pitzen" w:date="2025-12-10T12:31:00Z" w16du:dateUtc="2025-12-10T17:31:00Z"/>
                                  <w:color w:val="000000" w:themeColor="text1"/>
                                  <w:sz w:val="14"/>
                                  <w:szCs w:val="16"/>
                                </w:rPr>
                              </w:pPr>
                              <w:del w:id="1836" w:author="Jeff Pitzen" w:date="2025-12-10T12:31:00Z" w16du:dateUtc="2025-12-10T17:31:00Z">
                                <w:r w:rsidRPr="00845201" w:rsidDel="005F1B97">
                                  <w:rPr>
                                    <w:color w:val="000000" w:themeColor="text1"/>
                                    <w:sz w:val="14"/>
                                    <w:szCs w:val="16"/>
                                  </w:rPr>
                                  <w:delText xml:space="preserve">            "createdAt": "2025-11-25T13:52:33.796000-05:00",</w:delText>
                                </w:r>
                              </w:del>
                            </w:p>
                            <w:p w14:paraId="1657E76B" w14:textId="77777777" w:rsidR="00CA5075" w:rsidRPr="00845201" w:rsidDel="005F1B97" w:rsidRDefault="00CA5075" w:rsidP="00CA5075">
                              <w:pPr>
                                <w:pStyle w:val="BodyText"/>
                                <w:ind w:left="0"/>
                                <w:rPr>
                                  <w:del w:id="1837" w:author="Jeff Pitzen" w:date="2025-12-10T12:31:00Z" w16du:dateUtc="2025-12-10T17:31:00Z"/>
                                  <w:color w:val="000000" w:themeColor="text1"/>
                                  <w:sz w:val="14"/>
                                  <w:szCs w:val="16"/>
                                </w:rPr>
                              </w:pPr>
                              <w:del w:id="1838" w:author="Jeff Pitzen" w:date="2025-12-10T12:31:00Z" w16du:dateUtc="2025-12-10T17:31:00Z">
                                <w:r w:rsidRPr="00845201" w:rsidDel="005F1B97">
                                  <w:rPr>
                                    <w:color w:val="000000" w:themeColor="text1"/>
                                    <w:sz w:val="14"/>
                                    <w:szCs w:val="16"/>
                                  </w:rPr>
                                  <w:delText xml:space="preserve">            "imageTagMutability": "MUTABLE",</w:delText>
                                </w:r>
                              </w:del>
                            </w:p>
                            <w:p w14:paraId="4555A8B2" w14:textId="77777777" w:rsidR="00CA5075" w:rsidRPr="00845201" w:rsidDel="005F1B97" w:rsidRDefault="00CA5075" w:rsidP="00CA5075">
                              <w:pPr>
                                <w:pStyle w:val="BodyText"/>
                                <w:ind w:left="0"/>
                                <w:rPr>
                                  <w:del w:id="1839" w:author="Jeff Pitzen" w:date="2025-12-10T12:31:00Z" w16du:dateUtc="2025-12-10T17:31:00Z"/>
                                  <w:color w:val="000000" w:themeColor="text1"/>
                                  <w:sz w:val="14"/>
                                  <w:szCs w:val="16"/>
                                </w:rPr>
                              </w:pPr>
                              <w:del w:id="1840" w:author="Jeff Pitzen" w:date="2025-12-10T12:31:00Z" w16du:dateUtc="2025-12-10T17:31:00Z">
                                <w:r w:rsidRPr="00845201" w:rsidDel="005F1B97">
                                  <w:rPr>
                                    <w:color w:val="000000" w:themeColor="text1"/>
                                    <w:sz w:val="14"/>
                                    <w:szCs w:val="16"/>
                                  </w:rPr>
                                  <w:delText xml:space="preserve">            "imageScanningConfiguration": {</w:delText>
                                </w:r>
                              </w:del>
                            </w:p>
                            <w:p w14:paraId="023590AE" w14:textId="77777777" w:rsidR="00CA5075" w:rsidRPr="00845201" w:rsidDel="005F1B97" w:rsidRDefault="00CA5075" w:rsidP="00CA5075">
                              <w:pPr>
                                <w:pStyle w:val="BodyText"/>
                                <w:ind w:left="0"/>
                                <w:rPr>
                                  <w:del w:id="1841" w:author="Jeff Pitzen" w:date="2025-12-10T12:31:00Z" w16du:dateUtc="2025-12-10T17:31:00Z"/>
                                  <w:color w:val="000000" w:themeColor="text1"/>
                                  <w:sz w:val="14"/>
                                  <w:szCs w:val="16"/>
                                </w:rPr>
                              </w:pPr>
                              <w:del w:id="1842" w:author="Jeff Pitzen" w:date="2025-12-10T12:31:00Z" w16du:dateUtc="2025-12-10T17:31:00Z">
                                <w:r w:rsidRPr="00845201" w:rsidDel="005F1B97">
                                  <w:rPr>
                                    <w:color w:val="000000" w:themeColor="text1"/>
                                    <w:sz w:val="14"/>
                                    <w:szCs w:val="16"/>
                                  </w:rPr>
                                  <w:delText xml:space="preserve">                "scanOnPush": true</w:delText>
                                </w:r>
                              </w:del>
                            </w:p>
                            <w:p w14:paraId="5BFC18C9" w14:textId="77777777" w:rsidR="00CA5075" w:rsidRPr="00845201" w:rsidDel="005F1B97" w:rsidRDefault="00CA5075" w:rsidP="00CA5075">
                              <w:pPr>
                                <w:pStyle w:val="BodyText"/>
                                <w:ind w:left="0"/>
                                <w:rPr>
                                  <w:del w:id="1843" w:author="Jeff Pitzen" w:date="2025-12-10T12:31:00Z" w16du:dateUtc="2025-12-10T17:31:00Z"/>
                                  <w:color w:val="000000" w:themeColor="text1"/>
                                  <w:sz w:val="14"/>
                                  <w:szCs w:val="16"/>
                                </w:rPr>
                              </w:pPr>
                              <w:del w:id="1844" w:author="Jeff Pitzen" w:date="2025-12-10T12:31:00Z" w16du:dateUtc="2025-12-10T17:31:00Z">
                                <w:r w:rsidRPr="00845201" w:rsidDel="005F1B97">
                                  <w:rPr>
                                    <w:color w:val="000000" w:themeColor="text1"/>
                                    <w:sz w:val="14"/>
                                    <w:szCs w:val="16"/>
                                  </w:rPr>
                                  <w:delText xml:space="preserve">            },</w:delText>
                                </w:r>
                              </w:del>
                            </w:p>
                            <w:p w14:paraId="714FABFD" w14:textId="77777777" w:rsidR="00CA5075" w:rsidRPr="00845201" w:rsidDel="005F1B97" w:rsidRDefault="00CA5075" w:rsidP="00CA5075">
                              <w:pPr>
                                <w:pStyle w:val="BodyText"/>
                                <w:ind w:left="0"/>
                                <w:rPr>
                                  <w:del w:id="1845" w:author="Jeff Pitzen" w:date="2025-12-10T12:31:00Z" w16du:dateUtc="2025-12-10T17:31:00Z"/>
                                  <w:color w:val="000000" w:themeColor="text1"/>
                                  <w:sz w:val="14"/>
                                  <w:szCs w:val="16"/>
                                </w:rPr>
                              </w:pPr>
                              <w:del w:id="1846" w:author="Jeff Pitzen" w:date="2025-12-10T12:31:00Z" w16du:dateUtc="2025-12-10T17:31:00Z">
                                <w:r w:rsidRPr="00845201" w:rsidDel="005F1B97">
                                  <w:rPr>
                                    <w:color w:val="000000" w:themeColor="text1"/>
                                    <w:sz w:val="14"/>
                                    <w:szCs w:val="16"/>
                                  </w:rPr>
                                  <w:delText xml:space="preserve">            "encryptionConfiguration": {</w:delText>
                                </w:r>
                              </w:del>
                            </w:p>
                            <w:p w14:paraId="1885F901" w14:textId="77777777" w:rsidR="00CA5075" w:rsidRPr="00845201" w:rsidDel="005F1B97" w:rsidRDefault="00CA5075" w:rsidP="00CA5075">
                              <w:pPr>
                                <w:pStyle w:val="BodyText"/>
                                <w:ind w:left="0"/>
                                <w:rPr>
                                  <w:del w:id="1847" w:author="Jeff Pitzen" w:date="2025-12-10T12:31:00Z" w16du:dateUtc="2025-12-10T17:31:00Z"/>
                                  <w:color w:val="000000" w:themeColor="text1"/>
                                  <w:sz w:val="14"/>
                                  <w:szCs w:val="16"/>
                                </w:rPr>
                              </w:pPr>
                              <w:del w:id="1848" w:author="Jeff Pitzen" w:date="2025-12-10T12:31:00Z" w16du:dateUtc="2025-12-10T17:31:00Z">
                                <w:r w:rsidRPr="00845201" w:rsidDel="005F1B97">
                                  <w:rPr>
                                    <w:color w:val="000000" w:themeColor="text1"/>
                                    <w:sz w:val="14"/>
                                    <w:szCs w:val="16"/>
                                  </w:rPr>
                                  <w:delText xml:space="preserve">                "encryptionType": "AES256"</w:delText>
                                </w:r>
                              </w:del>
                            </w:p>
                            <w:p w14:paraId="66AE6B03" w14:textId="77777777" w:rsidR="00CA5075" w:rsidRPr="00845201" w:rsidDel="005F1B97" w:rsidRDefault="00CA5075" w:rsidP="00CA5075">
                              <w:pPr>
                                <w:pStyle w:val="BodyText"/>
                                <w:ind w:left="0"/>
                                <w:rPr>
                                  <w:del w:id="1849" w:author="Jeff Pitzen" w:date="2025-12-10T12:31:00Z" w16du:dateUtc="2025-12-10T17:31:00Z"/>
                                  <w:color w:val="000000" w:themeColor="text1"/>
                                  <w:sz w:val="14"/>
                                  <w:szCs w:val="16"/>
                                </w:rPr>
                              </w:pPr>
                              <w:del w:id="1850" w:author="Jeff Pitzen" w:date="2025-12-10T12:31:00Z" w16du:dateUtc="2025-12-10T17:31:00Z">
                                <w:r w:rsidRPr="00845201" w:rsidDel="005F1B97">
                                  <w:rPr>
                                    <w:color w:val="000000" w:themeColor="text1"/>
                                    <w:sz w:val="14"/>
                                    <w:szCs w:val="16"/>
                                  </w:rPr>
                                  <w:delText xml:space="preserve">            }</w:delText>
                                </w:r>
                              </w:del>
                            </w:p>
                            <w:p w14:paraId="4C4C2F26" w14:textId="77777777" w:rsidR="00CA5075" w:rsidRPr="00845201" w:rsidDel="005F1B97" w:rsidRDefault="00CA5075" w:rsidP="00CA5075">
                              <w:pPr>
                                <w:pStyle w:val="BodyText"/>
                                <w:ind w:left="0"/>
                                <w:rPr>
                                  <w:del w:id="1851" w:author="Jeff Pitzen" w:date="2025-12-10T12:31:00Z" w16du:dateUtc="2025-12-10T17:31:00Z"/>
                                  <w:color w:val="000000" w:themeColor="text1"/>
                                  <w:sz w:val="14"/>
                                  <w:szCs w:val="16"/>
                                </w:rPr>
                              </w:pPr>
                              <w:del w:id="1852" w:author="Jeff Pitzen" w:date="2025-12-10T12:31:00Z" w16du:dateUtc="2025-12-10T17:31:00Z">
                                <w:r w:rsidRPr="00845201" w:rsidDel="005F1B97">
                                  <w:rPr>
                                    <w:color w:val="000000" w:themeColor="text1"/>
                                    <w:sz w:val="14"/>
                                    <w:szCs w:val="16"/>
                                  </w:rPr>
                                  <w:delText xml:space="preserve">        }</w:delText>
                                </w:r>
                              </w:del>
                            </w:p>
                            <w:p w14:paraId="21B9B593" w14:textId="77777777" w:rsidR="00CA5075" w:rsidRPr="00845201" w:rsidDel="005F1B97" w:rsidRDefault="00CA5075" w:rsidP="00CA5075">
                              <w:pPr>
                                <w:pStyle w:val="BodyText"/>
                                <w:ind w:left="0"/>
                                <w:rPr>
                                  <w:del w:id="1853" w:author="Jeff Pitzen" w:date="2025-12-10T12:31:00Z" w16du:dateUtc="2025-12-10T17:31:00Z"/>
                                  <w:color w:val="000000" w:themeColor="text1"/>
                                  <w:sz w:val="14"/>
                                  <w:szCs w:val="16"/>
                                </w:rPr>
                              </w:pPr>
                              <w:del w:id="1854" w:author="Jeff Pitzen" w:date="2025-12-10T12:31:00Z" w16du:dateUtc="2025-12-10T17:31:00Z">
                                <w:r w:rsidRPr="00845201" w:rsidDel="005F1B97">
                                  <w:rPr>
                                    <w:color w:val="000000" w:themeColor="text1"/>
                                    <w:sz w:val="14"/>
                                    <w:szCs w:val="16"/>
                                  </w:rPr>
                                  <w:delText xml:space="preserve">    ]</w:delText>
                                </w:r>
                              </w:del>
                            </w:p>
                            <w:p w14:paraId="6C778A0A" w14:textId="77777777" w:rsidR="00CA5075" w:rsidRPr="007C3D79" w:rsidRDefault="00CA5075" w:rsidP="00CA5075">
                              <w:pPr>
                                <w:pStyle w:val="BodyText"/>
                                <w:ind w:left="0"/>
                                <w:rPr>
                                  <w:color w:val="000000" w:themeColor="text1"/>
                                  <w:sz w:val="16"/>
                                  <w:szCs w:val="16"/>
                                </w:rPr>
                              </w:pPr>
                              <w:del w:id="1855" w:author="Jeff Pitzen" w:date="2025-12-10T12:31:00Z" w16du:dateUtc="2025-12-10T17:31:00Z">
                                <w:r w:rsidRPr="00845201" w:rsidDel="005F1B97">
                                  <w:rPr>
                                    <w:color w:val="000000" w:themeColor="text1"/>
                                    <w:sz w:val="14"/>
                                    <w:szCs w:val="16"/>
                                  </w:rPr>
                                  <w:delText>}</w:delText>
                                </w:r>
                              </w:del>
                            </w:p>
                          </w:txbxContent>
                        </v:textbox>
                      </v:rect>
                    </w:pict>
                  </mc:Fallback>
                </mc:AlternateContent>
              </w:r>
            </w:ins>
          </w:p>
        </w:tc>
      </w:tr>
      <w:tr w:rsidR="000D151B" w14:paraId="4FB8531A" w14:textId="77777777" w:rsidTr="007C3D79">
        <w:trPr>
          <w:ins w:id="1856" w:author="Jeff Pitzen" w:date="2025-12-10T12:30:00Z" w16du:dateUtc="2025-12-10T17:30:00Z"/>
        </w:trPr>
        <w:tc>
          <w:tcPr>
            <w:tcW w:w="10070" w:type="dxa"/>
            <w:gridSpan w:val="2"/>
          </w:tcPr>
          <w:p w14:paraId="782985FB" w14:textId="77777777" w:rsidR="0002311D" w:rsidRPr="00BF6A96" w:rsidRDefault="0002311D" w:rsidP="0002311D">
            <w:pPr>
              <w:pStyle w:val="BodyText"/>
              <w:ind w:left="0"/>
              <w:rPr>
                <w:ins w:id="1857" w:author="Jeff Pitzen" w:date="2025-12-10T12:34:00Z" w16du:dateUtc="2025-12-10T17:34:00Z"/>
                <w:b/>
                <w:bCs/>
                <w:sz w:val="14"/>
                <w:szCs w:val="16"/>
              </w:rPr>
            </w:pPr>
            <w:ins w:id="1858" w:author="Jeff Pitzen" w:date="2025-12-10T12:34:00Z" w16du:dateUtc="2025-12-10T17:34:00Z">
              <w:r w:rsidRPr="00BF6A96">
                <w:rPr>
                  <w:b/>
                  <w:bCs/>
                  <w:sz w:val="14"/>
                  <w:szCs w:val="16"/>
                </w:rPr>
                <w:t>EXPLANATION:</w:t>
              </w:r>
            </w:ins>
          </w:p>
          <w:p w14:paraId="6C05F8CC" w14:textId="752FA2F8" w:rsidR="0002311D" w:rsidRPr="0002311D" w:rsidRDefault="00BF6A96" w:rsidP="00BF6A96">
            <w:pPr>
              <w:pStyle w:val="BodyText"/>
              <w:numPr>
                <w:ilvl w:val="0"/>
                <w:numId w:val="33"/>
              </w:numPr>
              <w:rPr>
                <w:ins w:id="1859" w:author="Jeff Pitzen" w:date="2025-12-10T12:34:00Z" w16du:dateUtc="2025-12-10T17:34:00Z"/>
                <w:sz w:val="14"/>
                <w:szCs w:val="16"/>
                <w:rPrChange w:id="1860" w:author="Jeff Pitzen" w:date="2025-12-10T12:34:00Z" w16du:dateUtc="2025-12-10T17:34:00Z">
                  <w:rPr>
                    <w:ins w:id="1861" w:author="Jeff Pitzen" w:date="2025-12-10T12:34:00Z" w16du:dateUtc="2025-12-10T17:34:00Z"/>
                    <w:b/>
                    <w:bCs/>
                    <w:sz w:val="14"/>
                    <w:szCs w:val="16"/>
                  </w:rPr>
                </w:rPrChange>
              </w:rPr>
              <w:pPrChange w:id="1862" w:author="Jeff Pitzen" w:date="2025-12-10T12:35:00Z" w16du:dateUtc="2025-12-10T17:35:00Z">
                <w:pPr>
                  <w:pStyle w:val="BodyText"/>
                  <w:ind w:left="0"/>
                </w:pPr>
              </w:pPrChange>
            </w:pPr>
            <w:ins w:id="1863" w:author="Jeff Pitzen" w:date="2025-12-10T12:35:00Z" w16du:dateUtc="2025-12-10T17:35:00Z">
              <w:r>
                <w:rPr>
                  <w:sz w:val="14"/>
                  <w:szCs w:val="16"/>
                </w:rPr>
                <w:t>‘</w:t>
              </w:r>
            </w:ins>
            <w:proofErr w:type="gramStart"/>
            <w:ins w:id="1864" w:author="Jeff Pitzen" w:date="2025-12-10T12:34:00Z" w16du:dateUtc="2025-12-10T17:34:00Z">
              <w:r w:rsidR="0002311D" w:rsidRPr="0002311D">
                <w:rPr>
                  <w:sz w:val="14"/>
                  <w:szCs w:val="16"/>
                  <w:rPrChange w:id="1865" w:author="Jeff Pitzen" w:date="2025-12-10T12:34:00Z" w16du:dateUtc="2025-12-10T17:34:00Z">
                    <w:rPr>
                      <w:b/>
                      <w:bCs/>
                      <w:sz w:val="14"/>
                      <w:szCs w:val="16"/>
                    </w:rPr>
                  </w:rPrChange>
                </w:rPr>
                <w:t>aws</w:t>
              </w:r>
              <w:proofErr w:type="gramEnd"/>
              <w:r w:rsidR="0002311D" w:rsidRPr="0002311D">
                <w:rPr>
                  <w:sz w:val="14"/>
                  <w:szCs w:val="16"/>
                  <w:rPrChange w:id="1866" w:author="Jeff Pitzen" w:date="2025-12-10T12:34:00Z" w16du:dateUtc="2025-12-10T17:34:00Z">
                    <w:rPr>
                      <w:b/>
                      <w:bCs/>
                      <w:sz w:val="14"/>
                      <w:szCs w:val="16"/>
                    </w:rPr>
                  </w:rPrChange>
                </w:rPr>
                <w:t xml:space="preserve"> ecr get-login-password` generates a temporary authentication token (valid 12 hours)</w:t>
              </w:r>
            </w:ins>
          </w:p>
          <w:p w14:paraId="3C26ABD0" w14:textId="1CE150B7" w:rsidR="0002311D" w:rsidRPr="0002311D" w:rsidRDefault="0002311D" w:rsidP="00BF6A96">
            <w:pPr>
              <w:pStyle w:val="BodyText"/>
              <w:numPr>
                <w:ilvl w:val="0"/>
                <w:numId w:val="33"/>
              </w:numPr>
              <w:rPr>
                <w:ins w:id="1867" w:author="Jeff Pitzen" w:date="2025-12-10T12:34:00Z" w16du:dateUtc="2025-12-10T17:34:00Z"/>
                <w:sz w:val="14"/>
                <w:szCs w:val="16"/>
                <w:rPrChange w:id="1868" w:author="Jeff Pitzen" w:date="2025-12-10T12:34:00Z" w16du:dateUtc="2025-12-10T17:34:00Z">
                  <w:rPr>
                    <w:ins w:id="1869" w:author="Jeff Pitzen" w:date="2025-12-10T12:34:00Z" w16du:dateUtc="2025-12-10T17:34:00Z"/>
                    <w:b/>
                    <w:bCs/>
                    <w:sz w:val="14"/>
                    <w:szCs w:val="16"/>
                  </w:rPr>
                </w:rPrChange>
              </w:rPr>
              <w:pPrChange w:id="1870" w:author="Jeff Pitzen" w:date="2025-12-10T12:35:00Z" w16du:dateUtc="2025-12-10T17:35:00Z">
                <w:pPr>
                  <w:pStyle w:val="BodyText"/>
                  <w:ind w:left="0"/>
                </w:pPr>
              </w:pPrChange>
            </w:pPr>
            <w:ins w:id="1871" w:author="Jeff Pitzen" w:date="2025-12-10T12:34:00Z" w16du:dateUtc="2025-12-10T17:34:00Z">
              <w:r w:rsidRPr="0002311D">
                <w:rPr>
                  <w:sz w:val="14"/>
                  <w:szCs w:val="16"/>
                  <w:rPrChange w:id="1872" w:author="Jeff Pitzen" w:date="2025-12-10T12:34:00Z" w16du:dateUtc="2025-12-10T17:34:00Z">
                    <w:rPr>
                      <w:b/>
                      <w:bCs/>
                      <w:sz w:val="14"/>
                      <w:szCs w:val="16"/>
                    </w:rPr>
                  </w:rPrChange>
                </w:rPr>
                <w:t>The token is passed to `docker login` to authenticate with ECR</w:t>
              </w:r>
            </w:ins>
          </w:p>
          <w:p w14:paraId="329A0E39" w14:textId="4D012075" w:rsidR="0002311D" w:rsidRPr="0002311D" w:rsidRDefault="0002311D" w:rsidP="00BF6A96">
            <w:pPr>
              <w:pStyle w:val="BodyText"/>
              <w:numPr>
                <w:ilvl w:val="0"/>
                <w:numId w:val="33"/>
              </w:numPr>
              <w:rPr>
                <w:ins w:id="1873" w:author="Jeff Pitzen" w:date="2025-12-10T12:34:00Z" w16du:dateUtc="2025-12-10T17:34:00Z"/>
                <w:sz w:val="14"/>
                <w:szCs w:val="16"/>
                <w:rPrChange w:id="1874" w:author="Jeff Pitzen" w:date="2025-12-10T12:34:00Z" w16du:dateUtc="2025-12-10T17:34:00Z">
                  <w:rPr>
                    <w:ins w:id="1875" w:author="Jeff Pitzen" w:date="2025-12-10T12:34:00Z" w16du:dateUtc="2025-12-10T17:34:00Z"/>
                    <w:b/>
                    <w:bCs/>
                    <w:sz w:val="14"/>
                    <w:szCs w:val="16"/>
                  </w:rPr>
                </w:rPrChange>
              </w:rPr>
              <w:pPrChange w:id="1876" w:author="Jeff Pitzen" w:date="2025-12-10T12:35:00Z" w16du:dateUtc="2025-12-10T17:35:00Z">
                <w:pPr>
                  <w:pStyle w:val="BodyText"/>
                  <w:ind w:left="0"/>
                </w:pPr>
              </w:pPrChange>
            </w:pPr>
            <w:ins w:id="1877" w:author="Jeff Pitzen" w:date="2025-12-10T12:34:00Z" w16du:dateUtc="2025-12-10T17:34:00Z">
              <w:r w:rsidRPr="0002311D">
                <w:rPr>
                  <w:sz w:val="14"/>
                  <w:szCs w:val="16"/>
                  <w:rPrChange w:id="1878" w:author="Jeff Pitzen" w:date="2025-12-10T12:34:00Z" w16du:dateUtc="2025-12-10T17:34:00Z">
                    <w:rPr>
                      <w:b/>
                      <w:bCs/>
                      <w:sz w:val="14"/>
                      <w:szCs w:val="16"/>
                    </w:rPr>
                  </w:rPrChange>
                </w:rPr>
                <w:t>Username is always "AWS" for ECR authentication</w:t>
              </w:r>
            </w:ins>
          </w:p>
          <w:p w14:paraId="5B207B5E" w14:textId="2F922BA3" w:rsidR="0002311D" w:rsidRPr="0002311D" w:rsidRDefault="0002311D" w:rsidP="00BF6A96">
            <w:pPr>
              <w:pStyle w:val="BodyText"/>
              <w:numPr>
                <w:ilvl w:val="0"/>
                <w:numId w:val="33"/>
              </w:numPr>
              <w:rPr>
                <w:ins w:id="1879" w:author="Jeff Pitzen" w:date="2025-12-10T12:34:00Z" w16du:dateUtc="2025-12-10T17:34:00Z"/>
                <w:sz w:val="14"/>
                <w:szCs w:val="16"/>
                <w:rPrChange w:id="1880" w:author="Jeff Pitzen" w:date="2025-12-10T12:34:00Z" w16du:dateUtc="2025-12-10T17:34:00Z">
                  <w:rPr>
                    <w:ins w:id="1881" w:author="Jeff Pitzen" w:date="2025-12-10T12:34:00Z" w16du:dateUtc="2025-12-10T17:34:00Z"/>
                    <w:b/>
                    <w:bCs/>
                    <w:sz w:val="14"/>
                    <w:szCs w:val="16"/>
                  </w:rPr>
                </w:rPrChange>
              </w:rPr>
              <w:pPrChange w:id="1882" w:author="Jeff Pitzen" w:date="2025-12-10T12:35:00Z" w16du:dateUtc="2025-12-10T17:35:00Z">
                <w:pPr>
                  <w:pStyle w:val="BodyText"/>
                  <w:ind w:left="0"/>
                </w:pPr>
              </w:pPrChange>
            </w:pPr>
            <w:ins w:id="1883" w:author="Jeff Pitzen" w:date="2025-12-10T12:34:00Z" w16du:dateUtc="2025-12-10T17:34:00Z">
              <w:r w:rsidRPr="0002311D">
                <w:rPr>
                  <w:sz w:val="14"/>
                  <w:szCs w:val="16"/>
                  <w:rPrChange w:id="1884" w:author="Jeff Pitzen" w:date="2025-12-10T12:34:00Z" w16du:dateUtc="2025-12-10T17:34:00Z">
                    <w:rPr>
                      <w:b/>
                      <w:bCs/>
                      <w:sz w:val="14"/>
                      <w:szCs w:val="16"/>
                    </w:rPr>
                  </w:rPrChange>
                </w:rPr>
                <w:t>This allows you to push images from your local machine to ECR</w:t>
              </w:r>
            </w:ins>
          </w:p>
          <w:p w14:paraId="0829BD1D" w14:textId="77777777" w:rsidR="0002311D" w:rsidRPr="0002311D" w:rsidRDefault="0002311D" w:rsidP="0002311D">
            <w:pPr>
              <w:pStyle w:val="BodyText"/>
              <w:ind w:left="0"/>
              <w:rPr>
                <w:ins w:id="1885" w:author="Jeff Pitzen" w:date="2025-12-10T12:34:00Z" w16du:dateUtc="2025-12-10T17:34:00Z"/>
                <w:sz w:val="14"/>
                <w:szCs w:val="16"/>
                <w:rPrChange w:id="1886" w:author="Jeff Pitzen" w:date="2025-12-10T12:34:00Z" w16du:dateUtc="2025-12-10T17:34:00Z">
                  <w:rPr>
                    <w:ins w:id="1887" w:author="Jeff Pitzen" w:date="2025-12-10T12:34:00Z" w16du:dateUtc="2025-12-10T17:34:00Z"/>
                    <w:b/>
                    <w:bCs/>
                    <w:sz w:val="14"/>
                    <w:szCs w:val="16"/>
                  </w:rPr>
                </w:rPrChange>
              </w:rPr>
            </w:pPr>
          </w:p>
          <w:p w14:paraId="4448AD98" w14:textId="77777777" w:rsidR="0002311D" w:rsidRPr="00BF6A96" w:rsidRDefault="0002311D" w:rsidP="0002311D">
            <w:pPr>
              <w:pStyle w:val="BodyText"/>
              <w:ind w:left="0"/>
              <w:rPr>
                <w:ins w:id="1888" w:author="Jeff Pitzen" w:date="2025-12-10T12:34:00Z" w16du:dateUtc="2025-12-10T17:34:00Z"/>
                <w:b/>
                <w:bCs/>
                <w:sz w:val="14"/>
                <w:szCs w:val="16"/>
              </w:rPr>
            </w:pPr>
            <w:ins w:id="1889" w:author="Jeff Pitzen" w:date="2025-12-10T12:34:00Z" w16du:dateUtc="2025-12-10T17:34:00Z">
              <w:r w:rsidRPr="00BF6A96">
                <w:rPr>
                  <w:b/>
                  <w:bCs/>
                  <w:sz w:val="14"/>
                  <w:szCs w:val="16"/>
                </w:rPr>
                <w:t>WHY IT'S NEEDED:</w:t>
              </w:r>
            </w:ins>
          </w:p>
          <w:p w14:paraId="63A1C2BA" w14:textId="5653A42F" w:rsidR="000D151B" w:rsidRPr="007C3D79" w:rsidRDefault="0002311D" w:rsidP="00BF6A96">
            <w:pPr>
              <w:pStyle w:val="BodyText"/>
              <w:keepNext/>
              <w:ind w:left="0"/>
              <w:rPr>
                <w:ins w:id="1890" w:author="Jeff Pitzen" w:date="2025-12-10T12:30:00Z" w16du:dateUtc="2025-12-10T17:30:00Z"/>
                <w:sz w:val="14"/>
                <w:szCs w:val="16"/>
              </w:rPr>
            </w:pPr>
            <w:ins w:id="1891" w:author="Jeff Pitzen" w:date="2025-12-10T12:34:00Z" w16du:dateUtc="2025-12-10T17:34:00Z">
              <w:r w:rsidRPr="0002311D">
                <w:rPr>
                  <w:sz w:val="14"/>
                  <w:szCs w:val="16"/>
                  <w:rPrChange w:id="1892" w:author="Jeff Pitzen" w:date="2025-12-10T12:34:00Z" w16du:dateUtc="2025-12-10T17:34:00Z">
                    <w:rPr>
                      <w:b/>
                      <w:bCs/>
                      <w:sz w:val="14"/>
                      <w:szCs w:val="16"/>
                    </w:rPr>
                  </w:rPrChange>
                </w:rPr>
                <w:t>ECR is a private registry that requires authentication. Without logging in first,</w:t>
              </w:r>
            </w:ins>
            <w:ins w:id="1893" w:author="Jeff Pitzen" w:date="2025-12-10T12:36:00Z" w16du:dateUtc="2025-12-10T17:36:00Z">
              <w:r w:rsidR="00BF6A96">
                <w:rPr>
                  <w:sz w:val="14"/>
                  <w:szCs w:val="16"/>
                </w:rPr>
                <w:t xml:space="preserve"> </w:t>
              </w:r>
            </w:ins>
            <w:ins w:id="1894" w:author="Jeff Pitzen" w:date="2025-12-10T12:34:00Z" w16du:dateUtc="2025-12-10T17:34:00Z">
              <w:r w:rsidRPr="0002311D">
                <w:rPr>
                  <w:sz w:val="14"/>
                  <w:szCs w:val="16"/>
                  <w:rPrChange w:id="1895" w:author="Jeff Pitzen" w:date="2025-12-10T12:34:00Z" w16du:dateUtc="2025-12-10T17:34:00Z">
                    <w:rPr>
                      <w:b/>
                      <w:bCs/>
                      <w:sz w:val="14"/>
                      <w:szCs w:val="16"/>
                    </w:rPr>
                  </w:rPrChange>
                </w:rPr>
                <w:t>`docker push` commands will fail with "unauthorized" errors.</w:t>
              </w:r>
            </w:ins>
          </w:p>
        </w:tc>
      </w:tr>
    </w:tbl>
    <w:p w14:paraId="5191A692" w14:textId="22296A50" w:rsidR="000D151B" w:rsidRPr="000D151B" w:rsidRDefault="00BF6A96" w:rsidP="00BF6A96">
      <w:pPr>
        <w:pStyle w:val="Caption"/>
        <w:rPr>
          <w:ins w:id="1896" w:author="Jeff Pitzen" w:date="2025-12-10T12:30:00Z" w16du:dateUtc="2025-12-10T17:30:00Z"/>
          <w:lang w:eastAsia="ja-JP"/>
          <w:rPrChange w:id="1897" w:author="Jeff Pitzen" w:date="2025-12-10T12:30:00Z" w16du:dateUtc="2025-12-10T17:30:00Z">
            <w:rPr>
              <w:ins w:id="1898" w:author="Jeff Pitzen" w:date="2025-12-10T12:30:00Z" w16du:dateUtc="2025-12-10T17:30:00Z"/>
              <w:rStyle w:val="Strong"/>
              <w:rFonts w:ascii="Aptos" w:hAnsi="Aptos"/>
              <w:b/>
              <w:bCs/>
              <w:sz w:val="34"/>
              <w:szCs w:val="34"/>
            </w:rPr>
          </w:rPrChange>
        </w:rPr>
        <w:pPrChange w:id="1899" w:author="Jeff Pitzen" w:date="2025-12-10T12:36:00Z" w16du:dateUtc="2025-12-10T17:36:00Z">
          <w:pPr>
            <w:pStyle w:val="Heading2"/>
          </w:pPr>
        </w:pPrChange>
      </w:pPr>
      <w:ins w:id="1900" w:author="Jeff Pitzen" w:date="2025-12-10T12:36:00Z" w16du:dateUtc="2025-12-10T17:36:00Z">
        <w:r>
          <w:t xml:space="preserve">Table </w:t>
        </w:r>
        <w:r>
          <w:fldChar w:fldCharType="begin"/>
        </w:r>
        <w:r>
          <w:instrText xml:space="preserve"> SEQ Table \* ARABIC </w:instrText>
        </w:r>
      </w:ins>
      <w:r>
        <w:fldChar w:fldCharType="separate"/>
      </w:r>
      <w:ins w:id="1901" w:author="Jeff Pitzen" w:date="2025-12-13T13:41:00Z" w16du:dateUtc="2025-12-13T18:41:00Z">
        <w:r w:rsidR="009859FA">
          <w:rPr>
            <w:noProof/>
          </w:rPr>
          <w:t>8</w:t>
        </w:r>
      </w:ins>
      <w:ins w:id="1902" w:author="Jeff Pitzen" w:date="2025-12-10T12:36:00Z" w16du:dateUtc="2025-12-10T17:36:00Z">
        <w:r>
          <w:fldChar w:fldCharType="end"/>
        </w:r>
        <w:r>
          <w:t>: AUTHENTICATE DOCKER TO ECR</w:t>
        </w:r>
      </w:ins>
    </w:p>
    <w:p w14:paraId="681D8DD6" w14:textId="77777777" w:rsidR="002C113A" w:rsidRDefault="002C113A" w:rsidP="002C113A">
      <w:pPr>
        <w:pStyle w:val="Body"/>
        <w:rPr>
          <w:ins w:id="1903" w:author="Jeff Pitzen" w:date="2025-12-10T12:30:00Z" w16du:dateUtc="2025-12-10T17:30:00Z"/>
          <w:lang w:eastAsia="ja-JP"/>
        </w:rPr>
      </w:pPr>
    </w:p>
    <w:p w14:paraId="6AD0E0B6" w14:textId="77777777" w:rsidR="002C113A" w:rsidRDefault="002C113A" w:rsidP="002C113A">
      <w:pPr>
        <w:pStyle w:val="Body"/>
        <w:rPr>
          <w:ins w:id="1904" w:author="Jeff Pitzen" w:date="2025-12-10T12:30:00Z" w16du:dateUtc="2025-12-10T17:30:00Z"/>
          <w:lang w:eastAsia="ja-JP"/>
        </w:rPr>
      </w:pPr>
    </w:p>
    <w:p w14:paraId="298EFBE6" w14:textId="77777777" w:rsidR="002C113A" w:rsidRDefault="002C113A" w:rsidP="002C113A">
      <w:pPr>
        <w:pStyle w:val="Body"/>
        <w:rPr>
          <w:ins w:id="1905" w:author="Jeff Pitzen" w:date="2025-12-10T12:30:00Z" w16du:dateUtc="2025-12-10T17:30:00Z"/>
          <w:lang w:eastAsia="ja-JP"/>
        </w:rPr>
      </w:pPr>
    </w:p>
    <w:p w14:paraId="211BCCF4" w14:textId="450EF7F2" w:rsidR="00C513E3" w:rsidRDefault="00C513E3">
      <w:pPr>
        <w:rPr>
          <w:ins w:id="1906" w:author="Jeff Pitzen" w:date="2025-12-10T12:40:00Z" w16du:dateUtc="2025-12-10T17:40:00Z"/>
          <w:rFonts w:ascii="Arial" w:eastAsia="Calibri" w:hAnsi="Arial" w:cstheme="minorBidi"/>
          <w:sz w:val="20"/>
          <w:lang w:eastAsia="ja-JP"/>
        </w:rPr>
      </w:pPr>
      <w:ins w:id="1907" w:author="Jeff Pitzen" w:date="2025-12-10T12:40:00Z" w16du:dateUtc="2025-12-10T17:40:00Z">
        <w:r>
          <w:rPr>
            <w:lang w:eastAsia="ja-JP"/>
          </w:rPr>
          <w:br w:type="page"/>
        </w:r>
      </w:ins>
    </w:p>
    <w:p w14:paraId="6A4AEACF" w14:textId="13928ACD" w:rsidR="002C113A" w:rsidRPr="00C513E3" w:rsidDel="00C513E3" w:rsidRDefault="002C113A" w:rsidP="002C113A">
      <w:pPr>
        <w:pStyle w:val="Body"/>
        <w:rPr>
          <w:del w:id="1908" w:author="Jeff Pitzen" w:date="2025-12-10T12:40:00Z" w16du:dateUtc="2025-12-10T17:40:00Z"/>
          <w:lang w:eastAsia="ja-JP"/>
        </w:rPr>
        <w:pPrChange w:id="1909" w:author="Jeff Pitzen" w:date="2025-12-10T12:30:00Z" w16du:dateUtc="2025-12-10T17:30:00Z">
          <w:pPr>
            <w:pStyle w:val="Heading2"/>
          </w:pPr>
        </w:pPrChange>
      </w:pPr>
      <w:bookmarkStart w:id="1910" w:name="_Toc216514509"/>
      <w:bookmarkEnd w:id="1910"/>
    </w:p>
    <w:p w14:paraId="4FB04B00" w14:textId="79994F2F" w:rsidR="00311D9D" w:rsidDel="002C113A" w:rsidRDefault="001F303C" w:rsidP="00D3617A">
      <w:pPr>
        <w:pStyle w:val="Body"/>
        <w:keepNext/>
        <w:keepLines/>
        <w:rPr>
          <w:del w:id="1911" w:author="Jeff Pitzen" w:date="2025-12-10T12:30:00Z" w16du:dateUtc="2025-12-10T17:30:00Z"/>
        </w:rPr>
      </w:pPr>
      <w:del w:id="1912" w:author="Jeff Pitzen" w:date="2025-12-10T12:30:00Z" w16du:dateUtc="2025-12-10T17:30:00Z">
        <w:r w:rsidDel="002C113A">
          <w:rPr>
            <w:b/>
            <w:bCs/>
          </w:rPr>
          <w:delText xml:space="preserve">Objective: </w:delText>
        </w:r>
        <w:r w:rsidR="00311D9D" w:rsidRPr="00985C4C" w:rsidDel="002C113A">
          <w:delText xml:space="preserve">To transition the current AWS EKS-based deployment of the </w:delText>
        </w:r>
        <w:r w:rsidR="00311D9D" w:rsidRPr="00985C4C" w:rsidDel="002C113A">
          <w:rPr>
            <w:rStyle w:val="Strong"/>
            <w:b w:val="0"/>
            <w:bCs w:val="0"/>
          </w:rPr>
          <w:delText>ZL Application</w:delText>
        </w:r>
        <w:r w:rsidR="00311D9D" w:rsidRPr="00985C4C" w:rsidDel="002C113A">
          <w:delText xml:space="preserve"> into a configuration that meets </w:delText>
        </w:r>
        <w:r w:rsidR="00311D9D" w:rsidRPr="00985C4C" w:rsidDel="002C113A">
          <w:rPr>
            <w:rStyle w:val="Strong"/>
          </w:rPr>
          <w:delText>Game Warden</w:delText>
        </w:r>
        <w:r w:rsidR="00311D9D" w:rsidRPr="00985C4C" w:rsidDel="002C113A">
          <w:delText xml:space="preserve"> and </w:delText>
        </w:r>
        <w:r w:rsidR="00311D9D" w:rsidRPr="00985C4C" w:rsidDel="002C113A">
          <w:rPr>
            <w:rStyle w:val="Strong"/>
          </w:rPr>
          <w:delText>Platform One (P1)</w:delText>
        </w:r>
        <w:r w:rsidR="00311D9D" w:rsidRPr="00985C4C" w:rsidDel="002C113A">
          <w:delText xml:space="preserve"> compliance requirements for </w:delText>
        </w:r>
        <w:r w:rsidR="00311D9D" w:rsidRPr="00985C4C" w:rsidDel="002C113A">
          <w:rPr>
            <w:rStyle w:val="Strong"/>
          </w:rPr>
          <w:delText xml:space="preserve">Impact Levels (IL) 2 </w:delText>
        </w:r>
        <w:r w:rsidR="00311D9D" w:rsidRPr="00985C4C" w:rsidDel="002C113A">
          <w:rPr>
            <w:rStyle w:val="Strong"/>
            <w:rFonts w:ascii="Wingdings" w:eastAsia="Wingdings" w:hAnsi="Wingdings" w:cs="Wingdings"/>
          </w:rPr>
          <w:delText>à</w:delText>
        </w:r>
        <w:r w:rsidR="00311D9D" w:rsidRPr="00985C4C" w:rsidDel="002C113A">
          <w:rPr>
            <w:rStyle w:val="Strong"/>
          </w:rPr>
          <w:delText xml:space="preserve"> 5</w:delText>
        </w:r>
        <w:r w:rsidR="00311D9D" w:rsidRPr="00985C4C" w:rsidDel="002C113A">
          <w:delText>.</w:delText>
        </w:r>
        <w:bookmarkStart w:id="1913" w:name="_Toc216514510"/>
        <w:bookmarkEnd w:id="1913"/>
      </w:del>
    </w:p>
    <w:p w14:paraId="5BD43376" w14:textId="158EF1F0" w:rsidR="00CC61F7" w:rsidRPr="00985C4C" w:rsidDel="002C113A" w:rsidRDefault="00CC61F7" w:rsidP="00D3617A">
      <w:pPr>
        <w:pStyle w:val="Heading3"/>
        <w:rPr>
          <w:del w:id="1914" w:author="Jeff Pitzen" w:date="2025-12-10T12:30:00Z" w16du:dateUtc="2025-12-10T17:30:00Z"/>
        </w:rPr>
      </w:pPr>
      <w:del w:id="1915" w:author="Jeff Pitzen" w:date="2025-12-10T12:30:00Z" w16du:dateUtc="2025-12-10T17:30:00Z">
        <w:r w:rsidDel="002C113A">
          <w:delText>Data Sensitivity and Security Controls</w:delText>
        </w:r>
        <w:bookmarkStart w:id="1916" w:name="_Toc216514511"/>
        <w:bookmarkEnd w:id="1916"/>
      </w:del>
    </w:p>
    <w:p w14:paraId="393A1D56" w14:textId="53C7C5E4" w:rsidR="00311D9D" w:rsidRPr="00985C4C" w:rsidDel="002C113A" w:rsidRDefault="001F303C" w:rsidP="00D3617A">
      <w:pPr>
        <w:pStyle w:val="Body"/>
        <w:keepNext/>
        <w:keepLines/>
        <w:rPr>
          <w:del w:id="1917" w:author="Jeff Pitzen" w:date="2025-12-10T12:30:00Z" w16du:dateUtc="2025-12-10T17:30:00Z"/>
        </w:rPr>
      </w:pPr>
      <w:del w:id="1918" w:author="Jeff Pitzen" w:date="2025-12-10T12:30:00Z" w16du:dateUtc="2025-12-10T17:30:00Z">
        <w:r w:rsidDel="002C113A">
          <w:delText xml:space="preserve">The following table lists </w:delText>
        </w:r>
        <w:r w:rsidR="00311D9D" w:rsidRPr="00985C4C" w:rsidDel="002C113A">
          <w:delText>Impact Levels</w:delText>
        </w:r>
        <w:r w:rsidR="00D23690" w:rsidDel="002C113A">
          <w:delText xml:space="preserve"> (IL)</w:delText>
        </w:r>
        <w:r w:rsidR="00311D9D" w:rsidRPr="00985C4C" w:rsidDel="002C113A">
          <w:delText xml:space="preserve"> defin</w:delText>
        </w:r>
        <w:r w:rsidDel="002C113A">
          <w:delText>ing</w:delText>
        </w:r>
        <w:r w:rsidR="00311D9D" w:rsidRPr="00985C4C" w:rsidDel="002C113A">
          <w:delText xml:space="preserve"> data sensitivity and security controls for DoD systems.</w:delText>
        </w:r>
        <w:bookmarkStart w:id="1919" w:name="_Toc216514512"/>
        <w:bookmarkEnd w:id="1919"/>
      </w:del>
    </w:p>
    <w:tbl>
      <w:tblPr>
        <w:tblStyle w:val="TableGrid"/>
        <w:tblW w:w="0" w:type="auto"/>
        <w:tblInd w:w="715" w:type="dxa"/>
        <w:tblLook w:val="04A0" w:firstRow="1" w:lastRow="0" w:firstColumn="1" w:lastColumn="0" w:noHBand="0" w:noVBand="1"/>
      </w:tblPr>
      <w:tblGrid>
        <w:gridCol w:w="1620"/>
        <w:gridCol w:w="2663"/>
        <w:gridCol w:w="2389"/>
        <w:gridCol w:w="3403"/>
      </w:tblGrid>
      <w:tr w:rsidR="00D23690" w:rsidRPr="0009388A" w:rsidDel="002C113A" w14:paraId="737C866E" w14:textId="743CF88F" w:rsidTr="00D23690">
        <w:trPr>
          <w:del w:id="1920" w:author="Jeff Pitzen" w:date="2025-12-10T12:30:00Z" w16du:dateUtc="2025-12-10T17:30:00Z"/>
        </w:trPr>
        <w:tc>
          <w:tcPr>
            <w:tcW w:w="1620" w:type="dxa"/>
            <w:shd w:val="pct15" w:color="auto" w:fill="auto"/>
            <w:hideMark/>
          </w:tcPr>
          <w:p w14:paraId="05843A06" w14:textId="35235289" w:rsidR="00311D9D" w:rsidRPr="00860DD6" w:rsidDel="002C113A" w:rsidRDefault="00311D9D" w:rsidP="00D3617A">
            <w:pPr>
              <w:pStyle w:val="Body"/>
              <w:keepNext/>
              <w:keepLines/>
              <w:ind w:left="0"/>
              <w:jc w:val="center"/>
              <w:rPr>
                <w:del w:id="1921" w:author="Jeff Pitzen" w:date="2025-12-10T12:30:00Z" w16du:dateUtc="2025-12-10T17:30:00Z"/>
                <w:b/>
                <w:bCs/>
                <w:lang w:val="en-IN" w:eastAsia="en-IN"/>
              </w:rPr>
            </w:pPr>
            <w:del w:id="1922" w:author="Jeff Pitzen" w:date="2025-12-10T12:30:00Z" w16du:dateUtc="2025-12-10T17:30:00Z">
              <w:r w:rsidRPr="00860DD6" w:rsidDel="002C113A">
                <w:rPr>
                  <w:b/>
                  <w:bCs/>
                  <w:lang w:val="en-IN" w:eastAsia="en-IN"/>
                </w:rPr>
                <w:delText>Impact Level</w:delText>
              </w:r>
              <w:bookmarkStart w:id="1923" w:name="_Toc216514513"/>
              <w:bookmarkEnd w:id="1923"/>
            </w:del>
          </w:p>
        </w:tc>
        <w:tc>
          <w:tcPr>
            <w:tcW w:w="2663" w:type="dxa"/>
            <w:shd w:val="pct15" w:color="auto" w:fill="auto"/>
            <w:hideMark/>
          </w:tcPr>
          <w:p w14:paraId="3CB29A1F" w14:textId="63A26058" w:rsidR="00311D9D" w:rsidRPr="00860DD6" w:rsidDel="002C113A" w:rsidRDefault="00311D9D" w:rsidP="00D3617A">
            <w:pPr>
              <w:pStyle w:val="Body"/>
              <w:keepNext/>
              <w:keepLines/>
              <w:ind w:left="0"/>
              <w:jc w:val="center"/>
              <w:rPr>
                <w:del w:id="1924" w:author="Jeff Pitzen" w:date="2025-12-10T12:30:00Z" w16du:dateUtc="2025-12-10T17:30:00Z"/>
                <w:b/>
                <w:bCs/>
                <w:lang w:val="en-IN" w:eastAsia="en-IN"/>
              </w:rPr>
            </w:pPr>
            <w:del w:id="1925" w:author="Jeff Pitzen" w:date="2025-12-10T12:30:00Z" w16du:dateUtc="2025-12-10T17:30:00Z">
              <w:r w:rsidRPr="00860DD6" w:rsidDel="002C113A">
                <w:rPr>
                  <w:b/>
                  <w:bCs/>
                  <w:lang w:val="en-IN" w:eastAsia="en-IN"/>
                </w:rPr>
                <w:delText>Data Sensitivity</w:delText>
              </w:r>
              <w:bookmarkStart w:id="1926" w:name="_Toc216514514"/>
              <w:bookmarkEnd w:id="1926"/>
            </w:del>
          </w:p>
        </w:tc>
        <w:tc>
          <w:tcPr>
            <w:tcW w:w="0" w:type="auto"/>
            <w:shd w:val="pct15" w:color="auto" w:fill="auto"/>
            <w:hideMark/>
          </w:tcPr>
          <w:p w14:paraId="2ACF7BF8" w14:textId="0EE99E21" w:rsidR="00311D9D" w:rsidRPr="00860DD6" w:rsidDel="002C113A" w:rsidRDefault="00311D9D" w:rsidP="00D3617A">
            <w:pPr>
              <w:pStyle w:val="Body"/>
              <w:keepNext/>
              <w:keepLines/>
              <w:ind w:left="0"/>
              <w:jc w:val="center"/>
              <w:rPr>
                <w:del w:id="1927" w:author="Jeff Pitzen" w:date="2025-12-10T12:30:00Z" w16du:dateUtc="2025-12-10T17:30:00Z"/>
                <w:b/>
                <w:bCs/>
                <w:lang w:val="en-IN" w:eastAsia="en-IN"/>
              </w:rPr>
            </w:pPr>
            <w:del w:id="1928" w:author="Jeff Pitzen" w:date="2025-12-10T12:30:00Z" w16du:dateUtc="2025-12-10T17:30:00Z">
              <w:r w:rsidRPr="00860DD6" w:rsidDel="002C113A">
                <w:rPr>
                  <w:b/>
                  <w:bCs/>
                  <w:lang w:val="en-IN" w:eastAsia="en-IN"/>
                </w:rPr>
                <w:delText>Typical Use Case</w:delText>
              </w:r>
              <w:bookmarkStart w:id="1929" w:name="_Toc216514515"/>
              <w:bookmarkEnd w:id="1929"/>
            </w:del>
          </w:p>
        </w:tc>
        <w:tc>
          <w:tcPr>
            <w:tcW w:w="0" w:type="auto"/>
            <w:shd w:val="pct15" w:color="auto" w:fill="auto"/>
            <w:hideMark/>
          </w:tcPr>
          <w:p w14:paraId="74D3915D" w14:textId="21B69348" w:rsidR="00311D9D" w:rsidRPr="00860DD6" w:rsidDel="002C113A" w:rsidRDefault="00311D9D" w:rsidP="00D3617A">
            <w:pPr>
              <w:pStyle w:val="Body"/>
              <w:keepNext/>
              <w:keepLines/>
              <w:ind w:left="0"/>
              <w:jc w:val="center"/>
              <w:rPr>
                <w:del w:id="1930" w:author="Jeff Pitzen" w:date="2025-12-10T12:30:00Z" w16du:dateUtc="2025-12-10T17:30:00Z"/>
                <w:b/>
                <w:bCs/>
                <w:lang w:val="en-IN" w:eastAsia="en-IN"/>
              </w:rPr>
            </w:pPr>
            <w:del w:id="1931" w:author="Jeff Pitzen" w:date="2025-12-10T12:30:00Z" w16du:dateUtc="2025-12-10T17:30:00Z">
              <w:r w:rsidRPr="00860DD6" w:rsidDel="002C113A">
                <w:rPr>
                  <w:b/>
                  <w:bCs/>
                  <w:lang w:val="en-IN" w:eastAsia="en-IN"/>
                </w:rPr>
                <w:delText>Hosting Environment</w:delText>
              </w:r>
              <w:bookmarkStart w:id="1932" w:name="_Toc216514516"/>
              <w:bookmarkEnd w:id="1932"/>
            </w:del>
          </w:p>
        </w:tc>
        <w:bookmarkStart w:id="1933" w:name="_Toc216514517"/>
        <w:bookmarkEnd w:id="1933"/>
      </w:tr>
      <w:tr w:rsidR="00311D9D" w:rsidRPr="0009388A" w:rsidDel="002C113A" w14:paraId="2C502B12" w14:textId="26B90847" w:rsidTr="00D23690">
        <w:trPr>
          <w:del w:id="1934" w:author="Jeff Pitzen" w:date="2025-12-10T12:30:00Z" w16du:dateUtc="2025-12-10T17:30:00Z"/>
        </w:trPr>
        <w:tc>
          <w:tcPr>
            <w:tcW w:w="1620" w:type="dxa"/>
            <w:hideMark/>
          </w:tcPr>
          <w:p w14:paraId="0B3E2EAA" w14:textId="6277B0FC" w:rsidR="00311D9D" w:rsidRPr="00860DD6" w:rsidDel="002C113A" w:rsidRDefault="00311D9D" w:rsidP="00D3617A">
            <w:pPr>
              <w:pStyle w:val="Body"/>
              <w:keepNext/>
              <w:keepLines/>
              <w:ind w:left="0"/>
              <w:rPr>
                <w:del w:id="1935" w:author="Jeff Pitzen" w:date="2025-12-10T12:30:00Z" w16du:dateUtc="2025-12-10T17:30:00Z"/>
                <w:b/>
                <w:bCs/>
                <w:lang w:val="en-IN" w:eastAsia="en-IN"/>
              </w:rPr>
            </w:pPr>
            <w:del w:id="1936" w:author="Jeff Pitzen" w:date="2025-12-10T12:30:00Z" w16du:dateUtc="2025-12-10T17:30:00Z">
              <w:r w:rsidRPr="00860DD6" w:rsidDel="002C113A">
                <w:rPr>
                  <w:b/>
                  <w:bCs/>
                  <w:lang w:val="en-IN" w:eastAsia="en-IN"/>
                </w:rPr>
                <w:delText>IL2</w:delText>
              </w:r>
              <w:bookmarkStart w:id="1937" w:name="_Toc216514518"/>
              <w:bookmarkEnd w:id="1937"/>
            </w:del>
          </w:p>
        </w:tc>
        <w:tc>
          <w:tcPr>
            <w:tcW w:w="2663" w:type="dxa"/>
            <w:hideMark/>
          </w:tcPr>
          <w:p w14:paraId="6B90D73E" w14:textId="7E67ED1B" w:rsidR="00311D9D" w:rsidRPr="0009388A" w:rsidDel="002C113A" w:rsidRDefault="00311D9D" w:rsidP="00D3617A">
            <w:pPr>
              <w:pStyle w:val="Body"/>
              <w:keepNext/>
              <w:keepLines/>
              <w:ind w:left="0"/>
              <w:rPr>
                <w:del w:id="1938" w:author="Jeff Pitzen" w:date="2025-12-10T12:30:00Z" w16du:dateUtc="2025-12-10T17:30:00Z"/>
                <w:lang w:val="en-IN" w:eastAsia="en-IN"/>
              </w:rPr>
            </w:pPr>
            <w:del w:id="1939" w:author="Jeff Pitzen" w:date="2025-12-10T12:30:00Z" w16du:dateUtc="2025-12-10T17:30:00Z">
              <w:r w:rsidRPr="0009388A" w:rsidDel="002C113A">
                <w:rPr>
                  <w:lang w:val="en-IN" w:eastAsia="en-IN"/>
                </w:rPr>
                <w:delText>Public or low-sensitivity data</w:delText>
              </w:r>
              <w:bookmarkStart w:id="1940" w:name="_Toc216514519"/>
              <w:bookmarkEnd w:id="1940"/>
            </w:del>
          </w:p>
        </w:tc>
        <w:tc>
          <w:tcPr>
            <w:tcW w:w="0" w:type="auto"/>
            <w:hideMark/>
          </w:tcPr>
          <w:p w14:paraId="2E9E5B2A" w14:textId="4342A527" w:rsidR="00311D9D" w:rsidRPr="0009388A" w:rsidDel="002C113A" w:rsidRDefault="00311D9D" w:rsidP="00D3617A">
            <w:pPr>
              <w:pStyle w:val="Body"/>
              <w:keepNext/>
              <w:keepLines/>
              <w:ind w:left="0"/>
              <w:rPr>
                <w:del w:id="1941" w:author="Jeff Pitzen" w:date="2025-12-10T12:30:00Z" w16du:dateUtc="2025-12-10T17:30:00Z"/>
                <w:lang w:val="en-IN" w:eastAsia="en-IN"/>
              </w:rPr>
            </w:pPr>
            <w:del w:id="1942" w:author="Jeff Pitzen" w:date="2025-12-10T12:30:00Z" w16du:dateUtc="2025-12-10T17:30:00Z">
              <w:r w:rsidRPr="0009388A" w:rsidDel="002C113A">
                <w:rPr>
                  <w:lang w:val="en-IN" w:eastAsia="en-IN"/>
                </w:rPr>
                <w:delText>Training, testing, basic apps</w:delText>
              </w:r>
              <w:bookmarkStart w:id="1943" w:name="_Toc216514520"/>
              <w:bookmarkEnd w:id="1943"/>
            </w:del>
          </w:p>
        </w:tc>
        <w:tc>
          <w:tcPr>
            <w:tcW w:w="0" w:type="auto"/>
            <w:hideMark/>
          </w:tcPr>
          <w:p w14:paraId="0C1C14A1" w14:textId="541AE466" w:rsidR="00311D9D" w:rsidRPr="0009388A" w:rsidDel="002C113A" w:rsidRDefault="00311D9D" w:rsidP="00D3617A">
            <w:pPr>
              <w:pStyle w:val="Body"/>
              <w:keepNext/>
              <w:keepLines/>
              <w:ind w:left="0"/>
              <w:rPr>
                <w:del w:id="1944" w:author="Jeff Pitzen" w:date="2025-12-10T12:30:00Z" w16du:dateUtc="2025-12-10T17:30:00Z"/>
                <w:lang w:val="en-IN" w:eastAsia="en-IN"/>
              </w:rPr>
            </w:pPr>
            <w:del w:id="1945" w:author="Jeff Pitzen" w:date="2025-12-10T12:30:00Z" w16du:dateUtc="2025-12-10T17:30:00Z">
              <w:r w:rsidRPr="0009388A" w:rsidDel="002C113A">
                <w:rPr>
                  <w:lang w:val="en-IN" w:eastAsia="en-IN"/>
                </w:rPr>
                <w:delText>Commercial AWS/Azure (Gov-compliant)</w:delText>
              </w:r>
              <w:bookmarkStart w:id="1946" w:name="_Toc216514521"/>
              <w:bookmarkEnd w:id="1946"/>
            </w:del>
          </w:p>
        </w:tc>
        <w:bookmarkStart w:id="1947" w:name="_Toc216514522"/>
        <w:bookmarkEnd w:id="1947"/>
      </w:tr>
      <w:tr w:rsidR="00311D9D" w:rsidRPr="0009388A" w:rsidDel="002C113A" w14:paraId="53DA2DD0" w14:textId="3367C932" w:rsidTr="00D23690">
        <w:trPr>
          <w:del w:id="1948" w:author="Jeff Pitzen" w:date="2025-12-10T12:30:00Z" w16du:dateUtc="2025-12-10T17:30:00Z"/>
        </w:trPr>
        <w:tc>
          <w:tcPr>
            <w:tcW w:w="1620" w:type="dxa"/>
            <w:hideMark/>
          </w:tcPr>
          <w:p w14:paraId="1A912F6D" w14:textId="69006E4E" w:rsidR="00311D9D" w:rsidRPr="00860DD6" w:rsidDel="002C113A" w:rsidRDefault="00311D9D" w:rsidP="00860DD6">
            <w:pPr>
              <w:pStyle w:val="Body"/>
              <w:ind w:left="0"/>
              <w:rPr>
                <w:del w:id="1949" w:author="Jeff Pitzen" w:date="2025-12-10T12:30:00Z" w16du:dateUtc="2025-12-10T17:30:00Z"/>
                <w:b/>
                <w:bCs/>
                <w:lang w:val="en-IN" w:eastAsia="en-IN"/>
              </w:rPr>
            </w:pPr>
            <w:del w:id="1950" w:author="Jeff Pitzen" w:date="2025-12-10T12:30:00Z" w16du:dateUtc="2025-12-10T17:30:00Z">
              <w:r w:rsidRPr="00860DD6" w:rsidDel="002C113A">
                <w:rPr>
                  <w:b/>
                  <w:bCs/>
                  <w:lang w:val="en-IN" w:eastAsia="en-IN"/>
                </w:rPr>
                <w:delText>IL4</w:delText>
              </w:r>
              <w:bookmarkStart w:id="1951" w:name="_Toc216514523"/>
              <w:bookmarkEnd w:id="1951"/>
            </w:del>
          </w:p>
        </w:tc>
        <w:tc>
          <w:tcPr>
            <w:tcW w:w="2663" w:type="dxa"/>
            <w:hideMark/>
          </w:tcPr>
          <w:p w14:paraId="4ED532ED" w14:textId="718F3042" w:rsidR="00311D9D" w:rsidRPr="0009388A" w:rsidDel="002C113A" w:rsidRDefault="00311D9D" w:rsidP="00860DD6">
            <w:pPr>
              <w:pStyle w:val="Body"/>
              <w:ind w:left="0"/>
              <w:rPr>
                <w:del w:id="1952" w:author="Jeff Pitzen" w:date="2025-12-10T12:30:00Z" w16du:dateUtc="2025-12-10T17:30:00Z"/>
                <w:lang w:val="en-IN" w:eastAsia="en-IN"/>
              </w:rPr>
            </w:pPr>
            <w:del w:id="1953" w:author="Jeff Pitzen" w:date="2025-12-10T12:30:00Z" w16du:dateUtc="2025-12-10T17:30:00Z">
              <w:r w:rsidRPr="0009388A" w:rsidDel="002C113A">
                <w:rPr>
                  <w:lang w:val="en-IN" w:eastAsia="en-IN"/>
                </w:rPr>
                <w:delText>Controlled Unclassified Information (CUI)</w:delText>
              </w:r>
              <w:bookmarkStart w:id="1954" w:name="_Toc216514524"/>
              <w:bookmarkEnd w:id="1954"/>
            </w:del>
          </w:p>
        </w:tc>
        <w:tc>
          <w:tcPr>
            <w:tcW w:w="0" w:type="auto"/>
            <w:hideMark/>
          </w:tcPr>
          <w:p w14:paraId="640F8F21" w14:textId="08445899" w:rsidR="00311D9D" w:rsidRPr="0009388A" w:rsidDel="002C113A" w:rsidRDefault="00311D9D" w:rsidP="00860DD6">
            <w:pPr>
              <w:pStyle w:val="Body"/>
              <w:ind w:left="0"/>
              <w:rPr>
                <w:del w:id="1955" w:author="Jeff Pitzen" w:date="2025-12-10T12:30:00Z" w16du:dateUtc="2025-12-10T17:30:00Z"/>
                <w:lang w:val="en-IN" w:eastAsia="en-IN"/>
              </w:rPr>
            </w:pPr>
            <w:del w:id="1956" w:author="Jeff Pitzen" w:date="2025-12-10T12:30:00Z" w16du:dateUtc="2025-12-10T17:30:00Z">
              <w:r w:rsidRPr="0009388A" w:rsidDel="002C113A">
                <w:rPr>
                  <w:lang w:val="en-IN" w:eastAsia="en-IN"/>
                </w:rPr>
                <w:delText>Mission support systems</w:delText>
              </w:r>
              <w:bookmarkStart w:id="1957" w:name="_Toc216514525"/>
              <w:bookmarkEnd w:id="1957"/>
            </w:del>
          </w:p>
        </w:tc>
        <w:tc>
          <w:tcPr>
            <w:tcW w:w="0" w:type="auto"/>
            <w:hideMark/>
          </w:tcPr>
          <w:p w14:paraId="43F2C772" w14:textId="5A095752" w:rsidR="00311D9D" w:rsidRPr="0009388A" w:rsidDel="002C113A" w:rsidRDefault="00311D9D" w:rsidP="00860DD6">
            <w:pPr>
              <w:pStyle w:val="Body"/>
              <w:ind w:left="0"/>
              <w:rPr>
                <w:del w:id="1958" w:author="Jeff Pitzen" w:date="2025-12-10T12:30:00Z" w16du:dateUtc="2025-12-10T17:30:00Z"/>
                <w:lang w:val="en-IN" w:eastAsia="en-IN"/>
              </w:rPr>
            </w:pPr>
            <w:del w:id="1959" w:author="Jeff Pitzen" w:date="2025-12-10T12:30:00Z" w16du:dateUtc="2025-12-10T17:30:00Z">
              <w:r w:rsidRPr="0009388A" w:rsidDel="002C113A">
                <w:rPr>
                  <w:lang w:val="en-IN" w:eastAsia="en-IN"/>
                </w:rPr>
                <w:delText>AWS GovCloud / Azure Government</w:delText>
              </w:r>
              <w:bookmarkStart w:id="1960" w:name="_Toc216514526"/>
              <w:bookmarkEnd w:id="1960"/>
            </w:del>
          </w:p>
        </w:tc>
        <w:bookmarkStart w:id="1961" w:name="_Toc216514527"/>
        <w:bookmarkEnd w:id="1961"/>
      </w:tr>
    </w:tbl>
    <w:p w14:paraId="345C8353" w14:textId="7C7EB2D5" w:rsidR="00CC61F7" w:rsidRDefault="0007772A" w:rsidP="008246B7">
      <w:pPr>
        <w:pStyle w:val="Heading2"/>
        <w:rPr>
          <w:ins w:id="1962" w:author="Jeff Pitzen" w:date="2025-12-10T12:40:00Z" w16du:dateUtc="2025-12-10T17:40:00Z"/>
        </w:rPr>
      </w:pPr>
      <w:del w:id="1963" w:author="Jeff Pitzen" w:date="2025-12-10T12:39:00Z" w16du:dateUtc="2025-12-10T17:39:00Z">
        <w:r w:rsidDel="00045503">
          <w:delText>Cybersecurity, Identity and Data-Handling Standards</w:delText>
        </w:r>
      </w:del>
      <w:bookmarkStart w:id="1964" w:name="_Toc216514528"/>
      <w:ins w:id="1965" w:author="Jeff Pitzen" w:date="2025-12-10T12:39:00Z" w16du:dateUtc="2025-12-10T17:39:00Z">
        <w:r w:rsidR="00045503">
          <w:t xml:space="preserve">STEP </w:t>
        </w:r>
        <w:r w:rsidR="00F81EBA">
          <w:t xml:space="preserve">8: </w:t>
        </w:r>
      </w:ins>
      <w:ins w:id="1966" w:author="Jeff Pitzen" w:date="2025-12-10T13:54:00Z" w16du:dateUtc="2025-12-10T18:54:00Z">
        <w:r w:rsidR="00001333">
          <w:t>Push Images</w:t>
        </w:r>
      </w:ins>
      <w:ins w:id="1967" w:author="Jeff Pitzen" w:date="2025-12-10T13:55:00Z" w16du:dateUtc="2025-12-10T18:55:00Z">
        <w:r w:rsidR="00E922C6">
          <w:t xml:space="preserve"> to ECR</w:t>
        </w:r>
      </w:ins>
      <w:bookmarkEnd w:id="1964"/>
    </w:p>
    <w:p w14:paraId="3901B1DD" w14:textId="0763F569" w:rsidR="00825507" w:rsidRDefault="00825507" w:rsidP="00825507">
      <w:pPr>
        <w:pStyle w:val="Body"/>
        <w:keepNext/>
        <w:keepLines/>
        <w:rPr>
          <w:ins w:id="1968" w:author="Jeff Pitzen" w:date="2025-12-10T12:40:00Z" w16du:dateUtc="2025-12-10T17:40:00Z"/>
          <w:lang w:eastAsia="ja-JP"/>
        </w:rPr>
      </w:pPr>
      <w:ins w:id="1969" w:author="Jeff Pitzen" w:date="2025-12-10T12:40:00Z" w16du:dateUtc="2025-12-10T17:40:00Z">
        <w:r>
          <w:rPr>
            <w:lang w:eastAsia="ja-JP"/>
          </w:rPr>
          <w:t>PURPOSE: Upload your application container images to ECR</w:t>
        </w:r>
      </w:ins>
    </w:p>
    <w:p w14:paraId="436B5681" w14:textId="11114654" w:rsidR="00C513E3" w:rsidRDefault="00825507" w:rsidP="00825507">
      <w:pPr>
        <w:pStyle w:val="Body"/>
        <w:keepNext/>
        <w:keepLines/>
        <w:rPr>
          <w:ins w:id="1970" w:author="Jeff Pitzen" w:date="2025-12-10T12:40:00Z" w16du:dateUtc="2025-12-10T17:40:00Z"/>
          <w:lang w:eastAsia="ja-JP"/>
        </w:rPr>
      </w:pPr>
      <w:ins w:id="1971" w:author="Jeff Pitzen" w:date="2025-12-10T12:40:00Z" w16du:dateUtc="2025-12-10T17:40:00Z">
        <w:r>
          <w:rPr>
            <w:lang w:eastAsia="ja-JP"/>
          </w:rPr>
          <w:t>SHELL: All shells (PowerShell, Bash, CMD)</w:t>
        </w:r>
      </w:ins>
    </w:p>
    <w:tbl>
      <w:tblPr>
        <w:tblStyle w:val="TableGrid"/>
        <w:tblW w:w="0" w:type="auto"/>
        <w:tblInd w:w="720" w:type="dxa"/>
        <w:tblLook w:val="04A0" w:firstRow="1" w:lastRow="0" w:firstColumn="1" w:lastColumn="0" w:noHBand="0" w:noVBand="1"/>
      </w:tblPr>
      <w:tblGrid>
        <w:gridCol w:w="10070"/>
        <w:tblGridChange w:id="1972">
          <w:tblGrid>
            <w:gridCol w:w="10070"/>
          </w:tblGrid>
        </w:tblGridChange>
      </w:tblGrid>
      <w:tr w:rsidR="00C513E3" w14:paraId="169BCE1B" w14:textId="77777777" w:rsidTr="007C3D79">
        <w:trPr>
          <w:ins w:id="1973" w:author="Jeff Pitzen" w:date="2025-12-10T12:40:00Z" w16du:dateUtc="2025-12-10T17:40:00Z"/>
        </w:trPr>
        <w:tc>
          <w:tcPr>
            <w:tcW w:w="10070" w:type="dxa"/>
            <w:shd w:val="clear" w:color="auto" w:fill="BFBFBF" w:themeFill="background1" w:themeFillShade="BF"/>
          </w:tcPr>
          <w:p w14:paraId="07E27B2B" w14:textId="77777777" w:rsidR="00C513E3" w:rsidRDefault="00C513E3" w:rsidP="007C3D79">
            <w:pPr>
              <w:pStyle w:val="BodyText"/>
              <w:ind w:left="0"/>
              <w:rPr>
                <w:ins w:id="1974" w:author="Jeff Pitzen" w:date="2025-12-10T12:40:00Z" w16du:dateUtc="2025-12-10T17:40:00Z"/>
              </w:rPr>
            </w:pPr>
            <w:ins w:id="1975" w:author="Jeff Pitzen" w:date="2025-12-10T12:40:00Z" w16du:dateUtc="2025-12-10T17:40:00Z">
              <w:r w:rsidRPr="00D06073">
                <w:t>SHELL: All shells (PowerShell, Bash, CMD)</w:t>
              </w:r>
            </w:ins>
          </w:p>
        </w:tc>
      </w:tr>
      <w:tr w:rsidR="00825507" w14:paraId="79ADD7F0" w14:textId="77777777" w:rsidTr="00C61BC4">
        <w:tblPrEx>
          <w:tblW w:w="0" w:type="auto"/>
          <w:tblInd w:w="720" w:type="dxa"/>
          <w:tblPrExChange w:id="1976" w:author="Jeff Pitzen" w:date="2025-12-10T12:43:00Z" w16du:dateUtc="2025-12-10T17:43:00Z">
            <w:tblPrEx>
              <w:tblW w:w="0" w:type="auto"/>
              <w:tblInd w:w="720" w:type="dxa"/>
            </w:tblPrEx>
          </w:tblPrExChange>
        </w:tblPrEx>
        <w:trPr>
          <w:trHeight w:val="1433"/>
          <w:ins w:id="1977" w:author="Jeff Pitzen" w:date="2025-12-10T12:40:00Z" w16du:dateUtc="2025-12-10T17:40:00Z"/>
          <w:trPrChange w:id="1978" w:author="Jeff Pitzen" w:date="2025-12-10T12:43:00Z" w16du:dateUtc="2025-12-10T17:43:00Z">
            <w:trPr>
              <w:trHeight w:val="1163"/>
            </w:trPr>
          </w:trPrChange>
        </w:trPr>
        <w:tc>
          <w:tcPr>
            <w:tcW w:w="10070" w:type="dxa"/>
            <w:tcPrChange w:id="1979" w:author="Jeff Pitzen" w:date="2025-12-10T12:43:00Z" w16du:dateUtc="2025-12-10T17:43:00Z">
              <w:tcPr>
                <w:tcW w:w="10070" w:type="dxa"/>
              </w:tcPr>
            </w:tcPrChange>
          </w:tcPr>
          <w:p w14:paraId="5BC14BC9" w14:textId="77777777" w:rsidR="00C61BC4" w:rsidRPr="00C61BC4" w:rsidRDefault="00C61BC4" w:rsidP="00C61BC4">
            <w:pPr>
              <w:pStyle w:val="BodyText"/>
              <w:ind w:left="0"/>
              <w:rPr>
                <w:ins w:id="1980" w:author="Jeff Pitzen" w:date="2025-12-10T12:42:00Z" w16du:dateUtc="2025-12-10T17:42:00Z"/>
                <w:b/>
                <w:bCs/>
                <w:sz w:val="16"/>
                <w:szCs w:val="18"/>
                <w:rPrChange w:id="1981" w:author="Jeff Pitzen" w:date="2025-12-10T12:43:00Z" w16du:dateUtc="2025-12-10T17:43:00Z">
                  <w:rPr>
                    <w:ins w:id="1982" w:author="Jeff Pitzen" w:date="2025-12-10T12:42:00Z" w16du:dateUtc="2025-12-10T17:42:00Z"/>
                  </w:rPr>
                </w:rPrChange>
              </w:rPr>
            </w:pPr>
            <w:ins w:id="1983" w:author="Jeff Pitzen" w:date="2025-12-10T12:42:00Z" w16du:dateUtc="2025-12-10T17:42:00Z">
              <w:r w:rsidRPr="00C61BC4">
                <w:rPr>
                  <w:b/>
                  <w:bCs/>
                  <w:sz w:val="16"/>
                  <w:szCs w:val="18"/>
                  <w:rPrChange w:id="1984" w:author="Jeff Pitzen" w:date="2025-12-10T12:43:00Z" w16du:dateUtc="2025-12-10T17:43:00Z">
                    <w:rPr/>
                  </w:rPrChange>
                </w:rPr>
                <w:t>Tag local images for ECR (if not already tagged)</w:t>
              </w:r>
            </w:ins>
          </w:p>
          <w:p w14:paraId="218549C5" w14:textId="77777777" w:rsidR="00C61BC4" w:rsidRPr="00C61BC4" w:rsidRDefault="00C61BC4" w:rsidP="00C61BC4">
            <w:pPr>
              <w:pStyle w:val="BodyText"/>
              <w:ind w:left="0"/>
              <w:rPr>
                <w:ins w:id="1985" w:author="Jeff Pitzen" w:date="2025-12-10T12:42:00Z" w16du:dateUtc="2025-12-10T17:42:00Z"/>
                <w:sz w:val="16"/>
                <w:szCs w:val="18"/>
                <w:rPrChange w:id="1986" w:author="Jeff Pitzen" w:date="2025-12-10T12:43:00Z" w16du:dateUtc="2025-12-10T17:43:00Z">
                  <w:rPr>
                    <w:ins w:id="1987" w:author="Jeff Pitzen" w:date="2025-12-10T12:42:00Z" w16du:dateUtc="2025-12-10T17:42:00Z"/>
                  </w:rPr>
                </w:rPrChange>
              </w:rPr>
            </w:pPr>
            <w:ins w:id="1988" w:author="Jeff Pitzen" w:date="2025-12-10T12:42:00Z" w16du:dateUtc="2025-12-10T17:42:00Z">
              <w:r w:rsidRPr="00C61BC4">
                <w:rPr>
                  <w:sz w:val="16"/>
                  <w:szCs w:val="18"/>
                  <w:rPrChange w:id="1989" w:author="Jeff Pitzen" w:date="2025-12-10T12:43:00Z" w16du:dateUtc="2025-12-10T17:43:00Z">
                    <w:rPr/>
                  </w:rPrChange>
                </w:rPr>
                <w:t>docker tag zlserver:11.0.1-b123 995553364920.dkr.ecr.us-west-1.amazonaws.com/uw1-zlps-ecr-</w:t>
              </w:r>
              <w:proofErr w:type="gramStart"/>
              <w:r w:rsidRPr="00C61BC4">
                <w:rPr>
                  <w:sz w:val="16"/>
                  <w:szCs w:val="18"/>
                  <w:rPrChange w:id="1990" w:author="Jeff Pitzen" w:date="2025-12-10T12:43:00Z" w16du:dateUtc="2025-12-10T17:43:00Z">
                    <w:rPr/>
                  </w:rPrChange>
                </w:rPr>
                <w:t>01:zlserver</w:t>
              </w:r>
              <w:proofErr w:type="gramEnd"/>
              <w:r w:rsidRPr="00C61BC4">
                <w:rPr>
                  <w:sz w:val="16"/>
                  <w:szCs w:val="18"/>
                  <w:rPrChange w:id="1991" w:author="Jeff Pitzen" w:date="2025-12-10T12:43:00Z" w16du:dateUtc="2025-12-10T17:43:00Z">
                    <w:rPr/>
                  </w:rPrChange>
                </w:rPr>
                <w:t>-</w:t>
              </w:r>
              <w:proofErr w:type="gramStart"/>
              <w:r w:rsidRPr="00C61BC4">
                <w:rPr>
                  <w:sz w:val="16"/>
                  <w:szCs w:val="18"/>
                  <w:rPrChange w:id="1992" w:author="Jeff Pitzen" w:date="2025-12-10T12:43:00Z" w16du:dateUtc="2025-12-10T17:43:00Z">
                    <w:rPr/>
                  </w:rPrChange>
                </w:rPr>
                <w:t>11.0.1</w:t>
              </w:r>
              <w:proofErr w:type="gramEnd"/>
              <w:r w:rsidRPr="00C61BC4">
                <w:rPr>
                  <w:sz w:val="16"/>
                  <w:szCs w:val="18"/>
                  <w:rPrChange w:id="1993" w:author="Jeff Pitzen" w:date="2025-12-10T12:43:00Z" w16du:dateUtc="2025-12-10T17:43:00Z">
                    <w:rPr/>
                  </w:rPrChange>
                </w:rPr>
                <w:t>-b123</w:t>
              </w:r>
            </w:ins>
          </w:p>
          <w:p w14:paraId="116BC5B0" w14:textId="77777777" w:rsidR="00C61BC4" w:rsidRPr="00C61BC4" w:rsidRDefault="00C61BC4" w:rsidP="00C61BC4">
            <w:pPr>
              <w:pStyle w:val="BodyText"/>
              <w:ind w:left="0"/>
              <w:rPr>
                <w:ins w:id="1994" w:author="Jeff Pitzen" w:date="2025-12-10T12:42:00Z" w16du:dateUtc="2025-12-10T17:42:00Z"/>
                <w:sz w:val="16"/>
                <w:szCs w:val="18"/>
                <w:rPrChange w:id="1995" w:author="Jeff Pitzen" w:date="2025-12-10T12:43:00Z" w16du:dateUtc="2025-12-10T17:43:00Z">
                  <w:rPr>
                    <w:ins w:id="1996" w:author="Jeff Pitzen" w:date="2025-12-10T12:42:00Z" w16du:dateUtc="2025-12-10T17:42:00Z"/>
                  </w:rPr>
                </w:rPrChange>
              </w:rPr>
            </w:pPr>
            <w:ins w:id="1997" w:author="Jeff Pitzen" w:date="2025-12-10T12:42:00Z" w16du:dateUtc="2025-12-10T17:42:00Z">
              <w:r w:rsidRPr="00C61BC4">
                <w:rPr>
                  <w:sz w:val="16"/>
                  <w:szCs w:val="18"/>
                  <w:rPrChange w:id="1998" w:author="Jeff Pitzen" w:date="2025-12-10T12:43:00Z" w16du:dateUtc="2025-12-10T17:43:00Z">
                    <w:rPr/>
                  </w:rPrChange>
                </w:rPr>
                <w:t>docker tag zltika:11.0.1-b123 995553364920.dkr.ecr.us-west-1.amazonaws.com/uw1-zlps-ecr-</w:t>
              </w:r>
              <w:proofErr w:type="gramStart"/>
              <w:r w:rsidRPr="00C61BC4">
                <w:rPr>
                  <w:sz w:val="16"/>
                  <w:szCs w:val="18"/>
                  <w:rPrChange w:id="1999" w:author="Jeff Pitzen" w:date="2025-12-10T12:43:00Z" w16du:dateUtc="2025-12-10T17:43:00Z">
                    <w:rPr/>
                  </w:rPrChange>
                </w:rPr>
                <w:t>01:zltika</w:t>
              </w:r>
              <w:proofErr w:type="gramEnd"/>
              <w:r w:rsidRPr="00C61BC4">
                <w:rPr>
                  <w:sz w:val="16"/>
                  <w:szCs w:val="18"/>
                  <w:rPrChange w:id="2000" w:author="Jeff Pitzen" w:date="2025-12-10T12:43:00Z" w16du:dateUtc="2025-12-10T17:43:00Z">
                    <w:rPr/>
                  </w:rPrChange>
                </w:rPr>
                <w:t>-11.0.1-b123</w:t>
              </w:r>
            </w:ins>
          </w:p>
          <w:p w14:paraId="676A723F" w14:textId="6E8BB079" w:rsidR="00825507" w:rsidRPr="00C61BC4" w:rsidRDefault="00C61BC4" w:rsidP="00C61BC4">
            <w:pPr>
              <w:pStyle w:val="BodyText"/>
              <w:ind w:left="0"/>
              <w:rPr>
                <w:ins w:id="2001" w:author="Jeff Pitzen" w:date="2025-12-10T12:40:00Z" w16du:dateUtc="2025-12-10T17:40:00Z"/>
                <w:sz w:val="16"/>
                <w:szCs w:val="18"/>
                <w:rPrChange w:id="2002" w:author="Jeff Pitzen" w:date="2025-12-10T12:43:00Z" w16du:dateUtc="2025-12-10T17:43:00Z">
                  <w:rPr>
                    <w:ins w:id="2003" w:author="Jeff Pitzen" w:date="2025-12-10T12:40:00Z" w16du:dateUtc="2025-12-10T17:40:00Z"/>
                  </w:rPr>
                </w:rPrChange>
              </w:rPr>
            </w:pPr>
            <w:ins w:id="2004" w:author="Jeff Pitzen" w:date="2025-12-10T12:42:00Z" w16du:dateUtc="2025-12-10T17:42:00Z">
              <w:r w:rsidRPr="00C61BC4">
                <w:rPr>
                  <w:sz w:val="16"/>
                  <w:szCs w:val="18"/>
                  <w:rPrChange w:id="2005" w:author="Jeff Pitzen" w:date="2025-12-10T12:43:00Z" w16du:dateUtc="2025-12-10T17:43:00Z">
                    <w:rPr/>
                  </w:rPrChange>
                </w:rPr>
                <w:t>docker tag zlzookeeper:11.0.1-b123 995553364920.dkr.ecr.us-west-1.amazonaws.com/uw1-zlps-ecr-</w:t>
              </w:r>
              <w:proofErr w:type="gramStart"/>
              <w:r w:rsidRPr="00C61BC4">
                <w:rPr>
                  <w:sz w:val="16"/>
                  <w:szCs w:val="18"/>
                  <w:rPrChange w:id="2006" w:author="Jeff Pitzen" w:date="2025-12-10T12:43:00Z" w16du:dateUtc="2025-12-10T17:43:00Z">
                    <w:rPr/>
                  </w:rPrChange>
                </w:rPr>
                <w:t>01:zlzookeeper</w:t>
              </w:r>
              <w:proofErr w:type="gramEnd"/>
              <w:r w:rsidRPr="00C61BC4">
                <w:rPr>
                  <w:sz w:val="16"/>
                  <w:szCs w:val="18"/>
                  <w:rPrChange w:id="2007" w:author="Jeff Pitzen" w:date="2025-12-10T12:43:00Z" w16du:dateUtc="2025-12-10T17:43:00Z">
                    <w:rPr/>
                  </w:rPrChange>
                </w:rPr>
                <w:t>-11.0.1-b123</w:t>
              </w:r>
            </w:ins>
          </w:p>
        </w:tc>
      </w:tr>
      <w:tr w:rsidR="00C61BC4" w14:paraId="4C07CFF5" w14:textId="77777777" w:rsidTr="00C61BC4">
        <w:tblPrEx>
          <w:tblW w:w="0" w:type="auto"/>
          <w:tblInd w:w="720" w:type="dxa"/>
          <w:tblPrExChange w:id="2008" w:author="Jeff Pitzen" w:date="2025-12-10T12:43:00Z" w16du:dateUtc="2025-12-10T17:43:00Z">
            <w:tblPrEx>
              <w:tblW w:w="0" w:type="auto"/>
              <w:tblInd w:w="720" w:type="dxa"/>
            </w:tblPrEx>
          </w:tblPrExChange>
        </w:tblPrEx>
        <w:trPr>
          <w:trHeight w:val="1514"/>
          <w:ins w:id="2009" w:author="Jeff Pitzen" w:date="2025-12-10T12:42:00Z" w16du:dateUtc="2025-12-10T17:42:00Z"/>
          <w:trPrChange w:id="2010" w:author="Jeff Pitzen" w:date="2025-12-10T12:43:00Z" w16du:dateUtc="2025-12-10T17:43:00Z">
            <w:trPr>
              <w:trHeight w:val="2153"/>
            </w:trPr>
          </w:trPrChange>
        </w:trPr>
        <w:tc>
          <w:tcPr>
            <w:tcW w:w="10070" w:type="dxa"/>
            <w:tcPrChange w:id="2011" w:author="Jeff Pitzen" w:date="2025-12-10T12:43:00Z" w16du:dateUtc="2025-12-10T17:43:00Z">
              <w:tcPr>
                <w:tcW w:w="10070" w:type="dxa"/>
              </w:tcPr>
            </w:tcPrChange>
          </w:tcPr>
          <w:p w14:paraId="1B3E9E8A" w14:textId="77777777" w:rsidR="00C61BC4" w:rsidRPr="00C61BC4" w:rsidRDefault="00C61BC4" w:rsidP="00C61BC4">
            <w:pPr>
              <w:pStyle w:val="BodyText"/>
              <w:ind w:left="0"/>
              <w:rPr>
                <w:ins w:id="2012" w:author="Jeff Pitzen" w:date="2025-12-10T12:42:00Z" w16du:dateUtc="2025-12-10T17:42:00Z"/>
                <w:b/>
                <w:bCs/>
                <w:sz w:val="16"/>
                <w:szCs w:val="18"/>
                <w:rPrChange w:id="2013" w:author="Jeff Pitzen" w:date="2025-12-10T12:43:00Z" w16du:dateUtc="2025-12-10T17:43:00Z">
                  <w:rPr>
                    <w:ins w:id="2014" w:author="Jeff Pitzen" w:date="2025-12-10T12:42:00Z" w16du:dateUtc="2025-12-10T17:42:00Z"/>
                  </w:rPr>
                </w:rPrChange>
              </w:rPr>
            </w:pPr>
            <w:ins w:id="2015" w:author="Jeff Pitzen" w:date="2025-12-10T12:42:00Z" w16du:dateUtc="2025-12-10T17:42:00Z">
              <w:r w:rsidRPr="00C61BC4">
                <w:rPr>
                  <w:b/>
                  <w:bCs/>
                  <w:sz w:val="16"/>
                  <w:szCs w:val="18"/>
                  <w:rPrChange w:id="2016" w:author="Jeff Pitzen" w:date="2025-12-10T12:43:00Z" w16du:dateUtc="2025-12-10T17:43:00Z">
                    <w:rPr/>
                  </w:rPrChange>
                </w:rPr>
                <w:t>Push images to ECR</w:t>
              </w:r>
            </w:ins>
          </w:p>
          <w:p w14:paraId="4C54C31D" w14:textId="77777777" w:rsidR="00C61BC4" w:rsidRPr="00C61BC4" w:rsidRDefault="00C61BC4" w:rsidP="00C61BC4">
            <w:pPr>
              <w:pStyle w:val="BodyText"/>
              <w:ind w:left="0"/>
              <w:rPr>
                <w:ins w:id="2017" w:author="Jeff Pitzen" w:date="2025-12-10T12:42:00Z" w16du:dateUtc="2025-12-10T17:42:00Z"/>
                <w:sz w:val="16"/>
                <w:szCs w:val="18"/>
                <w:rPrChange w:id="2018" w:author="Jeff Pitzen" w:date="2025-12-10T12:43:00Z" w16du:dateUtc="2025-12-10T17:43:00Z">
                  <w:rPr>
                    <w:ins w:id="2019" w:author="Jeff Pitzen" w:date="2025-12-10T12:42:00Z" w16du:dateUtc="2025-12-10T17:42:00Z"/>
                  </w:rPr>
                </w:rPrChange>
              </w:rPr>
            </w:pPr>
            <w:ins w:id="2020" w:author="Jeff Pitzen" w:date="2025-12-10T12:42:00Z" w16du:dateUtc="2025-12-10T17:42:00Z">
              <w:r w:rsidRPr="00C61BC4">
                <w:rPr>
                  <w:sz w:val="16"/>
                  <w:szCs w:val="18"/>
                  <w:rPrChange w:id="2021" w:author="Jeff Pitzen" w:date="2025-12-10T12:43:00Z" w16du:dateUtc="2025-12-10T17:43:00Z">
                    <w:rPr/>
                  </w:rPrChange>
                </w:rPr>
                <w:t>docker push 995553364920.dkr.ecr.us-west-1.amazonaws.com/uw1-zlps-ecr-</w:t>
              </w:r>
              <w:proofErr w:type="gramStart"/>
              <w:r w:rsidRPr="00C61BC4">
                <w:rPr>
                  <w:sz w:val="16"/>
                  <w:szCs w:val="18"/>
                  <w:rPrChange w:id="2022" w:author="Jeff Pitzen" w:date="2025-12-10T12:43:00Z" w16du:dateUtc="2025-12-10T17:43:00Z">
                    <w:rPr/>
                  </w:rPrChange>
                </w:rPr>
                <w:t>01:zlserver</w:t>
              </w:r>
              <w:proofErr w:type="gramEnd"/>
              <w:r w:rsidRPr="00C61BC4">
                <w:rPr>
                  <w:sz w:val="16"/>
                  <w:szCs w:val="18"/>
                  <w:rPrChange w:id="2023" w:author="Jeff Pitzen" w:date="2025-12-10T12:43:00Z" w16du:dateUtc="2025-12-10T17:43:00Z">
                    <w:rPr/>
                  </w:rPrChange>
                </w:rPr>
                <w:t>-11.0.1-b123</w:t>
              </w:r>
            </w:ins>
          </w:p>
          <w:p w14:paraId="6ACE051A" w14:textId="77777777" w:rsidR="00C61BC4" w:rsidRPr="00C61BC4" w:rsidRDefault="00C61BC4" w:rsidP="00C61BC4">
            <w:pPr>
              <w:pStyle w:val="BodyText"/>
              <w:ind w:left="0"/>
              <w:rPr>
                <w:ins w:id="2024" w:author="Jeff Pitzen" w:date="2025-12-10T12:42:00Z" w16du:dateUtc="2025-12-10T17:42:00Z"/>
                <w:sz w:val="16"/>
                <w:szCs w:val="18"/>
                <w:rPrChange w:id="2025" w:author="Jeff Pitzen" w:date="2025-12-10T12:43:00Z" w16du:dateUtc="2025-12-10T17:43:00Z">
                  <w:rPr>
                    <w:ins w:id="2026" w:author="Jeff Pitzen" w:date="2025-12-10T12:42:00Z" w16du:dateUtc="2025-12-10T17:42:00Z"/>
                  </w:rPr>
                </w:rPrChange>
              </w:rPr>
            </w:pPr>
            <w:ins w:id="2027" w:author="Jeff Pitzen" w:date="2025-12-10T12:42:00Z" w16du:dateUtc="2025-12-10T17:42:00Z">
              <w:r w:rsidRPr="00C61BC4">
                <w:rPr>
                  <w:sz w:val="16"/>
                  <w:szCs w:val="18"/>
                  <w:rPrChange w:id="2028" w:author="Jeff Pitzen" w:date="2025-12-10T12:43:00Z" w16du:dateUtc="2025-12-10T17:43:00Z">
                    <w:rPr/>
                  </w:rPrChange>
                </w:rPr>
                <w:t>docker push 995553364920.dkr.ecr.us-west-1.amazonaws.com/uw1-zlps-ecr-</w:t>
              </w:r>
              <w:proofErr w:type="gramStart"/>
              <w:r w:rsidRPr="00C61BC4">
                <w:rPr>
                  <w:sz w:val="16"/>
                  <w:szCs w:val="18"/>
                  <w:rPrChange w:id="2029" w:author="Jeff Pitzen" w:date="2025-12-10T12:43:00Z" w16du:dateUtc="2025-12-10T17:43:00Z">
                    <w:rPr/>
                  </w:rPrChange>
                </w:rPr>
                <w:t>01:zltika</w:t>
              </w:r>
              <w:proofErr w:type="gramEnd"/>
              <w:r w:rsidRPr="00C61BC4">
                <w:rPr>
                  <w:sz w:val="16"/>
                  <w:szCs w:val="18"/>
                  <w:rPrChange w:id="2030" w:author="Jeff Pitzen" w:date="2025-12-10T12:43:00Z" w16du:dateUtc="2025-12-10T17:43:00Z">
                    <w:rPr/>
                  </w:rPrChange>
                </w:rPr>
                <w:t>-11.0.1-b123</w:t>
              </w:r>
            </w:ins>
          </w:p>
          <w:p w14:paraId="657170F8" w14:textId="7CA6A0EA" w:rsidR="00C61BC4" w:rsidRDefault="00C61BC4" w:rsidP="00C61BC4">
            <w:pPr>
              <w:pStyle w:val="BodyText"/>
              <w:ind w:left="0"/>
              <w:rPr>
                <w:ins w:id="2031" w:author="Jeff Pitzen" w:date="2025-12-10T12:42:00Z" w16du:dateUtc="2025-12-10T17:42:00Z"/>
              </w:rPr>
            </w:pPr>
            <w:ins w:id="2032" w:author="Jeff Pitzen" w:date="2025-12-10T12:42:00Z" w16du:dateUtc="2025-12-10T17:42:00Z">
              <w:r w:rsidRPr="00C61BC4">
                <w:rPr>
                  <w:sz w:val="16"/>
                  <w:szCs w:val="18"/>
                  <w:rPrChange w:id="2033" w:author="Jeff Pitzen" w:date="2025-12-10T12:43:00Z" w16du:dateUtc="2025-12-10T17:43:00Z">
                    <w:rPr/>
                  </w:rPrChange>
                </w:rPr>
                <w:t>docker push 995553364920.dkr.ecr.us-west-1.amazonaws.com/uw1-zlps-ecr-</w:t>
              </w:r>
              <w:proofErr w:type="gramStart"/>
              <w:r w:rsidRPr="00C61BC4">
                <w:rPr>
                  <w:sz w:val="16"/>
                  <w:szCs w:val="18"/>
                  <w:rPrChange w:id="2034" w:author="Jeff Pitzen" w:date="2025-12-10T12:43:00Z" w16du:dateUtc="2025-12-10T17:43:00Z">
                    <w:rPr/>
                  </w:rPrChange>
                </w:rPr>
                <w:t>01:zlzookeeper</w:t>
              </w:r>
              <w:proofErr w:type="gramEnd"/>
              <w:r w:rsidRPr="00C61BC4">
                <w:rPr>
                  <w:sz w:val="16"/>
                  <w:szCs w:val="18"/>
                  <w:rPrChange w:id="2035" w:author="Jeff Pitzen" w:date="2025-12-10T12:43:00Z" w16du:dateUtc="2025-12-10T17:43:00Z">
                    <w:rPr/>
                  </w:rPrChange>
                </w:rPr>
                <w:t>-11.0.1-b123</w:t>
              </w:r>
            </w:ins>
          </w:p>
        </w:tc>
      </w:tr>
      <w:tr w:rsidR="00C513E3" w14:paraId="19FE4262" w14:textId="77777777" w:rsidTr="000F15F0">
        <w:tblPrEx>
          <w:tblW w:w="0" w:type="auto"/>
          <w:tblInd w:w="720" w:type="dxa"/>
          <w:tblPrExChange w:id="2036" w:author="Jeff Pitzen" w:date="2025-12-10T12:45:00Z" w16du:dateUtc="2025-12-10T17:45:00Z">
            <w:tblPrEx>
              <w:tblW w:w="0" w:type="auto"/>
              <w:tblInd w:w="720" w:type="dxa"/>
            </w:tblPrEx>
          </w:tblPrExChange>
        </w:tblPrEx>
        <w:trPr>
          <w:trHeight w:val="3494"/>
          <w:ins w:id="2037" w:author="Jeff Pitzen" w:date="2025-12-10T12:40:00Z" w16du:dateUtc="2025-12-10T17:40:00Z"/>
        </w:trPr>
        <w:tc>
          <w:tcPr>
            <w:tcW w:w="10070" w:type="dxa"/>
            <w:tcPrChange w:id="2038" w:author="Jeff Pitzen" w:date="2025-12-10T12:45:00Z" w16du:dateUtc="2025-12-10T17:45:00Z">
              <w:tcPr>
                <w:tcW w:w="10070" w:type="dxa"/>
              </w:tcPr>
            </w:tcPrChange>
          </w:tcPr>
          <w:p w14:paraId="3706CA4D" w14:textId="77777777" w:rsidR="00837A6C" w:rsidRPr="00837A6C" w:rsidRDefault="00837A6C" w:rsidP="00837A6C">
            <w:pPr>
              <w:pStyle w:val="BodyText"/>
              <w:ind w:left="0"/>
              <w:rPr>
                <w:ins w:id="2039" w:author="Jeff Pitzen" w:date="2025-12-10T12:44:00Z" w16du:dateUtc="2025-12-10T17:44:00Z"/>
                <w:b/>
                <w:bCs/>
                <w:sz w:val="14"/>
                <w:szCs w:val="16"/>
              </w:rPr>
            </w:pPr>
            <w:ins w:id="2040" w:author="Jeff Pitzen" w:date="2025-12-10T12:44:00Z" w16du:dateUtc="2025-12-10T17:44:00Z">
              <w:r w:rsidRPr="00837A6C">
                <w:rPr>
                  <w:b/>
                  <w:bCs/>
                  <w:sz w:val="14"/>
                  <w:szCs w:val="16"/>
                </w:rPr>
                <w:t>EXPLANATION:</w:t>
              </w:r>
            </w:ins>
          </w:p>
          <w:p w14:paraId="1A8BAFB6" w14:textId="74BDD35B" w:rsidR="00837A6C" w:rsidRPr="00837A6C" w:rsidRDefault="00837A6C" w:rsidP="00837A6C">
            <w:pPr>
              <w:pStyle w:val="BodyText"/>
              <w:numPr>
                <w:ilvl w:val="0"/>
                <w:numId w:val="35"/>
              </w:numPr>
              <w:rPr>
                <w:ins w:id="2041" w:author="Jeff Pitzen" w:date="2025-12-10T12:44:00Z" w16du:dateUtc="2025-12-10T17:44:00Z"/>
                <w:sz w:val="14"/>
                <w:szCs w:val="16"/>
                <w:rPrChange w:id="2042" w:author="Jeff Pitzen" w:date="2025-12-10T12:44:00Z" w16du:dateUtc="2025-12-10T17:44:00Z">
                  <w:rPr>
                    <w:ins w:id="2043" w:author="Jeff Pitzen" w:date="2025-12-10T12:44:00Z" w16du:dateUtc="2025-12-10T17:44:00Z"/>
                    <w:b/>
                    <w:bCs/>
                    <w:sz w:val="14"/>
                    <w:szCs w:val="16"/>
                  </w:rPr>
                </w:rPrChange>
              </w:rPr>
              <w:pPrChange w:id="2044" w:author="Jeff Pitzen" w:date="2025-12-10T12:45:00Z" w16du:dateUtc="2025-12-10T17:45:00Z">
                <w:pPr>
                  <w:pStyle w:val="BodyText"/>
                  <w:ind w:left="0"/>
                </w:pPr>
              </w:pPrChange>
            </w:pPr>
            <w:ins w:id="2045" w:author="Jeff Pitzen" w:date="2025-12-10T12:44:00Z" w16du:dateUtc="2025-12-10T17:44:00Z">
              <w:r w:rsidRPr="00837A6C">
                <w:rPr>
                  <w:sz w:val="14"/>
                  <w:szCs w:val="16"/>
                  <w:rPrChange w:id="2046" w:author="Jeff Pitzen" w:date="2025-12-10T12:44:00Z" w16du:dateUtc="2025-12-10T17:44:00Z">
                    <w:rPr>
                      <w:b/>
                      <w:bCs/>
                      <w:sz w:val="14"/>
                      <w:szCs w:val="16"/>
                    </w:rPr>
                  </w:rPrChange>
                </w:rPr>
                <w:t>`docker tag` creates an alias of your local image with the ECR repository URI</w:t>
              </w:r>
            </w:ins>
          </w:p>
          <w:p w14:paraId="7BE09462" w14:textId="7F06F0C2" w:rsidR="00837A6C" w:rsidRPr="00837A6C" w:rsidRDefault="00837A6C" w:rsidP="00837A6C">
            <w:pPr>
              <w:pStyle w:val="BodyText"/>
              <w:numPr>
                <w:ilvl w:val="0"/>
                <w:numId w:val="35"/>
              </w:numPr>
              <w:rPr>
                <w:ins w:id="2047" w:author="Jeff Pitzen" w:date="2025-12-10T12:44:00Z" w16du:dateUtc="2025-12-10T17:44:00Z"/>
                <w:sz w:val="14"/>
                <w:szCs w:val="16"/>
                <w:rPrChange w:id="2048" w:author="Jeff Pitzen" w:date="2025-12-10T12:44:00Z" w16du:dateUtc="2025-12-10T17:44:00Z">
                  <w:rPr>
                    <w:ins w:id="2049" w:author="Jeff Pitzen" w:date="2025-12-10T12:44:00Z" w16du:dateUtc="2025-12-10T17:44:00Z"/>
                    <w:b/>
                    <w:bCs/>
                    <w:sz w:val="14"/>
                    <w:szCs w:val="16"/>
                  </w:rPr>
                </w:rPrChange>
              </w:rPr>
              <w:pPrChange w:id="2050" w:author="Jeff Pitzen" w:date="2025-12-10T12:45:00Z" w16du:dateUtc="2025-12-10T17:45:00Z">
                <w:pPr>
                  <w:pStyle w:val="BodyText"/>
                  <w:ind w:left="0"/>
                </w:pPr>
              </w:pPrChange>
            </w:pPr>
            <w:ins w:id="2051" w:author="Jeff Pitzen" w:date="2025-12-10T12:44:00Z" w16du:dateUtc="2025-12-10T17:44:00Z">
              <w:r w:rsidRPr="00837A6C">
                <w:rPr>
                  <w:sz w:val="14"/>
                  <w:szCs w:val="16"/>
                  <w:rPrChange w:id="2052" w:author="Jeff Pitzen" w:date="2025-12-10T12:44:00Z" w16du:dateUtc="2025-12-10T17:44:00Z">
                    <w:rPr>
                      <w:b/>
                      <w:bCs/>
                      <w:sz w:val="14"/>
                      <w:szCs w:val="16"/>
                    </w:rPr>
                  </w:rPrChange>
                </w:rPr>
                <w:t>The tag format is: &lt;registry&gt;/&lt;repository&gt;:&lt;image-tag&gt;</w:t>
              </w:r>
            </w:ins>
          </w:p>
          <w:p w14:paraId="71A96770" w14:textId="2122D7B5" w:rsidR="00837A6C" w:rsidRPr="00837A6C" w:rsidRDefault="00837A6C" w:rsidP="00837A6C">
            <w:pPr>
              <w:pStyle w:val="BodyText"/>
              <w:numPr>
                <w:ilvl w:val="0"/>
                <w:numId w:val="35"/>
              </w:numPr>
              <w:rPr>
                <w:ins w:id="2053" w:author="Jeff Pitzen" w:date="2025-12-10T12:44:00Z" w16du:dateUtc="2025-12-10T17:44:00Z"/>
                <w:sz w:val="14"/>
                <w:szCs w:val="16"/>
                <w:rPrChange w:id="2054" w:author="Jeff Pitzen" w:date="2025-12-10T12:44:00Z" w16du:dateUtc="2025-12-10T17:44:00Z">
                  <w:rPr>
                    <w:ins w:id="2055" w:author="Jeff Pitzen" w:date="2025-12-10T12:44:00Z" w16du:dateUtc="2025-12-10T17:44:00Z"/>
                    <w:b/>
                    <w:bCs/>
                    <w:sz w:val="14"/>
                    <w:szCs w:val="16"/>
                  </w:rPr>
                </w:rPrChange>
              </w:rPr>
              <w:pPrChange w:id="2056" w:author="Jeff Pitzen" w:date="2025-12-10T12:45:00Z" w16du:dateUtc="2025-12-10T17:45:00Z">
                <w:pPr>
                  <w:pStyle w:val="BodyText"/>
                  <w:ind w:left="0"/>
                </w:pPr>
              </w:pPrChange>
            </w:pPr>
            <w:ins w:id="2057" w:author="Jeff Pitzen" w:date="2025-12-10T12:44:00Z" w16du:dateUtc="2025-12-10T17:44:00Z">
              <w:r w:rsidRPr="00837A6C">
                <w:rPr>
                  <w:sz w:val="14"/>
                  <w:szCs w:val="16"/>
                  <w:rPrChange w:id="2058" w:author="Jeff Pitzen" w:date="2025-12-10T12:44:00Z" w16du:dateUtc="2025-12-10T17:44:00Z">
                    <w:rPr>
                      <w:b/>
                      <w:bCs/>
                      <w:sz w:val="14"/>
                      <w:szCs w:val="16"/>
                    </w:rPr>
                  </w:rPrChange>
                </w:rPr>
                <w:t>`docker push` uploads the image layers to ECR</w:t>
              </w:r>
            </w:ins>
          </w:p>
          <w:p w14:paraId="0AF22D00" w14:textId="2AB167B7" w:rsidR="00837A6C" w:rsidRPr="00837A6C" w:rsidRDefault="00837A6C" w:rsidP="00837A6C">
            <w:pPr>
              <w:pStyle w:val="BodyText"/>
              <w:numPr>
                <w:ilvl w:val="0"/>
                <w:numId w:val="35"/>
              </w:numPr>
              <w:rPr>
                <w:ins w:id="2059" w:author="Jeff Pitzen" w:date="2025-12-10T12:44:00Z" w16du:dateUtc="2025-12-10T17:44:00Z"/>
                <w:sz w:val="14"/>
                <w:szCs w:val="16"/>
                <w:rPrChange w:id="2060" w:author="Jeff Pitzen" w:date="2025-12-10T12:44:00Z" w16du:dateUtc="2025-12-10T17:44:00Z">
                  <w:rPr>
                    <w:ins w:id="2061" w:author="Jeff Pitzen" w:date="2025-12-10T12:44:00Z" w16du:dateUtc="2025-12-10T17:44:00Z"/>
                    <w:b/>
                    <w:bCs/>
                    <w:sz w:val="14"/>
                    <w:szCs w:val="16"/>
                  </w:rPr>
                </w:rPrChange>
              </w:rPr>
              <w:pPrChange w:id="2062" w:author="Jeff Pitzen" w:date="2025-12-10T12:45:00Z" w16du:dateUtc="2025-12-10T17:45:00Z">
                <w:pPr>
                  <w:pStyle w:val="BodyText"/>
                  <w:ind w:left="0"/>
                </w:pPr>
              </w:pPrChange>
            </w:pPr>
            <w:ins w:id="2063" w:author="Jeff Pitzen" w:date="2025-12-10T12:44:00Z" w16du:dateUtc="2025-12-10T17:44:00Z">
              <w:r w:rsidRPr="00837A6C">
                <w:rPr>
                  <w:sz w:val="14"/>
                  <w:szCs w:val="16"/>
                  <w:rPrChange w:id="2064" w:author="Jeff Pitzen" w:date="2025-12-10T12:44:00Z" w16du:dateUtc="2025-12-10T17:44:00Z">
                    <w:rPr>
                      <w:b/>
                      <w:bCs/>
                      <w:sz w:val="14"/>
                      <w:szCs w:val="16"/>
                    </w:rPr>
                  </w:rPrChange>
                </w:rPr>
                <w:t>Large images may take several minutes to upload depending on bandwidth</w:t>
              </w:r>
            </w:ins>
          </w:p>
          <w:p w14:paraId="07B50F7A" w14:textId="77777777" w:rsidR="00837A6C" w:rsidRPr="00837A6C" w:rsidRDefault="00837A6C" w:rsidP="00837A6C">
            <w:pPr>
              <w:pStyle w:val="BodyText"/>
              <w:ind w:left="0"/>
              <w:rPr>
                <w:ins w:id="2065" w:author="Jeff Pitzen" w:date="2025-12-10T12:44:00Z" w16du:dateUtc="2025-12-10T17:44:00Z"/>
                <w:sz w:val="14"/>
                <w:szCs w:val="16"/>
                <w:rPrChange w:id="2066" w:author="Jeff Pitzen" w:date="2025-12-10T12:44:00Z" w16du:dateUtc="2025-12-10T17:44:00Z">
                  <w:rPr>
                    <w:ins w:id="2067" w:author="Jeff Pitzen" w:date="2025-12-10T12:44:00Z" w16du:dateUtc="2025-12-10T17:44:00Z"/>
                    <w:b/>
                    <w:bCs/>
                    <w:sz w:val="14"/>
                    <w:szCs w:val="16"/>
                  </w:rPr>
                </w:rPrChange>
              </w:rPr>
            </w:pPr>
          </w:p>
          <w:p w14:paraId="481F70D2" w14:textId="77777777" w:rsidR="00837A6C" w:rsidRPr="00837A6C" w:rsidRDefault="00837A6C" w:rsidP="00837A6C">
            <w:pPr>
              <w:pStyle w:val="BodyText"/>
              <w:ind w:left="0"/>
              <w:rPr>
                <w:ins w:id="2068" w:author="Jeff Pitzen" w:date="2025-12-10T12:44:00Z" w16du:dateUtc="2025-12-10T17:44:00Z"/>
                <w:b/>
                <w:bCs/>
                <w:sz w:val="14"/>
                <w:szCs w:val="16"/>
              </w:rPr>
            </w:pPr>
            <w:ins w:id="2069" w:author="Jeff Pitzen" w:date="2025-12-10T12:44:00Z" w16du:dateUtc="2025-12-10T17:44:00Z">
              <w:r w:rsidRPr="00837A6C">
                <w:rPr>
                  <w:b/>
                  <w:bCs/>
                  <w:sz w:val="14"/>
                  <w:szCs w:val="16"/>
                </w:rPr>
                <w:t>WHY IT'S NEEDED:</w:t>
              </w:r>
            </w:ins>
          </w:p>
          <w:p w14:paraId="7937F649" w14:textId="77777777" w:rsidR="00837A6C" w:rsidRPr="00837A6C" w:rsidRDefault="00837A6C" w:rsidP="00837A6C">
            <w:pPr>
              <w:pStyle w:val="BodyText"/>
              <w:ind w:left="0"/>
              <w:rPr>
                <w:ins w:id="2070" w:author="Jeff Pitzen" w:date="2025-12-10T12:44:00Z" w16du:dateUtc="2025-12-10T17:44:00Z"/>
                <w:sz w:val="14"/>
                <w:szCs w:val="16"/>
                <w:rPrChange w:id="2071" w:author="Jeff Pitzen" w:date="2025-12-10T12:44:00Z" w16du:dateUtc="2025-12-10T17:44:00Z">
                  <w:rPr>
                    <w:ins w:id="2072" w:author="Jeff Pitzen" w:date="2025-12-10T12:44:00Z" w16du:dateUtc="2025-12-10T17:44:00Z"/>
                    <w:b/>
                    <w:bCs/>
                    <w:sz w:val="14"/>
                    <w:szCs w:val="16"/>
                  </w:rPr>
                </w:rPrChange>
              </w:rPr>
            </w:pPr>
            <w:ins w:id="2073" w:author="Jeff Pitzen" w:date="2025-12-10T12:44:00Z" w16du:dateUtc="2025-12-10T17:44:00Z">
              <w:r w:rsidRPr="00837A6C">
                <w:rPr>
                  <w:sz w:val="14"/>
                  <w:szCs w:val="16"/>
                  <w:rPrChange w:id="2074" w:author="Jeff Pitzen" w:date="2025-12-10T12:44:00Z" w16du:dateUtc="2025-12-10T17:44:00Z">
                    <w:rPr>
                      <w:b/>
                      <w:bCs/>
                      <w:sz w:val="14"/>
                      <w:szCs w:val="16"/>
                    </w:rPr>
                  </w:rPrChange>
                </w:rPr>
                <w:t>Your container images must exist in ECR before EKS can deploy them. The deployment</w:t>
              </w:r>
            </w:ins>
          </w:p>
          <w:p w14:paraId="72F05217" w14:textId="035B6854" w:rsidR="00837A6C" w:rsidRPr="00837A6C" w:rsidRDefault="000F15F0" w:rsidP="00837A6C">
            <w:pPr>
              <w:pStyle w:val="BodyText"/>
              <w:ind w:left="0"/>
              <w:rPr>
                <w:ins w:id="2075" w:author="Jeff Pitzen" w:date="2025-12-10T12:44:00Z" w16du:dateUtc="2025-12-10T17:44:00Z"/>
                <w:sz w:val="14"/>
                <w:szCs w:val="16"/>
                <w:rPrChange w:id="2076" w:author="Jeff Pitzen" w:date="2025-12-10T12:44:00Z" w16du:dateUtc="2025-12-10T17:44:00Z">
                  <w:rPr>
                    <w:ins w:id="2077" w:author="Jeff Pitzen" w:date="2025-12-10T12:44:00Z" w16du:dateUtc="2025-12-10T17:44:00Z"/>
                    <w:b/>
                    <w:bCs/>
                    <w:sz w:val="14"/>
                    <w:szCs w:val="16"/>
                  </w:rPr>
                </w:rPrChange>
              </w:rPr>
            </w:pPr>
            <w:ins w:id="2078" w:author="Jeff Pitzen" w:date="2025-12-10T12:45:00Z" w16du:dateUtc="2025-12-10T17:45:00Z">
              <w:r>
                <w:rPr>
                  <w:noProof/>
                  <w:sz w:val="18"/>
                  <w:szCs w:val="20"/>
                </w:rPr>
                <mc:AlternateContent>
                  <mc:Choice Requires="wps">
                    <w:drawing>
                      <wp:anchor distT="0" distB="0" distL="114300" distR="114300" simplePos="0" relativeHeight="251671552" behindDoc="0" locked="0" layoutInCell="1" allowOverlap="1" wp14:anchorId="5DC0F3C3" wp14:editId="4EBDE605">
                        <wp:simplePos x="0" y="0"/>
                        <wp:positionH relativeFrom="column">
                          <wp:posOffset>23247</wp:posOffset>
                        </wp:positionH>
                        <wp:positionV relativeFrom="paragraph">
                          <wp:posOffset>170930</wp:posOffset>
                        </wp:positionV>
                        <wp:extent cx="6198919" cy="361826"/>
                        <wp:effectExtent l="0" t="0" r="11430" b="19685"/>
                        <wp:wrapNone/>
                        <wp:docPr id="1359612902" name="Rectangle 10"/>
                        <wp:cNvGraphicFramePr/>
                        <a:graphic xmlns:a="http://schemas.openxmlformats.org/drawingml/2006/main">
                          <a:graphicData uri="http://schemas.microsoft.com/office/word/2010/wordprocessingShape">
                            <wps:wsp>
                              <wps:cNvSpPr/>
                              <wps:spPr>
                                <a:xfrm>
                                  <a:off x="0" y="0"/>
                                  <a:ext cx="6198919" cy="361826"/>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B66708E" w14:textId="1B720FBB" w:rsidR="000F15F0" w:rsidRPr="007C3D79" w:rsidDel="005F1B97" w:rsidRDefault="000F15F0" w:rsidP="000F15F0">
                                    <w:pPr>
                                      <w:pStyle w:val="BodyText"/>
                                      <w:ind w:left="0"/>
                                      <w:rPr>
                                        <w:del w:id="2079" w:author="Jeff Pitzen" w:date="2025-12-10T12:31:00Z" w16du:dateUtc="2025-12-10T17:31:00Z"/>
                                        <w:color w:val="000000" w:themeColor="text1"/>
                                        <w:sz w:val="14"/>
                                        <w:szCs w:val="16"/>
                                      </w:rPr>
                                    </w:pPr>
                                    <w:ins w:id="2080" w:author="Jeff Pitzen" w:date="2025-12-10T12:45:00Z" w16du:dateUtc="2025-12-10T17:45:00Z">
                                      <w:r w:rsidRPr="007C3D79">
                                        <w:rPr>
                                          <w:sz w:val="14"/>
                                          <w:szCs w:val="16"/>
                                        </w:rPr>
                                        <w:t>image: 995553364920.dkr.ecr.us-west-1.amazonaws.com/uw1-zlps-ecr-</w:t>
                                      </w:r>
                                      <w:proofErr w:type="gramStart"/>
                                      <w:r w:rsidRPr="007C3D79">
                                        <w:rPr>
                                          <w:sz w:val="14"/>
                                          <w:szCs w:val="16"/>
                                        </w:rPr>
                                        <w:t>01:zlserver</w:t>
                                      </w:r>
                                      <w:proofErr w:type="gramEnd"/>
                                      <w:r w:rsidRPr="007C3D79">
                                        <w:rPr>
                                          <w:sz w:val="14"/>
                                          <w:szCs w:val="16"/>
                                        </w:rPr>
                                        <w:t>-11.0.1-b123</w:t>
                                      </w:r>
                                    </w:ins>
                                    <w:del w:id="2081" w:author="Jeff Pitzen" w:date="2025-12-10T12:31:00Z" w16du:dateUtc="2025-12-10T17:31:00Z">
                                      <w:r w:rsidRPr="007C3D79" w:rsidDel="005F1B97">
                                        <w:rPr>
                                          <w:color w:val="000000" w:themeColor="text1"/>
                                          <w:sz w:val="14"/>
                                          <w:szCs w:val="16"/>
                                        </w:rPr>
                                        <w:delText>OUTPUT:</w:delText>
                                      </w:r>
                                    </w:del>
                                  </w:p>
                                  <w:p w14:paraId="03F8D8B2" w14:textId="77777777" w:rsidR="000F15F0" w:rsidRPr="00845201" w:rsidDel="005F1B97" w:rsidRDefault="000F15F0" w:rsidP="000F15F0">
                                    <w:pPr>
                                      <w:pStyle w:val="BodyText"/>
                                      <w:ind w:left="0"/>
                                      <w:rPr>
                                        <w:del w:id="2082" w:author="Jeff Pitzen" w:date="2025-12-10T12:31:00Z" w16du:dateUtc="2025-12-10T17:31:00Z"/>
                                        <w:color w:val="000000" w:themeColor="text1"/>
                                        <w:sz w:val="14"/>
                                        <w:szCs w:val="16"/>
                                      </w:rPr>
                                    </w:pPr>
                                    <w:del w:id="2083" w:author="Jeff Pitzen" w:date="2025-12-10T12:31:00Z" w16du:dateUtc="2025-12-10T17:31:00Z">
                                      <w:r w:rsidRPr="00845201" w:rsidDel="005F1B97">
                                        <w:rPr>
                                          <w:color w:val="000000" w:themeColor="text1"/>
                                          <w:sz w:val="14"/>
                                          <w:szCs w:val="16"/>
                                        </w:rPr>
                                        <w:delText>{</w:delText>
                                      </w:r>
                                    </w:del>
                                  </w:p>
                                  <w:p w14:paraId="7C9DE7B9" w14:textId="77777777" w:rsidR="000F15F0" w:rsidRPr="00845201" w:rsidDel="005F1B97" w:rsidRDefault="000F15F0" w:rsidP="000F15F0">
                                    <w:pPr>
                                      <w:pStyle w:val="BodyText"/>
                                      <w:ind w:left="0"/>
                                      <w:rPr>
                                        <w:del w:id="2084" w:author="Jeff Pitzen" w:date="2025-12-10T12:31:00Z" w16du:dateUtc="2025-12-10T17:31:00Z"/>
                                        <w:color w:val="000000" w:themeColor="text1"/>
                                        <w:sz w:val="14"/>
                                        <w:szCs w:val="16"/>
                                      </w:rPr>
                                    </w:pPr>
                                    <w:del w:id="2085" w:author="Jeff Pitzen" w:date="2025-12-10T12:31:00Z" w16du:dateUtc="2025-12-10T17:31:00Z">
                                      <w:r w:rsidRPr="00845201" w:rsidDel="005F1B97">
                                        <w:rPr>
                                          <w:color w:val="000000" w:themeColor="text1"/>
                                          <w:sz w:val="14"/>
                                          <w:szCs w:val="16"/>
                                        </w:rPr>
                                        <w:delText xml:space="preserve">    "repositories": [</w:delText>
                                      </w:r>
                                    </w:del>
                                  </w:p>
                                  <w:p w14:paraId="50CF93D9" w14:textId="77777777" w:rsidR="000F15F0" w:rsidRPr="00845201" w:rsidDel="005F1B97" w:rsidRDefault="000F15F0" w:rsidP="000F15F0">
                                    <w:pPr>
                                      <w:pStyle w:val="BodyText"/>
                                      <w:ind w:left="0"/>
                                      <w:rPr>
                                        <w:del w:id="2086" w:author="Jeff Pitzen" w:date="2025-12-10T12:31:00Z" w16du:dateUtc="2025-12-10T17:31:00Z"/>
                                        <w:color w:val="000000" w:themeColor="text1"/>
                                        <w:sz w:val="14"/>
                                        <w:szCs w:val="16"/>
                                      </w:rPr>
                                    </w:pPr>
                                    <w:del w:id="2087" w:author="Jeff Pitzen" w:date="2025-12-10T12:31:00Z" w16du:dateUtc="2025-12-10T17:31:00Z">
                                      <w:r w:rsidRPr="00845201" w:rsidDel="005F1B97">
                                        <w:rPr>
                                          <w:color w:val="000000" w:themeColor="text1"/>
                                          <w:sz w:val="14"/>
                                          <w:szCs w:val="16"/>
                                        </w:rPr>
                                        <w:delText xml:space="preserve">        {</w:delText>
                                      </w:r>
                                    </w:del>
                                  </w:p>
                                  <w:p w14:paraId="4667DE8C" w14:textId="77777777" w:rsidR="000F15F0" w:rsidRPr="00845201" w:rsidDel="005F1B97" w:rsidRDefault="000F15F0" w:rsidP="000F15F0">
                                    <w:pPr>
                                      <w:pStyle w:val="BodyText"/>
                                      <w:ind w:left="0"/>
                                      <w:rPr>
                                        <w:del w:id="2088" w:author="Jeff Pitzen" w:date="2025-12-10T12:31:00Z" w16du:dateUtc="2025-12-10T17:31:00Z"/>
                                        <w:color w:val="000000" w:themeColor="text1"/>
                                        <w:sz w:val="14"/>
                                        <w:szCs w:val="16"/>
                                      </w:rPr>
                                    </w:pPr>
                                    <w:del w:id="2089"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19D17E39" w14:textId="77777777" w:rsidR="000F15F0" w:rsidRPr="00845201" w:rsidDel="005F1B97" w:rsidRDefault="000F15F0" w:rsidP="000F15F0">
                                    <w:pPr>
                                      <w:pStyle w:val="BodyText"/>
                                      <w:ind w:left="0"/>
                                      <w:rPr>
                                        <w:del w:id="2090" w:author="Jeff Pitzen" w:date="2025-12-10T12:31:00Z" w16du:dateUtc="2025-12-10T17:31:00Z"/>
                                        <w:color w:val="000000" w:themeColor="text1"/>
                                        <w:sz w:val="14"/>
                                        <w:szCs w:val="16"/>
                                      </w:rPr>
                                    </w:pPr>
                                    <w:del w:id="2091" w:author="Jeff Pitzen" w:date="2025-12-10T12:31:00Z" w16du:dateUtc="2025-12-10T17:31:00Z">
                                      <w:r w:rsidRPr="00845201" w:rsidDel="005F1B97">
                                        <w:rPr>
                                          <w:color w:val="000000" w:themeColor="text1"/>
                                          <w:sz w:val="14"/>
                                          <w:szCs w:val="16"/>
                                        </w:rPr>
                                        <w:delText xml:space="preserve">            "registryId": "995553364920",</w:delText>
                                      </w:r>
                                    </w:del>
                                  </w:p>
                                  <w:p w14:paraId="14E410A0" w14:textId="77777777" w:rsidR="000F15F0" w:rsidRPr="00845201" w:rsidDel="005F1B97" w:rsidRDefault="000F15F0" w:rsidP="000F15F0">
                                    <w:pPr>
                                      <w:pStyle w:val="BodyText"/>
                                      <w:ind w:left="0"/>
                                      <w:rPr>
                                        <w:del w:id="2092" w:author="Jeff Pitzen" w:date="2025-12-10T12:31:00Z" w16du:dateUtc="2025-12-10T17:31:00Z"/>
                                        <w:color w:val="000000" w:themeColor="text1"/>
                                        <w:sz w:val="14"/>
                                        <w:szCs w:val="16"/>
                                      </w:rPr>
                                    </w:pPr>
                                    <w:del w:id="2093" w:author="Jeff Pitzen" w:date="2025-12-10T12:31:00Z" w16du:dateUtc="2025-12-10T17:31:00Z">
                                      <w:r w:rsidRPr="00845201" w:rsidDel="005F1B97">
                                        <w:rPr>
                                          <w:color w:val="000000" w:themeColor="text1"/>
                                          <w:sz w:val="14"/>
                                          <w:szCs w:val="16"/>
                                        </w:rPr>
                                        <w:delText xml:space="preserve">            "repositoryName": "uw1-zlps-ecr-01",</w:delText>
                                      </w:r>
                                    </w:del>
                                  </w:p>
                                  <w:p w14:paraId="0C5E7B48" w14:textId="77777777" w:rsidR="000F15F0" w:rsidRPr="00845201" w:rsidDel="005F1B97" w:rsidRDefault="000F15F0" w:rsidP="000F15F0">
                                    <w:pPr>
                                      <w:pStyle w:val="BodyText"/>
                                      <w:ind w:left="0"/>
                                      <w:rPr>
                                        <w:del w:id="2094" w:author="Jeff Pitzen" w:date="2025-12-10T12:31:00Z" w16du:dateUtc="2025-12-10T17:31:00Z"/>
                                        <w:color w:val="000000" w:themeColor="text1"/>
                                        <w:sz w:val="14"/>
                                        <w:szCs w:val="16"/>
                                      </w:rPr>
                                    </w:pPr>
                                    <w:del w:id="2095"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1FAC32A1" w14:textId="77777777" w:rsidR="000F15F0" w:rsidRPr="00845201" w:rsidDel="005F1B97" w:rsidRDefault="000F15F0" w:rsidP="000F15F0">
                                    <w:pPr>
                                      <w:pStyle w:val="BodyText"/>
                                      <w:ind w:left="0"/>
                                      <w:rPr>
                                        <w:del w:id="2096" w:author="Jeff Pitzen" w:date="2025-12-10T12:31:00Z" w16du:dateUtc="2025-12-10T17:31:00Z"/>
                                        <w:color w:val="000000" w:themeColor="text1"/>
                                        <w:sz w:val="14"/>
                                        <w:szCs w:val="16"/>
                                      </w:rPr>
                                    </w:pPr>
                                    <w:del w:id="2097" w:author="Jeff Pitzen" w:date="2025-12-10T12:31:00Z" w16du:dateUtc="2025-12-10T17:31:00Z">
                                      <w:r w:rsidRPr="00845201" w:rsidDel="005F1B97">
                                        <w:rPr>
                                          <w:color w:val="000000" w:themeColor="text1"/>
                                          <w:sz w:val="14"/>
                                          <w:szCs w:val="16"/>
                                        </w:rPr>
                                        <w:delText xml:space="preserve">            "createdAt": "2025-11-25T13:52:33.796000-05:00",</w:delText>
                                      </w:r>
                                    </w:del>
                                  </w:p>
                                  <w:p w14:paraId="2C1F0A2E" w14:textId="77777777" w:rsidR="000F15F0" w:rsidRPr="00845201" w:rsidDel="005F1B97" w:rsidRDefault="000F15F0" w:rsidP="000F15F0">
                                    <w:pPr>
                                      <w:pStyle w:val="BodyText"/>
                                      <w:ind w:left="0"/>
                                      <w:rPr>
                                        <w:del w:id="2098" w:author="Jeff Pitzen" w:date="2025-12-10T12:31:00Z" w16du:dateUtc="2025-12-10T17:31:00Z"/>
                                        <w:color w:val="000000" w:themeColor="text1"/>
                                        <w:sz w:val="14"/>
                                        <w:szCs w:val="16"/>
                                      </w:rPr>
                                    </w:pPr>
                                    <w:del w:id="2099" w:author="Jeff Pitzen" w:date="2025-12-10T12:31:00Z" w16du:dateUtc="2025-12-10T17:31:00Z">
                                      <w:r w:rsidRPr="00845201" w:rsidDel="005F1B97">
                                        <w:rPr>
                                          <w:color w:val="000000" w:themeColor="text1"/>
                                          <w:sz w:val="14"/>
                                          <w:szCs w:val="16"/>
                                        </w:rPr>
                                        <w:delText xml:space="preserve">            "imageTagMutability": "MUTABLE",</w:delText>
                                      </w:r>
                                    </w:del>
                                  </w:p>
                                  <w:p w14:paraId="3DD64953" w14:textId="77777777" w:rsidR="000F15F0" w:rsidRPr="00845201" w:rsidDel="005F1B97" w:rsidRDefault="000F15F0" w:rsidP="000F15F0">
                                    <w:pPr>
                                      <w:pStyle w:val="BodyText"/>
                                      <w:ind w:left="0"/>
                                      <w:rPr>
                                        <w:del w:id="2100" w:author="Jeff Pitzen" w:date="2025-12-10T12:31:00Z" w16du:dateUtc="2025-12-10T17:31:00Z"/>
                                        <w:color w:val="000000" w:themeColor="text1"/>
                                        <w:sz w:val="14"/>
                                        <w:szCs w:val="16"/>
                                      </w:rPr>
                                    </w:pPr>
                                    <w:del w:id="2101" w:author="Jeff Pitzen" w:date="2025-12-10T12:31:00Z" w16du:dateUtc="2025-12-10T17:31:00Z">
                                      <w:r w:rsidRPr="00845201" w:rsidDel="005F1B97">
                                        <w:rPr>
                                          <w:color w:val="000000" w:themeColor="text1"/>
                                          <w:sz w:val="14"/>
                                          <w:szCs w:val="16"/>
                                        </w:rPr>
                                        <w:delText xml:space="preserve">            "imageScanningConfiguration": {</w:delText>
                                      </w:r>
                                    </w:del>
                                  </w:p>
                                  <w:p w14:paraId="60C7BAFC" w14:textId="77777777" w:rsidR="000F15F0" w:rsidRPr="00845201" w:rsidDel="005F1B97" w:rsidRDefault="000F15F0" w:rsidP="000F15F0">
                                    <w:pPr>
                                      <w:pStyle w:val="BodyText"/>
                                      <w:ind w:left="0"/>
                                      <w:rPr>
                                        <w:del w:id="2102" w:author="Jeff Pitzen" w:date="2025-12-10T12:31:00Z" w16du:dateUtc="2025-12-10T17:31:00Z"/>
                                        <w:color w:val="000000" w:themeColor="text1"/>
                                        <w:sz w:val="14"/>
                                        <w:szCs w:val="16"/>
                                      </w:rPr>
                                    </w:pPr>
                                    <w:del w:id="2103" w:author="Jeff Pitzen" w:date="2025-12-10T12:31:00Z" w16du:dateUtc="2025-12-10T17:31:00Z">
                                      <w:r w:rsidRPr="00845201" w:rsidDel="005F1B97">
                                        <w:rPr>
                                          <w:color w:val="000000" w:themeColor="text1"/>
                                          <w:sz w:val="14"/>
                                          <w:szCs w:val="16"/>
                                        </w:rPr>
                                        <w:delText xml:space="preserve">                "scanOnPush": true</w:delText>
                                      </w:r>
                                    </w:del>
                                  </w:p>
                                  <w:p w14:paraId="695D3A79" w14:textId="77777777" w:rsidR="000F15F0" w:rsidRPr="00845201" w:rsidDel="005F1B97" w:rsidRDefault="000F15F0" w:rsidP="000F15F0">
                                    <w:pPr>
                                      <w:pStyle w:val="BodyText"/>
                                      <w:ind w:left="0"/>
                                      <w:rPr>
                                        <w:del w:id="2104" w:author="Jeff Pitzen" w:date="2025-12-10T12:31:00Z" w16du:dateUtc="2025-12-10T17:31:00Z"/>
                                        <w:color w:val="000000" w:themeColor="text1"/>
                                        <w:sz w:val="14"/>
                                        <w:szCs w:val="16"/>
                                      </w:rPr>
                                    </w:pPr>
                                    <w:del w:id="2105" w:author="Jeff Pitzen" w:date="2025-12-10T12:31:00Z" w16du:dateUtc="2025-12-10T17:31:00Z">
                                      <w:r w:rsidRPr="00845201" w:rsidDel="005F1B97">
                                        <w:rPr>
                                          <w:color w:val="000000" w:themeColor="text1"/>
                                          <w:sz w:val="14"/>
                                          <w:szCs w:val="16"/>
                                        </w:rPr>
                                        <w:delText xml:space="preserve">            },</w:delText>
                                      </w:r>
                                    </w:del>
                                  </w:p>
                                  <w:p w14:paraId="3899277F" w14:textId="77777777" w:rsidR="000F15F0" w:rsidRPr="00845201" w:rsidDel="005F1B97" w:rsidRDefault="000F15F0" w:rsidP="000F15F0">
                                    <w:pPr>
                                      <w:pStyle w:val="BodyText"/>
                                      <w:ind w:left="0"/>
                                      <w:rPr>
                                        <w:del w:id="2106" w:author="Jeff Pitzen" w:date="2025-12-10T12:31:00Z" w16du:dateUtc="2025-12-10T17:31:00Z"/>
                                        <w:color w:val="000000" w:themeColor="text1"/>
                                        <w:sz w:val="14"/>
                                        <w:szCs w:val="16"/>
                                      </w:rPr>
                                    </w:pPr>
                                    <w:del w:id="2107" w:author="Jeff Pitzen" w:date="2025-12-10T12:31:00Z" w16du:dateUtc="2025-12-10T17:31:00Z">
                                      <w:r w:rsidRPr="00845201" w:rsidDel="005F1B97">
                                        <w:rPr>
                                          <w:color w:val="000000" w:themeColor="text1"/>
                                          <w:sz w:val="14"/>
                                          <w:szCs w:val="16"/>
                                        </w:rPr>
                                        <w:delText xml:space="preserve">            "encryptionConfiguration": {</w:delText>
                                      </w:r>
                                    </w:del>
                                  </w:p>
                                  <w:p w14:paraId="668D106C" w14:textId="77777777" w:rsidR="000F15F0" w:rsidRPr="00845201" w:rsidDel="005F1B97" w:rsidRDefault="000F15F0" w:rsidP="000F15F0">
                                    <w:pPr>
                                      <w:pStyle w:val="BodyText"/>
                                      <w:ind w:left="0"/>
                                      <w:rPr>
                                        <w:del w:id="2108" w:author="Jeff Pitzen" w:date="2025-12-10T12:31:00Z" w16du:dateUtc="2025-12-10T17:31:00Z"/>
                                        <w:color w:val="000000" w:themeColor="text1"/>
                                        <w:sz w:val="14"/>
                                        <w:szCs w:val="16"/>
                                      </w:rPr>
                                    </w:pPr>
                                    <w:del w:id="2109" w:author="Jeff Pitzen" w:date="2025-12-10T12:31:00Z" w16du:dateUtc="2025-12-10T17:31:00Z">
                                      <w:r w:rsidRPr="00845201" w:rsidDel="005F1B97">
                                        <w:rPr>
                                          <w:color w:val="000000" w:themeColor="text1"/>
                                          <w:sz w:val="14"/>
                                          <w:szCs w:val="16"/>
                                        </w:rPr>
                                        <w:delText xml:space="preserve">                "encryptionType": "AES256"</w:delText>
                                      </w:r>
                                    </w:del>
                                  </w:p>
                                  <w:p w14:paraId="4CBBDE8B" w14:textId="77777777" w:rsidR="000F15F0" w:rsidRPr="00845201" w:rsidDel="005F1B97" w:rsidRDefault="000F15F0" w:rsidP="000F15F0">
                                    <w:pPr>
                                      <w:pStyle w:val="BodyText"/>
                                      <w:ind w:left="0"/>
                                      <w:rPr>
                                        <w:del w:id="2110" w:author="Jeff Pitzen" w:date="2025-12-10T12:31:00Z" w16du:dateUtc="2025-12-10T17:31:00Z"/>
                                        <w:color w:val="000000" w:themeColor="text1"/>
                                        <w:sz w:val="14"/>
                                        <w:szCs w:val="16"/>
                                      </w:rPr>
                                    </w:pPr>
                                    <w:del w:id="2111" w:author="Jeff Pitzen" w:date="2025-12-10T12:31:00Z" w16du:dateUtc="2025-12-10T17:31:00Z">
                                      <w:r w:rsidRPr="00845201" w:rsidDel="005F1B97">
                                        <w:rPr>
                                          <w:color w:val="000000" w:themeColor="text1"/>
                                          <w:sz w:val="14"/>
                                          <w:szCs w:val="16"/>
                                        </w:rPr>
                                        <w:delText xml:space="preserve">            }</w:delText>
                                      </w:r>
                                    </w:del>
                                  </w:p>
                                  <w:p w14:paraId="5E555622" w14:textId="77777777" w:rsidR="000F15F0" w:rsidRPr="00845201" w:rsidDel="005F1B97" w:rsidRDefault="000F15F0" w:rsidP="000F15F0">
                                    <w:pPr>
                                      <w:pStyle w:val="BodyText"/>
                                      <w:ind w:left="0"/>
                                      <w:rPr>
                                        <w:del w:id="2112" w:author="Jeff Pitzen" w:date="2025-12-10T12:31:00Z" w16du:dateUtc="2025-12-10T17:31:00Z"/>
                                        <w:color w:val="000000" w:themeColor="text1"/>
                                        <w:sz w:val="14"/>
                                        <w:szCs w:val="16"/>
                                      </w:rPr>
                                    </w:pPr>
                                    <w:del w:id="2113" w:author="Jeff Pitzen" w:date="2025-12-10T12:31:00Z" w16du:dateUtc="2025-12-10T17:31:00Z">
                                      <w:r w:rsidRPr="00845201" w:rsidDel="005F1B97">
                                        <w:rPr>
                                          <w:color w:val="000000" w:themeColor="text1"/>
                                          <w:sz w:val="14"/>
                                          <w:szCs w:val="16"/>
                                        </w:rPr>
                                        <w:delText xml:space="preserve">        }</w:delText>
                                      </w:r>
                                    </w:del>
                                  </w:p>
                                  <w:p w14:paraId="0AD635D0" w14:textId="77777777" w:rsidR="000F15F0" w:rsidRPr="00845201" w:rsidDel="005F1B97" w:rsidRDefault="000F15F0" w:rsidP="000F15F0">
                                    <w:pPr>
                                      <w:pStyle w:val="BodyText"/>
                                      <w:ind w:left="0"/>
                                      <w:rPr>
                                        <w:del w:id="2114" w:author="Jeff Pitzen" w:date="2025-12-10T12:31:00Z" w16du:dateUtc="2025-12-10T17:31:00Z"/>
                                        <w:color w:val="000000" w:themeColor="text1"/>
                                        <w:sz w:val="14"/>
                                        <w:szCs w:val="16"/>
                                      </w:rPr>
                                    </w:pPr>
                                    <w:del w:id="2115" w:author="Jeff Pitzen" w:date="2025-12-10T12:31:00Z" w16du:dateUtc="2025-12-10T17:31:00Z">
                                      <w:r w:rsidRPr="00845201" w:rsidDel="005F1B97">
                                        <w:rPr>
                                          <w:color w:val="000000" w:themeColor="text1"/>
                                          <w:sz w:val="14"/>
                                          <w:szCs w:val="16"/>
                                        </w:rPr>
                                        <w:delText xml:space="preserve">    ]</w:delText>
                                      </w:r>
                                    </w:del>
                                  </w:p>
                                  <w:p w14:paraId="56DB2FC6" w14:textId="77777777" w:rsidR="000F15F0" w:rsidRPr="007C3D79" w:rsidRDefault="000F15F0" w:rsidP="000F15F0">
                                    <w:pPr>
                                      <w:pStyle w:val="BodyText"/>
                                      <w:ind w:left="0"/>
                                      <w:rPr>
                                        <w:color w:val="000000" w:themeColor="text1"/>
                                        <w:sz w:val="16"/>
                                        <w:szCs w:val="16"/>
                                      </w:rPr>
                                    </w:pPr>
                                    <w:del w:id="2116" w:author="Jeff Pitzen" w:date="2025-12-10T12:31:00Z" w16du:dateUtc="2025-12-10T17:31:00Z">
                                      <w:r w:rsidRPr="00845201" w:rsidDel="005F1B97">
                                        <w:rPr>
                                          <w:color w:val="000000" w:themeColor="text1"/>
                                          <w:sz w:val="14"/>
                                          <w:szCs w:val="16"/>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0F3C3" id="_x0000_s1032" style="position:absolute;margin-left:1.85pt;margin-top:13.45pt;width:488.1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" fillcolor="#b8cce4 [1300]" strokecolor="#0a121c [484]" strokeweight="2pt">
                        <v:fill color2="#b8cce4 [1300]" rotate="t" colors="0 #687687;.5 #98abc3;1 #b5cce8" focus="100%" type="gradient"/>
                        <v:textbox>
                          <w:txbxContent>
                            <w:p w14:paraId="5B66708E" w14:textId="1B720FBB" w:rsidR="000F15F0" w:rsidRPr="007C3D79" w:rsidDel="005F1B97" w:rsidRDefault="000F15F0" w:rsidP="000F15F0">
                              <w:pPr>
                                <w:pStyle w:val="BodyText"/>
                                <w:ind w:left="0"/>
                                <w:rPr>
                                  <w:del w:id="2117" w:author="Jeff Pitzen" w:date="2025-12-10T12:31:00Z" w16du:dateUtc="2025-12-10T17:31:00Z"/>
                                  <w:color w:val="000000" w:themeColor="text1"/>
                                  <w:sz w:val="14"/>
                                  <w:szCs w:val="16"/>
                                </w:rPr>
                              </w:pPr>
                              <w:ins w:id="2118" w:author="Jeff Pitzen" w:date="2025-12-10T12:45:00Z" w16du:dateUtc="2025-12-10T17:45:00Z">
                                <w:r w:rsidRPr="007C3D79">
                                  <w:rPr>
                                    <w:sz w:val="14"/>
                                    <w:szCs w:val="16"/>
                                  </w:rPr>
                                  <w:t>image: 995553364920.dkr.ecr.us-west-1.amazonaws.com/uw1-zlps-ecr-</w:t>
                                </w:r>
                                <w:proofErr w:type="gramStart"/>
                                <w:r w:rsidRPr="007C3D79">
                                  <w:rPr>
                                    <w:sz w:val="14"/>
                                    <w:szCs w:val="16"/>
                                  </w:rPr>
                                  <w:t>01:zlserver</w:t>
                                </w:r>
                                <w:proofErr w:type="gramEnd"/>
                                <w:r w:rsidRPr="007C3D79">
                                  <w:rPr>
                                    <w:sz w:val="14"/>
                                    <w:szCs w:val="16"/>
                                  </w:rPr>
                                  <w:t>-11.0.1-b123</w:t>
                                </w:r>
                              </w:ins>
                              <w:del w:id="2119" w:author="Jeff Pitzen" w:date="2025-12-10T12:31:00Z" w16du:dateUtc="2025-12-10T17:31:00Z">
                                <w:r w:rsidRPr="007C3D79" w:rsidDel="005F1B97">
                                  <w:rPr>
                                    <w:color w:val="000000" w:themeColor="text1"/>
                                    <w:sz w:val="14"/>
                                    <w:szCs w:val="16"/>
                                  </w:rPr>
                                  <w:delText>OUTPUT:</w:delText>
                                </w:r>
                              </w:del>
                            </w:p>
                            <w:p w14:paraId="03F8D8B2" w14:textId="77777777" w:rsidR="000F15F0" w:rsidRPr="00845201" w:rsidDel="005F1B97" w:rsidRDefault="000F15F0" w:rsidP="000F15F0">
                              <w:pPr>
                                <w:pStyle w:val="BodyText"/>
                                <w:ind w:left="0"/>
                                <w:rPr>
                                  <w:del w:id="2120" w:author="Jeff Pitzen" w:date="2025-12-10T12:31:00Z" w16du:dateUtc="2025-12-10T17:31:00Z"/>
                                  <w:color w:val="000000" w:themeColor="text1"/>
                                  <w:sz w:val="14"/>
                                  <w:szCs w:val="16"/>
                                </w:rPr>
                              </w:pPr>
                              <w:del w:id="2121" w:author="Jeff Pitzen" w:date="2025-12-10T12:31:00Z" w16du:dateUtc="2025-12-10T17:31:00Z">
                                <w:r w:rsidRPr="00845201" w:rsidDel="005F1B97">
                                  <w:rPr>
                                    <w:color w:val="000000" w:themeColor="text1"/>
                                    <w:sz w:val="14"/>
                                    <w:szCs w:val="16"/>
                                  </w:rPr>
                                  <w:delText>{</w:delText>
                                </w:r>
                              </w:del>
                            </w:p>
                            <w:p w14:paraId="7C9DE7B9" w14:textId="77777777" w:rsidR="000F15F0" w:rsidRPr="00845201" w:rsidDel="005F1B97" w:rsidRDefault="000F15F0" w:rsidP="000F15F0">
                              <w:pPr>
                                <w:pStyle w:val="BodyText"/>
                                <w:ind w:left="0"/>
                                <w:rPr>
                                  <w:del w:id="2122" w:author="Jeff Pitzen" w:date="2025-12-10T12:31:00Z" w16du:dateUtc="2025-12-10T17:31:00Z"/>
                                  <w:color w:val="000000" w:themeColor="text1"/>
                                  <w:sz w:val="14"/>
                                  <w:szCs w:val="16"/>
                                </w:rPr>
                              </w:pPr>
                              <w:del w:id="2123" w:author="Jeff Pitzen" w:date="2025-12-10T12:31:00Z" w16du:dateUtc="2025-12-10T17:31:00Z">
                                <w:r w:rsidRPr="00845201" w:rsidDel="005F1B97">
                                  <w:rPr>
                                    <w:color w:val="000000" w:themeColor="text1"/>
                                    <w:sz w:val="14"/>
                                    <w:szCs w:val="16"/>
                                  </w:rPr>
                                  <w:delText xml:space="preserve">    "repositories": [</w:delText>
                                </w:r>
                              </w:del>
                            </w:p>
                            <w:p w14:paraId="50CF93D9" w14:textId="77777777" w:rsidR="000F15F0" w:rsidRPr="00845201" w:rsidDel="005F1B97" w:rsidRDefault="000F15F0" w:rsidP="000F15F0">
                              <w:pPr>
                                <w:pStyle w:val="BodyText"/>
                                <w:ind w:left="0"/>
                                <w:rPr>
                                  <w:del w:id="2124" w:author="Jeff Pitzen" w:date="2025-12-10T12:31:00Z" w16du:dateUtc="2025-12-10T17:31:00Z"/>
                                  <w:color w:val="000000" w:themeColor="text1"/>
                                  <w:sz w:val="14"/>
                                  <w:szCs w:val="16"/>
                                </w:rPr>
                              </w:pPr>
                              <w:del w:id="2125" w:author="Jeff Pitzen" w:date="2025-12-10T12:31:00Z" w16du:dateUtc="2025-12-10T17:31:00Z">
                                <w:r w:rsidRPr="00845201" w:rsidDel="005F1B97">
                                  <w:rPr>
                                    <w:color w:val="000000" w:themeColor="text1"/>
                                    <w:sz w:val="14"/>
                                    <w:szCs w:val="16"/>
                                  </w:rPr>
                                  <w:delText xml:space="preserve">        {</w:delText>
                                </w:r>
                              </w:del>
                            </w:p>
                            <w:p w14:paraId="4667DE8C" w14:textId="77777777" w:rsidR="000F15F0" w:rsidRPr="00845201" w:rsidDel="005F1B97" w:rsidRDefault="000F15F0" w:rsidP="000F15F0">
                              <w:pPr>
                                <w:pStyle w:val="BodyText"/>
                                <w:ind w:left="0"/>
                                <w:rPr>
                                  <w:del w:id="2126" w:author="Jeff Pitzen" w:date="2025-12-10T12:31:00Z" w16du:dateUtc="2025-12-10T17:31:00Z"/>
                                  <w:color w:val="000000" w:themeColor="text1"/>
                                  <w:sz w:val="14"/>
                                  <w:szCs w:val="16"/>
                                </w:rPr>
                              </w:pPr>
                              <w:del w:id="2127"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19D17E39" w14:textId="77777777" w:rsidR="000F15F0" w:rsidRPr="00845201" w:rsidDel="005F1B97" w:rsidRDefault="000F15F0" w:rsidP="000F15F0">
                              <w:pPr>
                                <w:pStyle w:val="BodyText"/>
                                <w:ind w:left="0"/>
                                <w:rPr>
                                  <w:del w:id="2128" w:author="Jeff Pitzen" w:date="2025-12-10T12:31:00Z" w16du:dateUtc="2025-12-10T17:31:00Z"/>
                                  <w:color w:val="000000" w:themeColor="text1"/>
                                  <w:sz w:val="14"/>
                                  <w:szCs w:val="16"/>
                                </w:rPr>
                              </w:pPr>
                              <w:del w:id="2129" w:author="Jeff Pitzen" w:date="2025-12-10T12:31:00Z" w16du:dateUtc="2025-12-10T17:31:00Z">
                                <w:r w:rsidRPr="00845201" w:rsidDel="005F1B97">
                                  <w:rPr>
                                    <w:color w:val="000000" w:themeColor="text1"/>
                                    <w:sz w:val="14"/>
                                    <w:szCs w:val="16"/>
                                  </w:rPr>
                                  <w:delText xml:space="preserve">            "registryId": "995553364920",</w:delText>
                                </w:r>
                              </w:del>
                            </w:p>
                            <w:p w14:paraId="14E410A0" w14:textId="77777777" w:rsidR="000F15F0" w:rsidRPr="00845201" w:rsidDel="005F1B97" w:rsidRDefault="000F15F0" w:rsidP="000F15F0">
                              <w:pPr>
                                <w:pStyle w:val="BodyText"/>
                                <w:ind w:left="0"/>
                                <w:rPr>
                                  <w:del w:id="2130" w:author="Jeff Pitzen" w:date="2025-12-10T12:31:00Z" w16du:dateUtc="2025-12-10T17:31:00Z"/>
                                  <w:color w:val="000000" w:themeColor="text1"/>
                                  <w:sz w:val="14"/>
                                  <w:szCs w:val="16"/>
                                </w:rPr>
                              </w:pPr>
                              <w:del w:id="2131" w:author="Jeff Pitzen" w:date="2025-12-10T12:31:00Z" w16du:dateUtc="2025-12-10T17:31:00Z">
                                <w:r w:rsidRPr="00845201" w:rsidDel="005F1B97">
                                  <w:rPr>
                                    <w:color w:val="000000" w:themeColor="text1"/>
                                    <w:sz w:val="14"/>
                                    <w:szCs w:val="16"/>
                                  </w:rPr>
                                  <w:delText xml:space="preserve">            "repositoryName": "uw1-zlps-ecr-01",</w:delText>
                                </w:r>
                              </w:del>
                            </w:p>
                            <w:p w14:paraId="0C5E7B48" w14:textId="77777777" w:rsidR="000F15F0" w:rsidRPr="00845201" w:rsidDel="005F1B97" w:rsidRDefault="000F15F0" w:rsidP="000F15F0">
                              <w:pPr>
                                <w:pStyle w:val="BodyText"/>
                                <w:ind w:left="0"/>
                                <w:rPr>
                                  <w:del w:id="2132" w:author="Jeff Pitzen" w:date="2025-12-10T12:31:00Z" w16du:dateUtc="2025-12-10T17:31:00Z"/>
                                  <w:color w:val="000000" w:themeColor="text1"/>
                                  <w:sz w:val="14"/>
                                  <w:szCs w:val="16"/>
                                </w:rPr>
                              </w:pPr>
                              <w:del w:id="2133"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1FAC32A1" w14:textId="77777777" w:rsidR="000F15F0" w:rsidRPr="00845201" w:rsidDel="005F1B97" w:rsidRDefault="000F15F0" w:rsidP="000F15F0">
                              <w:pPr>
                                <w:pStyle w:val="BodyText"/>
                                <w:ind w:left="0"/>
                                <w:rPr>
                                  <w:del w:id="2134" w:author="Jeff Pitzen" w:date="2025-12-10T12:31:00Z" w16du:dateUtc="2025-12-10T17:31:00Z"/>
                                  <w:color w:val="000000" w:themeColor="text1"/>
                                  <w:sz w:val="14"/>
                                  <w:szCs w:val="16"/>
                                </w:rPr>
                              </w:pPr>
                              <w:del w:id="2135" w:author="Jeff Pitzen" w:date="2025-12-10T12:31:00Z" w16du:dateUtc="2025-12-10T17:31:00Z">
                                <w:r w:rsidRPr="00845201" w:rsidDel="005F1B97">
                                  <w:rPr>
                                    <w:color w:val="000000" w:themeColor="text1"/>
                                    <w:sz w:val="14"/>
                                    <w:szCs w:val="16"/>
                                  </w:rPr>
                                  <w:delText xml:space="preserve">            "createdAt": "2025-11-25T13:52:33.796000-05:00",</w:delText>
                                </w:r>
                              </w:del>
                            </w:p>
                            <w:p w14:paraId="2C1F0A2E" w14:textId="77777777" w:rsidR="000F15F0" w:rsidRPr="00845201" w:rsidDel="005F1B97" w:rsidRDefault="000F15F0" w:rsidP="000F15F0">
                              <w:pPr>
                                <w:pStyle w:val="BodyText"/>
                                <w:ind w:left="0"/>
                                <w:rPr>
                                  <w:del w:id="2136" w:author="Jeff Pitzen" w:date="2025-12-10T12:31:00Z" w16du:dateUtc="2025-12-10T17:31:00Z"/>
                                  <w:color w:val="000000" w:themeColor="text1"/>
                                  <w:sz w:val="14"/>
                                  <w:szCs w:val="16"/>
                                </w:rPr>
                              </w:pPr>
                              <w:del w:id="2137" w:author="Jeff Pitzen" w:date="2025-12-10T12:31:00Z" w16du:dateUtc="2025-12-10T17:31:00Z">
                                <w:r w:rsidRPr="00845201" w:rsidDel="005F1B97">
                                  <w:rPr>
                                    <w:color w:val="000000" w:themeColor="text1"/>
                                    <w:sz w:val="14"/>
                                    <w:szCs w:val="16"/>
                                  </w:rPr>
                                  <w:delText xml:space="preserve">            "imageTagMutability": "MUTABLE",</w:delText>
                                </w:r>
                              </w:del>
                            </w:p>
                            <w:p w14:paraId="3DD64953" w14:textId="77777777" w:rsidR="000F15F0" w:rsidRPr="00845201" w:rsidDel="005F1B97" w:rsidRDefault="000F15F0" w:rsidP="000F15F0">
                              <w:pPr>
                                <w:pStyle w:val="BodyText"/>
                                <w:ind w:left="0"/>
                                <w:rPr>
                                  <w:del w:id="2138" w:author="Jeff Pitzen" w:date="2025-12-10T12:31:00Z" w16du:dateUtc="2025-12-10T17:31:00Z"/>
                                  <w:color w:val="000000" w:themeColor="text1"/>
                                  <w:sz w:val="14"/>
                                  <w:szCs w:val="16"/>
                                </w:rPr>
                              </w:pPr>
                              <w:del w:id="2139" w:author="Jeff Pitzen" w:date="2025-12-10T12:31:00Z" w16du:dateUtc="2025-12-10T17:31:00Z">
                                <w:r w:rsidRPr="00845201" w:rsidDel="005F1B97">
                                  <w:rPr>
                                    <w:color w:val="000000" w:themeColor="text1"/>
                                    <w:sz w:val="14"/>
                                    <w:szCs w:val="16"/>
                                  </w:rPr>
                                  <w:delText xml:space="preserve">            "imageScanningConfiguration": {</w:delText>
                                </w:r>
                              </w:del>
                            </w:p>
                            <w:p w14:paraId="60C7BAFC" w14:textId="77777777" w:rsidR="000F15F0" w:rsidRPr="00845201" w:rsidDel="005F1B97" w:rsidRDefault="000F15F0" w:rsidP="000F15F0">
                              <w:pPr>
                                <w:pStyle w:val="BodyText"/>
                                <w:ind w:left="0"/>
                                <w:rPr>
                                  <w:del w:id="2140" w:author="Jeff Pitzen" w:date="2025-12-10T12:31:00Z" w16du:dateUtc="2025-12-10T17:31:00Z"/>
                                  <w:color w:val="000000" w:themeColor="text1"/>
                                  <w:sz w:val="14"/>
                                  <w:szCs w:val="16"/>
                                </w:rPr>
                              </w:pPr>
                              <w:del w:id="2141" w:author="Jeff Pitzen" w:date="2025-12-10T12:31:00Z" w16du:dateUtc="2025-12-10T17:31:00Z">
                                <w:r w:rsidRPr="00845201" w:rsidDel="005F1B97">
                                  <w:rPr>
                                    <w:color w:val="000000" w:themeColor="text1"/>
                                    <w:sz w:val="14"/>
                                    <w:szCs w:val="16"/>
                                  </w:rPr>
                                  <w:delText xml:space="preserve">                "scanOnPush": true</w:delText>
                                </w:r>
                              </w:del>
                            </w:p>
                            <w:p w14:paraId="695D3A79" w14:textId="77777777" w:rsidR="000F15F0" w:rsidRPr="00845201" w:rsidDel="005F1B97" w:rsidRDefault="000F15F0" w:rsidP="000F15F0">
                              <w:pPr>
                                <w:pStyle w:val="BodyText"/>
                                <w:ind w:left="0"/>
                                <w:rPr>
                                  <w:del w:id="2142" w:author="Jeff Pitzen" w:date="2025-12-10T12:31:00Z" w16du:dateUtc="2025-12-10T17:31:00Z"/>
                                  <w:color w:val="000000" w:themeColor="text1"/>
                                  <w:sz w:val="14"/>
                                  <w:szCs w:val="16"/>
                                </w:rPr>
                              </w:pPr>
                              <w:del w:id="2143" w:author="Jeff Pitzen" w:date="2025-12-10T12:31:00Z" w16du:dateUtc="2025-12-10T17:31:00Z">
                                <w:r w:rsidRPr="00845201" w:rsidDel="005F1B97">
                                  <w:rPr>
                                    <w:color w:val="000000" w:themeColor="text1"/>
                                    <w:sz w:val="14"/>
                                    <w:szCs w:val="16"/>
                                  </w:rPr>
                                  <w:delText xml:space="preserve">            },</w:delText>
                                </w:r>
                              </w:del>
                            </w:p>
                            <w:p w14:paraId="3899277F" w14:textId="77777777" w:rsidR="000F15F0" w:rsidRPr="00845201" w:rsidDel="005F1B97" w:rsidRDefault="000F15F0" w:rsidP="000F15F0">
                              <w:pPr>
                                <w:pStyle w:val="BodyText"/>
                                <w:ind w:left="0"/>
                                <w:rPr>
                                  <w:del w:id="2144" w:author="Jeff Pitzen" w:date="2025-12-10T12:31:00Z" w16du:dateUtc="2025-12-10T17:31:00Z"/>
                                  <w:color w:val="000000" w:themeColor="text1"/>
                                  <w:sz w:val="14"/>
                                  <w:szCs w:val="16"/>
                                </w:rPr>
                              </w:pPr>
                              <w:del w:id="2145" w:author="Jeff Pitzen" w:date="2025-12-10T12:31:00Z" w16du:dateUtc="2025-12-10T17:31:00Z">
                                <w:r w:rsidRPr="00845201" w:rsidDel="005F1B97">
                                  <w:rPr>
                                    <w:color w:val="000000" w:themeColor="text1"/>
                                    <w:sz w:val="14"/>
                                    <w:szCs w:val="16"/>
                                  </w:rPr>
                                  <w:delText xml:space="preserve">            "encryptionConfiguration": {</w:delText>
                                </w:r>
                              </w:del>
                            </w:p>
                            <w:p w14:paraId="668D106C" w14:textId="77777777" w:rsidR="000F15F0" w:rsidRPr="00845201" w:rsidDel="005F1B97" w:rsidRDefault="000F15F0" w:rsidP="000F15F0">
                              <w:pPr>
                                <w:pStyle w:val="BodyText"/>
                                <w:ind w:left="0"/>
                                <w:rPr>
                                  <w:del w:id="2146" w:author="Jeff Pitzen" w:date="2025-12-10T12:31:00Z" w16du:dateUtc="2025-12-10T17:31:00Z"/>
                                  <w:color w:val="000000" w:themeColor="text1"/>
                                  <w:sz w:val="14"/>
                                  <w:szCs w:val="16"/>
                                </w:rPr>
                              </w:pPr>
                              <w:del w:id="2147" w:author="Jeff Pitzen" w:date="2025-12-10T12:31:00Z" w16du:dateUtc="2025-12-10T17:31:00Z">
                                <w:r w:rsidRPr="00845201" w:rsidDel="005F1B97">
                                  <w:rPr>
                                    <w:color w:val="000000" w:themeColor="text1"/>
                                    <w:sz w:val="14"/>
                                    <w:szCs w:val="16"/>
                                  </w:rPr>
                                  <w:delText xml:space="preserve">                "encryptionType": "AES256"</w:delText>
                                </w:r>
                              </w:del>
                            </w:p>
                            <w:p w14:paraId="4CBBDE8B" w14:textId="77777777" w:rsidR="000F15F0" w:rsidRPr="00845201" w:rsidDel="005F1B97" w:rsidRDefault="000F15F0" w:rsidP="000F15F0">
                              <w:pPr>
                                <w:pStyle w:val="BodyText"/>
                                <w:ind w:left="0"/>
                                <w:rPr>
                                  <w:del w:id="2148" w:author="Jeff Pitzen" w:date="2025-12-10T12:31:00Z" w16du:dateUtc="2025-12-10T17:31:00Z"/>
                                  <w:color w:val="000000" w:themeColor="text1"/>
                                  <w:sz w:val="14"/>
                                  <w:szCs w:val="16"/>
                                </w:rPr>
                              </w:pPr>
                              <w:del w:id="2149" w:author="Jeff Pitzen" w:date="2025-12-10T12:31:00Z" w16du:dateUtc="2025-12-10T17:31:00Z">
                                <w:r w:rsidRPr="00845201" w:rsidDel="005F1B97">
                                  <w:rPr>
                                    <w:color w:val="000000" w:themeColor="text1"/>
                                    <w:sz w:val="14"/>
                                    <w:szCs w:val="16"/>
                                  </w:rPr>
                                  <w:delText xml:space="preserve">            }</w:delText>
                                </w:r>
                              </w:del>
                            </w:p>
                            <w:p w14:paraId="5E555622" w14:textId="77777777" w:rsidR="000F15F0" w:rsidRPr="00845201" w:rsidDel="005F1B97" w:rsidRDefault="000F15F0" w:rsidP="000F15F0">
                              <w:pPr>
                                <w:pStyle w:val="BodyText"/>
                                <w:ind w:left="0"/>
                                <w:rPr>
                                  <w:del w:id="2150" w:author="Jeff Pitzen" w:date="2025-12-10T12:31:00Z" w16du:dateUtc="2025-12-10T17:31:00Z"/>
                                  <w:color w:val="000000" w:themeColor="text1"/>
                                  <w:sz w:val="14"/>
                                  <w:szCs w:val="16"/>
                                </w:rPr>
                              </w:pPr>
                              <w:del w:id="2151" w:author="Jeff Pitzen" w:date="2025-12-10T12:31:00Z" w16du:dateUtc="2025-12-10T17:31:00Z">
                                <w:r w:rsidRPr="00845201" w:rsidDel="005F1B97">
                                  <w:rPr>
                                    <w:color w:val="000000" w:themeColor="text1"/>
                                    <w:sz w:val="14"/>
                                    <w:szCs w:val="16"/>
                                  </w:rPr>
                                  <w:delText xml:space="preserve">        }</w:delText>
                                </w:r>
                              </w:del>
                            </w:p>
                            <w:p w14:paraId="0AD635D0" w14:textId="77777777" w:rsidR="000F15F0" w:rsidRPr="00845201" w:rsidDel="005F1B97" w:rsidRDefault="000F15F0" w:rsidP="000F15F0">
                              <w:pPr>
                                <w:pStyle w:val="BodyText"/>
                                <w:ind w:left="0"/>
                                <w:rPr>
                                  <w:del w:id="2152" w:author="Jeff Pitzen" w:date="2025-12-10T12:31:00Z" w16du:dateUtc="2025-12-10T17:31:00Z"/>
                                  <w:color w:val="000000" w:themeColor="text1"/>
                                  <w:sz w:val="14"/>
                                  <w:szCs w:val="16"/>
                                </w:rPr>
                              </w:pPr>
                              <w:del w:id="2153" w:author="Jeff Pitzen" w:date="2025-12-10T12:31:00Z" w16du:dateUtc="2025-12-10T17:31:00Z">
                                <w:r w:rsidRPr="00845201" w:rsidDel="005F1B97">
                                  <w:rPr>
                                    <w:color w:val="000000" w:themeColor="text1"/>
                                    <w:sz w:val="14"/>
                                    <w:szCs w:val="16"/>
                                  </w:rPr>
                                  <w:delText xml:space="preserve">    ]</w:delText>
                                </w:r>
                              </w:del>
                            </w:p>
                            <w:p w14:paraId="56DB2FC6" w14:textId="77777777" w:rsidR="000F15F0" w:rsidRPr="007C3D79" w:rsidRDefault="000F15F0" w:rsidP="000F15F0">
                              <w:pPr>
                                <w:pStyle w:val="BodyText"/>
                                <w:ind w:left="0"/>
                                <w:rPr>
                                  <w:color w:val="000000" w:themeColor="text1"/>
                                  <w:sz w:val="16"/>
                                  <w:szCs w:val="16"/>
                                </w:rPr>
                              </w:pPr>
                              <w:del w:id="2154" w:author="Jeff Pitzen" w:date="2025-12-10T12:31:00Z" w16du:dateUtc="2025-12-10T17:31:00Z">
                                <w:r w:rsidRPr="00845201" w:rsidDel="005F1B97">
                                  <w:rPr>
                                    <w:color w:val="000000" w:themeColor="text1"/>
                                    <w:sz w:val="14"/>
                                    <w:szCs w:val="16"/>
                                  </w:rPr>
                                  <w:delText>}</w:delText>
                                </w:r>
                              </w:del>
                            </w:p>
                          </w:txbxContent>
                        </v:textbox>
                      </v:rect>
                    </w:pict>
                  </mc:Fallback>
                </mc:AlternateContent>
              </w:r>
            </w:ins>
            <w:ins w:id="2155" w:author="Jeff Pitzen" w:date="2025-12-10T12:44:00Z" w16du:dateUtc="2025-12-10T17:44:00Z">
              <w:r w:rsidR="00837A6C" w:rsidRPr="00837A6C">
                <w:rPr>
                  <w:sz w:val="14"/>
                  <w:szCs w:val="16"/>
                  <w:rPrChange w:id="2156" w:author="Jeff Pitzen" w:date="2025-12-10T12:44:00Z" w16du:dateUtc="2025-12-10T17:44:00Z">
                    <w:rPr>
                      <w:b/>
                      <w:bCs/>
                      <w:sz w:val="14"/>
                      <w:szCs w:val="16"/>
                    </w:rPr>
                  </w:rPrChange>
                </w:rPr>
                <w:t>YAML files reference these exact image URIs:</w:t>
              </w:r>
            </w:ins>
          </w:p>
          <w:p w14:paraId="65BCE085" w14:textId="1847EBD2" w:rsidR="00C513E3" w:rsidRPr="007C3D79" w:rsidRDefault="00837A6C" w:rsidP="00E922C6">
            <w:pPr>
              <w:pStyle w:val="BodyText"/>
              <w:keepNext/>
              <w:ind w:left="0"/>
              <w:rPr>
                <w:ins w:id="2157" w:author="Jeff Pitzen" w:date="2025-12-10T12:40:00Z" w16du:dateUtc="2025-12-10T17:40:00Z"/>
                <w:sz w:val="14"/>
                <w:szCs w:val="16"/>
              </w:rPr>
            </w:pPr>
            <w:ins w:id="2158" w:author="Jeff Pitzen" w:date="2025-12-10T12:44:00Z" w16du:dateUtc="2025-12-10T17:44:00Z">
              <w:r w:rsidRPr="00837A6C">
                <w:rPr>
                  <w:sz w:val="14"/>
                  <w:szCs w:val="16"/>
                  <w:rPrChange w:id="2159" w:author="Jeff Pitzen" w:date="2025-12-10T12:44:00Z" w16du:dateUtc="2025-12-10T17:44:00Z">
                    <w:rPr>
                      <w:b/>
                      <w:bCs/>
                      <w:sz w:val="14"/>
                      <w:szCs w:val="16"/>
                    </w:rPr>
                  </w:rPrChange>
                </w:rPr>
                <w:t xml:space="preserve">  </w:t>
              </w:r>
            </w:ins>
          </w:p>
        </w:tc>
      </w:tr>
    </w:tbl>
    <w:p w14:paraId="47CAA6B2" w14:textId="682F67E3" w:rsidR="00E922C6" w:rsidRDefault="00E922C6">
      <w:pPr>
        <w:pStyle w:val="Caption"/>
        <w:rPr>
          <w:ins w:id="2160" w:author="Jeff Pitzen" w:date="2025-12-10T13:55:00Z" w16du:dateUtc="2025-12-10T18:55:00Z"/>
        </w:rPr>
      </w:pPr>
      <w:ins w:id="2161" w:author="Jeff Pitzen" w:date="2025-12-10T13:55:00Z" w16du:dateUtc="2025-12-10T18:55:00Z">
        <w:r>
          <w:t xml:space="preserve">Table </w:t>
        </w:r>
        <w:r>
          <w:fldChar w:fldCharType="begin"/>
        </w:r>
        <w:r>
          <w:instrText xml:space="preserve"> SEQ Table \* ARABIC </w:instrText>
        </w:r>
      </w:ins>
      <w:r>
        <w:fldChar w:fldCharType="separate"/>
      </w:r>
      <w:ins w:id="2162" w:author="Jeff Pitzen" w:date="2025-12-13T13:41:00Z" w16du:dateUtc="2025-12-13T18:41:00Z">
        <w:r w:rsidR="009859FA">
          <w:rPr>
            <w:noProof/>
          </w:rPr>
          <w:t>9</w:t>
        </w:r>
      </w:ins>
      <w:ins w:id="2163" w:author="Jeff Pitzen" w:date="2025-12-10T13:55:00Z" w16du:dateUtc="2025-12-10T18:55:00Z">
        <w:r>
          <w:fldChar w:fldCharType="end"/>
        </w:r>
        <w:r>
          <w:t>: PUSH IMAGES TO ECR</w:t>
        </w:r>
      </w:ins>
    </w:p>
    <w:p w14:paraId="4C21AE14" w14:textId="526CFDA6" w:rsidR="002350BA" w:rsidRDefault="002350BA">
      <w:pPr>
        <w:rPr>
          <w:ins w:id="2164" w:author="Jeff Pitzen" w:date="2025-12-10T12:48:00Z" w16du:dateUtc="2025-12-10T17:48:00Z"/>
          <w:rFonts w:ascii="Arial" w:eastAsia="Calibri" w:hAnsi="Arial" w:cstheme="minorBidi"/>
          <w:sz w:val="20"/>
          <w:lang w:eastAsia="ja-JP"/>
        </w:rPr>
      </w:pPr>
      <w:ins w:id="2165" w:author="Jeff Pitzen" w:date="2025-12-10T12:48:00Z" w16du:dateUtc="2025-12-10T17:48:00Z">
        <w:r>
          <w:rPr>
            <w:lang w:eastAsia="ja-JP"/>
          </w:rPr>
          <w:br w:type="page"/>
        </w:r>
      </w:ins>
    </w:p>
    <w:p w14:paraId="3A4BAAC9" w14:textId="103252C0" w:rsidR="00F81EBA" w:rsidRPr="002350BA" w:rsidDel="002350BA" w:rsidRDefault="00F81EBA" w:rsidP="00F81EBA">
      <w:pPr>
        <w:pStyle w:val="Body"/>
        <w:rPr>
          <w:del w:id="2166" w:author="Jeff Pitzen" w:date="2025-12-10T12:48:00Z" w16du:dateUtc="2025-12-10T17:48:00Z"/>
          <w:lang w:eastAsia="ja-JP"/>
        </w:rPr>
        <w:pPrChange w:id="2167" w:author="Jeff Pitzen" w:date="2025-12-10T12:40:00Z" w16du:dateUtc="2025-12-10T17:40:00Z">
          <w:pPr>
            <w:pStyle w:val="Heading2"/>
          </w:pPr>
        </w:pPrChange>
      </w:pPr>
      <w:bookmarkStart w:id="2168" w:name="_Toc216514529"/>
      <w:bookmarkEnd w:id="2168"/>
    </w:p>
    <w:p w14:paraId="741C76C0" w14:textId="7F7BB584" w:rsidR="00311D9D" w:rsidDel="00F81EBA" w:rsidRDefault="00311D9D" w:rsidP="00D549A3">
      <w:pPr>
        <w:pStyle w:val="Body"/>
        <w:keepNext/>
        <w:keepLines/>
        <w:rPr>
          <w:del w:id="2169" w:author="Jeff Pitzen" w:date="2025-12-10T12:39:00Z" w16du:dateUtc="2025-12-10T17:39:00Z"/>
          <w:rFonts w:cs="Arial"/>
        </w:rPr>
      </w:pPr>
      <w:del w:id="2170" w:author="Jeff Pitzen" w:date="2025-12-10T12:39:00Z" w16du:dateUtc="2025-12-10T17:39:00Z">
        <w:r w:rsidRPr="002961F5" w:rsidDel="00F81EBA">
          <w:rPr>
            <w:rFonts w:cs="Arial"/>
          </w:rPr>
          <w:delText xml:space="preserve">Moving from commercial AWS to </w:delText>
        </w:r>
        <w:r w:rsidRPr="002961F5" w:rsidDel="00F81EBA">
          <w:rPr>
            <w:rStyle w:val="Strong"/>
            <w:rFonts w:cs="Arial"/>
          </w:rPr>
          <w:delText>DoD-compliant Game Warden environments</w:delText>
        </w:r>
        <w:r w:rsidRPr="002961F5" w:rsidDel="00F81EBA">
          <w:rPr>
            <w:rFonts w:cs="Arial"/>
          </w:rPr>
          <w:delText xml:space="preserve"> introduces mandatory cybersecurity, identity, and data-handling standards.</w:delText>
        </w:r>
        <w:r w:rsidR="002961F5" w:rsidDel="00F81EBA">
          <w:rPr>
            <w:rFonts w:cs="Arial"/>
          </w:rPr>
          <w:delText xml:space="preserve"> The following sections</w:delText>
        </w:r>
        <w:r w:rsidR="00151EE1" w:rsidDel="00F81EBA">
          <w:rPr>
            <w:rFonts w:cs="Arial"/>
          </w:rPr>
          <w:delText xml:space="preserve"> provide details on</w:delText>
        </w:r>
        <w:r w:rsidR="002961F5" w:rsidDel="00F81EBA">
          <w:rPr>
            <w:rFonts w:cs="Arial"/>
          </w:rPr>
          <w:delText xml:space="preserve"> the current deployment and </w:delText>
        </w:r>
        <w:r w:rsidR="00151EE1" w:rsidDel="00F81EBA">
          <w:rPr>
            <w:rFonts w:cs="Arial"/>
          </w:rPr>
          <w:delText xml:space="preserve">include information on </w:delText>
        </w:r>
        <w:r w:rsidR="002961F5" w:rsidDel="00F81EBA">
          <w:rPr>
            <w:rFonts w:cs="Arial"/>
          </w:rPr>
          <w:delText>changes that will be required moving forward:</w:delText>
        </w:r>
        <w:bookmarkStart w:id="2171" w:name="_Toc216514530"/>
        <w:bookmarkEnd w:id="2171"/>
      </w:del>
    </w:p>
    <w:p w14:paraId="318519E5" w14:textId="3C4CCD3A" w:rsidR="002961F5" w:rsidRPr="002961F5" w:rsidDel="00F81EBA" w:rsidRDefault="002961F5" w:rsidP="00D549A3">
      <w:pPr>
        <w:pStyle w:val="Body"/>
        <w:keepNext/>
        <w:keepLines/>
        <w:numPr>
          <w:ilvl w:val="0"/>
          <w:numId w:val="16"/>
        </w:numPr>
        <w:rPr>
          <w:del w:id="2172" w:author="Jeff Pitzen" w:date="2025-12-10T12:39:00Z" w16du:dateUtc="2025-12-10T17:39:00Z"/>
          <w:rFonts w:cs="Arial"/>
          <w:i/>
          <w:iCs/>
        </w:rPr>
      </w:pPr>
      <w:del w:id="2173"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_Ref213914932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lang w:eastAsia="en-IN"/>
          </w:rPr>
          <w:delText>Current Deployment</w:delText>
        </w:r>
        <w:r w:rsidRPr="002961F5" w:rsidDel="00F81EBA">
          <w:rPr>
            <w:rFonts w:cs="Arial"/>
            <w:i/>
            <w:iCs/>
          </w:rPr>
          <w:fldChar w:fldCharType="end"/>
        </w:r>
        <w:bookmarkStart w:id="2174" w:name="_Toc216514531"/>
        <w:bookmarkEnd w:id="2174"/>
      </w:del>
    </w:p>
    <w:p w14:paraId="44B6C50A" w14:textId="4AAA9370" w:rsidR="002961F5" w:rsidRPr="002961F5" w:rsidDel="00F81EBA" w:rsidRDefault="002961F5" w:rsidP="00D549A3">
      <w:pPr>
        <w:pStyle w:val="Body"/>
        <w:keepNext/>
        <w:keepLines/>
        <w:numPr>
          <w:ilvl w:val="0"/>
          <w:numId w:val="16"/>
        </w:numPr>
        <w:rPr>
          <w:del w:id="2175" w:author="Jeff Pitzen" w:date="2025-12-10T12:39:00Z" w16du:dateUtc="2025-12-10T17:39:00Z"/>
          <w:rFonts w:cs="Arial"/>
          <w:i/>
          <w:iCs/>
        </w:rPr>
      </w:pPr>
      <w:del w:id="2176"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_Ref213914934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rStyle w:val="Strong"/>
            <w:b w:val="0"/>
            <w:bCs w:val="0"/>
            <w:i/>
            <w:iCs/>
          </w:rPr>
          <w:delText>Gap Analysis</w:delText>
        </w:r>
        <w:r w:rsidRPr="002961F5" w:rsidDel="00F81EBA">
          <w:rPr>
            <w:rFonts w:cs="Arial"/>
            <w:i/>
            <w:iCs/>
          </w:rPr>
          <w:fldChar w:fldCharType="end"/>
        </w:r>
        <w:bookmarkStart w:id="2177" w:name="_Toc216514532"/>
        <w:bookmarkEnd w:id="2177"/>
      </w:del>
    </w:p>
    <w:p w14:paraId="6E3518DC" w14:textId="64060B66" w:rsidR="002961F5" w:rsidRPr="002961F5" w:rsidDel="00F81EBA" w:rsidRDefault="002961F5" w:rsidP="00F5493D">
      <w:pPr>
        <w:pStyle w:val="Body"/>
        <w:numPr>
          <w:ilvl w:val="0"/>
          <w:numId w:val="16"/>
        </w:numPr>
        <w:rPr>
          <w:del w:id="2178" w:author="Jeff Pitzen" w:date="2025-12-10T12:39:00Z" w16du:dateUtc="2025-12-10T17:39:00Z"/>
          <w:rFonts w:cs="Arial"/>
          <w:i/>
          <w:iCs/>
        </w:rPr>
      </w:pPr>
      <w:del w:id="2179"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_Ref213914936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lang w:eastAsia="en-IN"/>
          </w:rPr>
          <w:delText>Game Warden Deployment Readiness — Layer Mapping</w:delText>
        </w:r>
        <w:r w:rsidRPr="002961F5" w:rsidDel="00F81EBA">
          <w:rPr>
            <w:rFonts w:cs="Arial"/>
            <w:i/>
            <w:iCs/>
          </w:rPr>
          <w:fldChar w:fldCharType="end"/>
        </w:r>
        <w:bookmarkStart w:id="2180" w:name="_Toc216514533"/>
        <w:bookmarkEnd w:id="2180"/>
      </w:del>
    </w:p>
    <w:p w14:paraId="6E1C82E4" w14:textId="1055396F" w:rsidR="002961F5" w:rsidRPr="002961F5" w:rsidDel="00F81EBA" w:rsidRDefault="002961F5" w:rsidP="00F5493D">
      <w:pPr>
        <w:pStyle w:val="Body"/>
        <w:numPr>
          <w:ilvl w:val="0"/>
          <w:numId w:val="16"/>
        </w:numPr>
        <w:rPr>
          <w:del w:id="2181" w:author="Jeff Pitzen" w:date="2025-12-10T12:39:00Z" w16du:dateUtc="2025-12-10T17:39:00Z"/>
          <w:rFonts w:cs="Arial"/>
          <w:i/>
          <w:iCs/>
        </w:rPr>
      </w:pPr>
      <w:del w:id="2182"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_Ref213914938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lang w:eastAsia="en-IN"/>
          </w:rPr>
          <w:delText>Layer Summary</w:delText>
        </w:r>
        <w:r w:rsidRPr="002961F5" w:rsidDel="00F81EBA">
          <w:rPr>
            <w:rFonts w:cs="Arial"/>
            <w:i/>
            <w:iCs/>
          </w:rPr>
          <w:fldChar w:fldCharType="end"/>
        </w:r>
        <w:bookmarkStart w:id="2183" w:name="_Toc216514534"/>
        <w:bookmarkEnd w:id="2183"/>
      </w:del>
    </w:p>
    <w:p w14:paraId="79845A83" w14:textId="4E1D4A84" w:rsidR="002961F5" w:rsidRPr="002961F5" w:rsidDel="00F81EBA" w:rsidRDefault="002961F5" w:rsidP="00F5493D">
      <w:pPr>
        <w:pStyle w:val="Body"/>
        <w:numPr>
          <w:ilvl w:val="0"/>
          <w:numId w:val="16"/>
        </w:numPr>
        <w:rPr>
          <w:del w:id="2184" w:author="Jeff Pitzen" w:date="2025-12-10T12:39:00Z" w16du:dateUtc="2025-12-10T17:39:00Z"/>
          <w:rFonts w:cs="Arial"/>
          <w:i/>
          <w:iCs/>
        </w:rPr>
      </w:pPr>
      <w:del w:id="2185"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_Ref213914940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lang w:eastAsia="en-IN"/>
          </w:rPr>
          <w:delText>Alignment — Current vs Required State</w:delText>
        </w:r>
        <w:r w:rsidRPr="002961F5" w:rsidDel="00F81EBA">
          <w:rPr>
            <w:rFonts w:cs="Arial"/>
            <w:i/>
            <w:iCs/>
          </w:rPr>
          <w:fldChar w:fldCharType="end"/>
        </w:r>
        <w:bookmarkStart w:id="2186" w:name="_Toc216514535"/>
        <w:bookmarkEnd w:id="2186"/>
      </w:del>
    </w:p>
    <w:p w14:paraId="0F68B130" w14:textId="792280B0" w:rsidR="002961F5" w:rsidRPr="002961F5" w:rsidDel="00F81EBA" w:rsidRDefault="002961F5" w:rsidP="00F5493D">
      <w:pPr>
        <w:pStyle w:val="Body"/>
        <w:numPr>
          <w:ilvl w:val="0"/>
          <w:numId w:val="16"/>
        </w:numPr>
        <w:rPr>
          <w:del w:id="2187" w:author="Jeff Pitzen" w:date="2025-12-10T12:39:00Z" w16du:dateUtc="2025-12-10T17:39:00Z"/>
          <w:rFonts w:cs="Arial"/>
          <w:i/>
          <w:iCs/>
        </w:rPr>
      </w:pPr>
      <w:del w:id="2188"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_Ref213914942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rPr>
          <w:delText>Implementation Roadmap</w:delText>
        </w:r>
        <w:r w:rsidRPr="002961F5" w:rsidDel="00F81EBA">
          <w:rPr>
            <w:rFonts w:cs="Arial"/>
            <w:i/>
            <w:iCs/>
          </w:rPr>
          <w:fldChar w:fldCharType="end"/>
        </w:r>
        <w:bookmarkStart w:id="2189" w:name="_Toc216514536"/>
        <w:bookmarkEnd w:id="2189"/>
      </w:del>
    </w:p>
    <w:p w14:paraId="567D653A" w14:textId="12B5114F" w:rsidR="002961F5" w:rsidRPr="002961F5" w:rsidDel="00F81EBA" w:rsidRDefault="002961F5" w:rsidP="00F5493D">
      <w:pPr>
        <w:pStyle w:val="Body"/>
        <w:numPr>
          <w:ilvl w:val="0"/>
          <w:numId w:val="16"/>
        </w:numPr>
        <w:rPr>
          <w:del w:id="2190" w:author="Jeff Pitzen" w:date="2025-12-10T12:39:00Z" w16du:dateUtc="2025-12-10T17:39:00Z"/>
          <w:rFonts w:cs="Arial"/>
          <w:i/>
          <w:iCs/>
        </w:rPr>
      </w:pPr>
      <w:del w:id="2191" w:author="Jeff Pitzen" w:date="2025-12-10T12:39:00Z" w16du:dateUtc="2025-12-10T17:39:00Z">
        <w:r w:rsidRPr="002961F5" w:rsidDel="00F81EBA">
          <w:rPr>
            <w:rFonts w:cs="Arial"/>
            <w:i/>
            <w:iCs/>
          </w:rPr>
          <w:fldChar w:fldCharType="begin"/>
        </w:r>
        <w:r w:rsidRPr="002961F5" w:rsidDel="00F81EBA">
          <w:rPr>
            <w:rFonts w:cs="Arial"/>
            <w:i/>
            <w:iCs/>
          </w:rPr>
          <w:delInstrText xml:space="preserve"> REF _Ref213914944 \h </w:delInstrText>
        </w:r>
        <w:r w:rsidDel="00F81EBA">
          <w:rPr>
            <w:rFonts w:cs="Arial"/>
            <w:i/>
            <w:iCs/>
          </w:rPr>
          <w:delInstrText xml:space="preserve"> \* MERGEFORMAT </w:delInstrText>
        </w:r>
        <w:r w:rsidRPr="002961F5" w:rsidDel="00F81EBA">
          <w:rPr>
            <w:rFonts w:cs="Arial"/>
            <w:i/>
            <w:iCs/>
          </w:rPr>
        </w:r>
        <w:r w:rsidRPr="002961F5" w:rsidDel="00F81EBA">
          <w:rPr>
            <w:rFonts w:cs="Arial"/>
            <w:i/>
            <w:iCs/>
          </w:rPr>
          <w:fldChar w:fldCharType="separate"/>
        </w:r>
        <w:r w:rsidR="00993FF1" w:rsidRPr="00993FF1" w:rsidDel="00F81EBA">
          <w:rPr>
            <w:i/>
            <w:iCs/>
          </w:rPr>
          <w:delText>Final Recommendations Summary</w:delText>
        </w:r>
        <w:r w:rsidRPr="002961F5" w:rsidDel="00F81EBA">
          <w:rPr>
            <w:rFonts w:cs="Arial"/>
            <w:i/>
            <w:iCs/>
          </w:rPr>
          <w:fldChar w:fldCharType="end"/>
        </w:r>
        <w:bookmarkStart w:id="2192" w:name="_Toc216514537"/>
        <w:bookmarkEnd w:id="2192"/>
      </w:del>
    </w:p>
    <w:p w14:paraId="03049D10" w14:textId="0B7E0DB7" w:rsidR="00311D9D" w:rsidDel="00F81EBA" w:rsidRDefault="00311D9D" w:rsidP="008246B7">
      <w:pPr>
        <w:pStyle w:val="Heading3"/>
        <w:rPr>
          <w:del w:id="2193" w:author="Jeff Pitzen" w:date="2025-12-10T12:39:00Z" w16du:dateUtc="2025-12-10T17:39:00Z"/>
        </w:rPr>
      </w:pPr>
      <w:bookmarkStart w:id="2194" w:name="_Toc213425414"/>
      <w:bookmarkStart w:id="2195" w:name="_Ref213914932"/>
      <w:del w:id="2196" w:author="Jeff Pitzen" w:date="2025-12-10T12:39:00Z" w16du:dateUtc="2025-12-10T17:39:00Z">
        <w:r w:rsidRPr="009931D7" w:rsidDel="00F81EBA">
          <w:delText>Current Deployment</w:delText>
        </w:r>
        <w:bookmarkStart w:id="2197" w:name="_Toc216514538"/>
        <w:bookmarkEnd w:id="2194"/>
        <w:bookmarkEnd w:id="2195"/>
        <w:bookmarkEnd w:id="2197"/>
      </w:del>
    </w:p>
    <w:tbl>
      <w:tblPr>
        <w:tblStyle w:val="TableGrid"/>
        <w:tblW w:w="0" w:type="auto"/>
        <w:tblInd w:w="715" w:type="dxa"/>
        <w:tblLook w:val="04A0" w:firstRow="1" w:lastRow="0" w:firstColumn="1" w:lastColumn="0" w:noHBand="0" w:noVBand="1"/>
      </w:tblPr>
      <w:tblGrid>
        <w:gridCol w:w="2250"/>
        <w:gridCol w:w="3970"/>
        <w:gridCol w:w="3855"/>
        <w:tblGridChange w:id="2198">
          <w:tblGrid>
            <w:gridCol w:w="2250"/>
            <w:gridCol w:w="3970"/>
            <w:gridCol w:w="3855"/>
          </w:tblGrid>
        </w:tblGridChange>
      </w:tblGrid>
      <w:tr w:rsidR="00311D9D" w:rsidRPr="009931D7" w:rsidDel="00F81EBA" w14:paraId="7286B773" w14:textId="598DF158" w:rsidTr="6D422929">
        <w:trPr>
          <w:cantSplit/>
          <w:tblHeader/>
          <w:del w:id="2199" w:author="Jeff Pitzen" w:date="2025-12-10T12:39:00Z" w16du:dateUtc="2025-12-10T17:39:00Z"/>
        </w:trPr>
        <w:tc>
          <w:tcPr>
            <w:tcW w:w="2250" w:type="dxa"/>
            <w:hideMark/>
          </w:tcPr>
          <w:p w14:paraId="630A2549" w14:textId="37DE6A6F" w:rsidR="00311D9D" w:rsidRPr="00A15ADE" w:rsidDel="00F81EBA" w:rsidRDefault="00311D9D" w:rsidP="001F303C">
            <w:pPr>
              <w:pStyle w:val="Body"/>
              <w:rPr>
                <w:del w:id="2200" w:author="Jeff Pitzen" w:date="2025-12-10T12:39:00Z" w16du:dateUtc="2025-12-10T17:39:00Z"/>
                <w:b/>
                <w:bCs/>
                <w:lang w:val="en-IN" w:eastAsia="en-IN"/>
              </w:rPr>
            </w:pPr>
            <w:del w:id="2201" w:author="Jeff Pitzen" w:date="2025-12-10T12:39:00Z" w16du:dateUtc="2025-12-10T17:39:00Z">
              <w:r w:rsidRPr="00A15ADE" w:rsidDel="00F81EBA">
                <w:rPr>
                  <w:b/>
                  <w:bCs/>
                  <w:lang w:val="en-IN" w:eastAsia="en-IN"/>
                </w:rPr>
                <w:delText>Area</w:delText>
              </w:r>
              <w:bookmarkStart w:id="2202" w:name="_Toc216514539"/>
              <w:bookmarkEnd w:id="2202"/>
            </w:del>
          </w:p>
        </w:tc>
        <w:tc>
          <w:tcPr>
            <w:tcW w:w="3970" w:type="dxa"/>
            <w:hideMark/>
          </w:tcPr>
          <w:p w14:paraId="17453D63" w14:textId="7A4B8300" w:rsidR="00311D9D" w:rsidRPr="00A15ADE" w:rsidDel="00F81EBA" w:rsidRDefault="00311D9D" w:rsidP="001F303C">
            <w:pPr>
              <w:pStyle w:val="Body"/>
              <w:rPr>
                <w:del w:id="2203" w:author="Jeff Pitzen" w:date="2025-12-10T12:39:00Z" w16du:dateUtc="2025-12-10T17:39:00Z"/>
                <w:b/>
                <w:bCs/>
                <w:lang w:val="en-IN" w:eastAsia="en-IN"/>
              </w:rPr>
            </w:pPr>
            <w:del w:id="2204" w:author="Jeff Pitzen" w:date="2025-12-10T12:39:00Z" w16du:dateUtc="2025-12-10T17:39:00Z">
              <w:r w:rsidRPr="00A15ADE" w:rsidDel="00F81EBA">
                <w:rPr>
                  <w:b/>
                  <w:bCs/>
                  <w:lang w:val="en-IN" w:eastAsia="en-IN"/>
                </w:rPr>
                <w:delText>Current Implementation</w:delText>
              </w:r>
              <w:bookmarkStart w:id="2205" w:name="_Toc216514540"/>
              <w:bookmarkEnd w:id="2205"/>
            </w:del>
          </w:p>
        </w:tc>
        <w:tc>
          <w:tcPr>
            <w:tcW w:w="0" w:type="auto"/>
            <w:hideMark/>
          </w:tcPr>
          <w:p w14:paraId="5650BD9B" w14:textId="5CAC5035" w:rsidR="00311D9D" w:rsidRPr="00A15ADE" w:rsidDel="00F81EBA" w:rsidRDefault="00311D9D" w:rsidP="001F303C">
            <w:pPr>
              <w:pStyle w:val="Body"/>
              <w:rPr>
                <w:del w:id="2206" w:author="Jeff Pitzen" w:date="2025-12-10T12:39:00Z" w16du:dateUtc="2025-12-10T17:39:00Z"/>
                <w:b/>
                <w:bCs/>
                <w:lang w:val="en-IN" w:eastAsia="en-IN"/>
              </w:rPr>
            </w:pPr>
            <w:del w:id="2207" w:author="Jeff Pitzen" w:date="2025-12-10T12:39:00Z" w16du:dateUtc="2025-12-10T17:39:00Z">
              <w:r w:rsidRPr="00A15ADE" w:rsidDel="00F81EBA">
                <w:rPr>
                  <w:b/>
                  <w:bCs/>
                  <w:lang w:val="en-IN" w:eastAsia="en-IN"/>
                </w:rPr>
                <w:delText>Remarks</w:delText>
              </w:r>
              <w:bookmarkStart w:id="2208" w:name="_Toc216514541"/>
              <w:bookmarkEnd w:id="2208"/>
            </w:del>
          </w:p>
        </w:tc>
        <w:bookmarkStart w:id="2209" w:name="_Toc216514542"/>
        <w:bookmarkEnd w:id="2209"/>
      </w:tr>
      <w:tr w:rsidR="00311D9D" w:rsidRPr="009931D7" w:rsidDel="00F81EBA" w14:paraId="02FBE877" w14:textId="725F2CAF" w:rsidTr="6D422929">
        <w:trPr>
          <w:cantSplit/>
          <w:del w:id="2210" w:author="Jeff Pitzen" w:date="2025-12-10T12:39:00Z" w16du:dateUtc="2025-12-10T17:39:00Z"/>
        </w:trPr>
        <w:tc>
          <w:tcPr>
            <w:tcW w:w="2250" w:type="dxa"/>
            <w:hideMark/>
          </w:tcPr>
          <w:p w14:paraId="3538B64E" w14:textId="3F8F243F" w:rsidR="00311D9D" w:rsidRPr="00D23690" w:rsidDel="00F81EBA" w:rsidRDefault="00311D9D" w:rsidP="000E1D66">
            <w:pPr>
              <w:pStyle w:val="Body"/>
              <w:ind w:left="0"/>
              <w:rPr>
                <w:del w:id="2211" w:author="Jeff Pitzen" w:date="2025-12-10T12:39:00Z" w16du:dateUtc="2025-12-10T17:39:00Z"/>
                <w:b/>
                <w:bCs/>
              </w:rPr>
            </w:pPr>
            <w:del w:id="2212" w:author="Jeff Pitzen" w:date="2025-12-10T12:39:00Z" w16du:dateUtc="2025-12-10T17:39:00Z">
              <w:r w:rsidRPr="00D23690" w:rsidDel="00F81EBA">
                <w:rPr>
                  <w:b/>
                  <w:bCs/>
                </w:rPr>
                <w:delText>EKS Cluster</w:delText>
              </w:r>
              <w:bookmarkStart w:id="2213" w:name="_Toc216514543"/>
              <w:bookmarkEnd w:id="2213"/>
            </w:del>
          </w:p>
        </w:tc>
        <w:tc>
          <w:tcPr>
            <w:tcW w:w="3970" w:type="dxa"/>
            <w:hideMark/>
          </w:tcPr>
          <w:p w14:paraId="5BB6AE2B" w14:textId="2FE4B1E2" w:rsidR="00311D9D" w:rsidRPr="000E1D66" w:rsidDel="00F81EBA" w:rsidRDefault="00311D9D" w:rsidP="000E1D66">
            <w:pPr>
              <w:pStyle w:val="Body"/>
              <w:ind w:left="0"/>
              <w:rPr>
                <w:del w:id="2214" w:author="Jeff Pitzen" w:date="2025-12-10T12:39:00Z" w16du:dateUtc="2025-12-10T17:39:00Z"/>
              </w:rPr>
            </w:pPr>
            <w:del w:id="2215" w:author="Jeff Pitzen" w:date="2025-12-10T12:39:00Z" w16du:dateUtc="2025-12-10T17:39:00Z">
              <w:r w:rsidRPr="000E1D66" w:rsidDel="00F81EBA">
                <w:delText>AWS EKS in private VPC, worker nodes with EC2 AutoScaling</w:delText>
              </w:r>
              <w:bookmarkStart w:id="2216" w:name="_Toc216514544"/>
              <w:bookmarkEnd w:id="2216"/>
            </w:del>
          </w:p>
        </w:tc>
        <w:tc>
          <w:tcPr>
            <w:tcW w:w="0" w:type="auto"/>
            <w:hideMark/>
          </w:tcPr>
          <w:p w14:paraId="0A448DAD" w14:textId="6B3BDB76" w:rsidR="00311D9D" w:rsidRPr="000E1D66" w:rsidDel="00F81EBA" w:rsidRDefault="00311D9D" w:rsidP="000E1D66">
            <w:pPr>
              <w:pStyle w:val="Body"/>
              <w:ind w:left="0"/>
              <w:rPr>
                <w:del w:id="2217" w:author="Jeff Pitzen" w:date="2025-12-10T12:39:00Z" w16du:dateUtc="2025-12-10T17:39:00Z"/>
              </w:rPr>
            </w:pPr>
            <w:del w:id="2218" w:author="Jeff Pitzen" w:date="2025-12-10T12:39:00Z" w16du:dateUtc="2025-12-10T17:39:00Z">
              <w:r w:rsidRPr="000E1D66" w:rsidDel="00F81EBA">
                <w:delText>Working setup for DEV/STG, but not IL-classified</w:delText>
              </w:r>
              <w:bookmarkStart w:id="2219" w:name="_Toc216514545"/>
              <w:bookmarkEnd w:id="2219"/>
            </w:del>
          </w:p>
        </w:tc>
        <w:bookmarkStart w:id="2220" w:name="_Toc216514546"/>
        <w:bookmarkEnd w:id="2220"/>
      </w:tr>
      <w:tr w:rsidR="00311D9D" w:rsidRPr="009931D7" w:rsidDel="00F81EBA" w14:paraId="3E9D894B" w14:textId="367489AD" w:rsidTr="6D422929">
        <w:trPr>
          <w:cantSplit/>
          <w:del w:id="2221" w:author="Jeff Pitzen" w:date="2025-12-10T12:39:00Z" w16du:dateUtc="2025-12-10T17:39:00Z"/>
        </w:trPr>
        <w:tc>
          <w:tcPr>
            <w:tcW w:w="2250" w:type="dxa"/>
            <w:hideMark/>
          </w:tcPr>
          <w:p w14:paraId="1511BCB4" w14:textId="2D107C52" w:rsidR="00311D9D" w:rsidRPr="00D23690" w:rsidDel="00F81EBA" w:rsidRDefault="00311D9D" w:rsidP="000E1D66">
            <w:pPr>
              <w:pStyle w:val="Body"/>
              <w:ind w:left="0"/>
              <w:rPr>
                <w:del w:id="2222" w:author="Jeff Pitzen" w:date="2025-12-10T12:39:00Z" w16du:dateUtc="2025-12-10T17:39:00Z"/>
                <w:b/>
                <w:bCs/>
              </w:rPr>
            </w:pPr>
            <w:del w:id="2223" w:author="Jeff Pitzen" w:date="2025-12-10T12:39:00Z" w16du:dateUtc="2025-12-10T17:39:00Z">
              <w:r w:rsidRPr="00D23690" w:rsidDel="00F81EBA">
                <w:rPr>
                  <w:b/>
                  <w:bCs/>
                </w:rPr>
                <w:delText>Storage</w:delText>
              </w:r>
              <w:bookmarkStart w:id="2224" w:name="_Toc216514547"/>
              <w:bookmarkEnd w:id="2224"/>
            </w:del>
          </w:p>
        </w:tc>
        <w:tc>
          <w:tcPr>
            <w:tcW w:w="3970" w:type="dxa"/>
            <w:hideMark/>
          </w:tcPr>
          <w:p w14:paraId="648103F5" w14:textId="3D1EC5E1" w:rsidR="00311D9D" w:rsidRPr="000E1D66" w:rsidDel="00F81EBA" w:rsidRDefault="00311D9D" w:rsidP="000E1D66">
            <w:pPr>
              <w:pStyle w:val="Body"/>
              <w:ind w:left="0"/>
              <w:rPr>
                <w:del w:id="2225" w:author="Jeff Pitzen" w:date="2025-12-10T12:39:00Z" w16du:dateUtc="2025-12-10T17:39:00Z"/>
              </w:rPr>
            </w:pPr>
            <w:del w:id="2226" w:author="Jeff Pitzen" w:date="2025-12-10T12:39:00Z" w16du:dateUtc="2025-12-10T17:39:00Z">
              <w:r w:rsidRPr="000E1D66" w:rsidDel="00F81EBA">
                <w:delText>EFS mounted for logs (zluilogs), EBS for data volumes</w:delText>
              </w:r>
              <w:bookmarkStart w:id="2227" w:name="_Toc216514548"/>
              <w:bookmarkEnd w:id="2227"/>
            </w:del>
          </w:p>
        </w:tc>
        <w:tc>
          <w:tcPr>
            <w:tcW w:w="0" w:type="auto"/>
            <w:hideMark/>
          </w:tcPr>
          <w:p w14:paraId="4481B22F" w14:textId="15248E52" w:rsidR="00311D9D" w:rsidRPr="000E1D66" w:rsidDel="00F81EBA" w:rsidRDefault="00311D9D" w:rsidP="000E1D66">
            <w:pPr>
              <w:pStyle w:val="Body"/>
              <w:ind w:left="0"/>
              <w:rPr>
                <w:del w:id="2228" w:author="Jeff Pitzen" w:date="2025-12-10T12:39:00Z" w16du:dateUtc="2025-12-10T17:39:00Z"/>
              </w:rPr>
            </w:pPr>
            <w:del w:id="2229" w:author="Jeff Pitzen" w:date="2025-12-10T12:39:00Z" w16du:dateUtc="2025-12-10T17:39:00Z">
              <w:r w:rsidRPr="000E1D66" w:rsidDel="00F81EBA">
                <w:delText>Persistent storage validated</w:delText>
              </w:r>
              <w:bookmarkStart w:id="2230" w:name="_Toc216514549"/>
              <w:bookmarkEnd w:id="2230"/>
            </w:del>
          </w:p>
        </w:tc>
        <w:bookmarkStart w:id="2231" w:name="_Toc216514550"/>
        <w:bookmarkEnd w:id="2231"/>
      </w:tr>
      <w:tr w:rsidR="00311D9D" w:rsidRPr="009931D7" w:rsidDel="00F81EBA" w14:paraId="7497090F" w14:textId="491BC7D4" w:rsidTr="6D422929">
        <w:trPr>
          <w:cantSplit/>
          <w:del w:id="2232" w:author="Jeff Pitzen" w:date="2025-12-10T12:39:00Z" w16du:dateUtc="2025-12-10T17:39:00Z"/>
        </w:trPr>
        <w:tc>
          <w:tcPr>
            <w:tcW w:w="2250" w:type="dxa"/>
            <w:hideMark/>
          </w:tcPr>
          <w:p w14:paraId="3CA8E261" w14:textId="389C6F43" w:rsidR="00311D9D" w:rsidRPr="00D23690" w:rsidDel="00F81EBA" w:rsidRDefault="00311D9D" w:rsidP="000E1D66">
            <w:pPr>
              <w:pStyle w:val="Body"/>
              <w:ind w:left="0"/>
              <w:rPr>
                <w:del w:id="2233" w:author="Jeff Pitzen" w:date="2025-12-10T12:39:00Z" w16du:dateUtc="2025-12-10T17:39:00Z"/>
                <w:b/>
                <w:bCs/>
              </w:rPr>
            </w:pPr>
            <w:del w:id="2234" w:author="Jeff Pitzen" w:date="2025-12-10T12:39:00Z" w16du:dateUtc="2025-12-10T17:39:00Z">
              <w:r w:rsidRPr="00D23690" w:rsidDel="00F81EBA">
                <w:rPr>
                  <w:b/>
                  <w:bCs/>
                </w:rPr>
                <w:delText>Registry</w:delText>
              </w:r>
              <w:bookmarkStart w:id="2235" w:name="_Toc216514551"/>
              <w:bookmarkEnd w:id="2235"/>
            </w:del>
          </w:p>
        </w:tc>
        <w:tc>
          <w:tcPr>
            <w:tcW w:w="3970" w:type="dxa"/>
            <w:hideMark/>
          </w:tcPr>
          <w:p w14:paraId="36017ECD" w14:textId="16D535FC" w:rsidR="00311D9D" w:rsidRPr="000E1D66" w:rsidDel="00F81EBA" w:rsidRDefault="00311D9D" w:rsidP="000E1D66">
            <w:pPr>
              <w:pStyle w:val="Body"/>
              <w:ind w:left="0"/>
              <w:rPr>
                <w:del w:id="2236" w:author="Jeff Pitzen" w:date="2025-12-10T12:39:00Z" w16du:dateUtc="2025-12-10T17:39:00Z"/>
              </w:rPr>
            </w:pPr>
            <w:del w:id="2237" w:author="Jeff Pitzen" w:date="2025-12-10T12:39:00Z" w16du:dateUtc="2025-12-10T17:39:00Z">
              <w:r w:rsidRPr="000E1D66" w:rsidDel="00F81EBA">
                <w:delText>AWS ECR hosts all container images</w:delText>
              </w:r>
              <w:bookmarkStart w:id="2238" w:name="_Toc216514552"/>
              <w:bookmarkEnd w:id="2238"/>
            </w:del>
          </w:p>
        </w:tc>
        <w:tc>
          <w:tcPr>
            <w:tcW w:w="0" w:type="auto"/>
            <w:hideMark/>
          </w:tcPr>
          <w:p w14:paraId="726A56F6" w14:textId="5CD0961D" w:rsidR="00311D9D" w:rsidRPr="000E1D66" w:rsidDel="00F81EBA" w:rsidRDefault="00311D9D" w:rsidP="000E1D66">
            <w:pPr>
              <w:pStyle w:val="Body"/>
              <w:ind w:left="0"/>
              <w:rPr>
                <w:del w:id="2239" w:author="Jeff Pitzen" w:date="2025-12-10T12:39:00Z" w16du:dateUtc="2025-12-10T17:39:00Z"/>
              </w:rPr>
            </w:pPr>
            <w:del w:id="2240" w:author="Jeff Pitzen" w:date="2025-12-10T12:39:00Z" w16du:dateUtc="2025-12-10T17:39:00Z">
              <w:r w:rsidRPr="000E1D66" w:rsidDel="00F81EBA">
                <w:delText>Needs Game Warden Harbor registry</w:delText>
              </w:r>
              <w:bookmarkStart w:id="2241" w:name="_Toc216514553"/>
              <w:bookmarkEnd w:id="2241"/>
            </w:del>
          </w:p>
        </w:tc>
        <w:bookmarkStart w:id="2242" w:name="_Toc216514554"/>
        <w:bookmarkEnd w:id="2242"/>
      </w:tr>
      <w:tr w:rsidR="00311D9D" w:rsidRPr="009931D7" w:rsidDel="00F81EBA" w14:paraId="10202CCC" w14:textId="3E1A026A" w:rsidTr="6D422929">
        <w:trPr>
          <w:cantSplit/>
          <w:del w:id="2243" w:author="Jeff Pitzen" w:date="2025-12-10T12:39:00Z" w16du:dateUtc="2025-12-10T17:39:00Z"/>
        </w:trPr>
        <w:tc>
          <w:tcPr>
            <w:tcW w:w="2250" w:type="dxa"/>
            <w:hideMark/>
          </w:tcPr>
          <w:p w14:paraId="614381A7" w14:textId="79806006" w:rsidR="00311D9D" w:rsidRPr="00D23690" w:rsidDel="00F81EBA" w:rsidRDefault="00311D9D" w:rsidP="000E1D66">
            <w:pPr>
              <w:pStyle w:val="Body"/>
              <w:ind w:left="0"/>
              <w:rPr>
                <w:del w:id="2244" w:author="Jeff Pitzen" w:date="2025-12-10T12:39:00Z" w16du:dateUtc="2025-12-10T17:39:00Z"/>
                <w:b/>
                <w:bCs/>
              </w:rPr>
            </w:pPr>
            <w:del w:id="2245" w:author="Jeff Pitzen" w:date="2025-12-10T12:39:00Z" w16du:dateUtc="2025-12-10T17:39:00Z">
              <w:r w:rsidRPr="00D23690" w:rsidDel="00F81EBA">
                <w:rPr>
                  <w:b/>
                  <w:bCs/>
                </w:rPr>
                <w:delText>Base Images</w:delText>
              </w:r>
              <w:bookmarkStart w:id="2246" w:name="_Toc216514555"/>
              <w:bookmarkEnd w:id="2246"/>
            </w:del>
          </w:p>
        </w:tc>
        <w:tc>
          <w:tcPr>
            <w:tcW w:w="3970" w:type="dxa"/>
            <w:hideMark/>
          </w:tcPr>
          <w:p w14:paraId="75D1D196" w14:textId="4A8D3FA5" w:rsidR="00311D9D" w:rsidRPr="000E1D66" w:rsidDel="00F81EBA" w:rsidRDefault="00311D9D" w:rsidP="000E1D66">
            <w:pPr>
              <w:pStyle w:val="Body"/>
              <w:ind w:left="0"/>
              <w:rPr>
                <w:del w:id="2247" w:author="Jeff Pitzen" w:date="2025-12-10T12:39:00Z" w16du:dateUtc="2025-12-10T17:39:00Z"/>
              </w:rPr>
            </w:pPr>
            <w:del w:id="2248" w:author="Jeff Pitzen" w:date="2025-12-10T12:39:00Z" w16du:dateUtc="2025-12-10T17:39:00Z">
              <w:r w:rsidRPr="000E1D66" w:rsidDel="00F81EBA">
                <w:delText>Custom Ubuntu/Alpine images</w:delText>
              </w:r>
              <w:bookmarkStart w:id="2249" w:name="_Toc216514556"/>
              <w:bookmarkEnd w:id="2249"/>
            </w:del>
          </w:p>
        </w:tc>
        <w:tc>
          <w:tcPr>
            <w:tcW w:w="0" w:type="auto"/>
            <w:hideMark/>
          </w:tcPr>
          <w:p w14:paraId="0D62533E" w14:textId="5B5A9BDB" w:rsidR="00311D9D" w:rsidRPr="000E1D66" w:rsidDel="00F81EBA" w:rsidRDefault="00311D9D" w:rsidP="000E1D66">
            <w:pPr>
              <w:pStyle w:val="Body"/>
              <w:ind w:left="0"/>
              <w:rPr>
                <w:del w:id="2250" w:author="Jeff Pitzen" w:date="2025-12-10T12:39:00Z" w16du:dateUtc="2025-12-10T17:39:00Z"/>
              </w:rPr>
            </w:pPr>
            <w:del w:id="2251" w:author="Jeff Pitzen" w:date="2025-12-10T12:39:00Z" w16du:dateUtc="2025-12-10T17:39:00Z">
              <w:r w:rsidRPr="000E1D66" w:rsidDel="00F81EBA">
                <w:delText>No Chainguard/Iron Bank baseline</w:delText>
              </w:r>
              <w:bookmarkStart w:id="2252" w:name="_Toc216514557"/>
              <w:bookmarkEnd w:id="2252"/>
            </w:del>
          </w:p>
        </w:tc>
        <w:bookmarkStart w:id="2253" w:name="_Toc216514558"/>
        <w:bookmarkEnd w:id="2253"/>
      </w:tr>
      <w:tr w:rsidR="00311D9D" w:rsidRPr="009931D7" w:rsidDel="00F81EBA" w14:paraId="0ACD0214" w14:textId="5EE4788B" w:rsidTr="6D422929">
        <w:trPr>
          <w:cantSplit/>
          <w:del w:id="2254" w:author="Jeff Pitzen" w:date="2025-12-10T12:39:00Z" w16du:dateUtc="2025-12-10T17:39:00Z"/>
        </w:trPr>
        <w:tc>
          <w:tcPr>
            <w:tcW w:w="2250" w:type="dxa"/>
            <w:hideMark/>
          </w:tcPr>
          <w:p w14:paraId="3D633539" w14:textId="2D9FB743" w:rsidR="00311D9D" w:rsidRPr="00D23690" w:rsidDel="00F81EBA" w:rsidRDefault="00311D9D" w:rsidP="000E1D66">
            <w:pPr>
              <w:pStyle w:val="Body"/>
              <w:ind w:left="0"/>
              <w:rPr>
                <w:del w:id="2255" w:author="Jeff Pitzen" w:date="2025-12-10T12:39:00Z" w16du:dateUtc="2025-12-10T17:39:00Z"/>
                <w:b/>
                <w:bCs/>
              </w:rPr>
            </w:pPr>
            <w:del w:id="2256" w:author="Jeff Pitzen" w:date="2025-12-10T12:39:00Z" w16du:dateUtc="2025-12-10T17:39:00Z">
              <w:r w:rsidRPr="00D23690" w:rsidDel="00F81EBA">
                <w:rPr>
                  <w:b/>
                  <w:bCs/>
                </w:rPr>
                <w:delText>IAM/OIDC</w:delText>
              </w:r>
              <w:bookmarkStart w:id="2257" w:name="_Toc216514559"/>
              <w:bookmarkEnd w:id="2257"/>
            </w:del>
          </w:p>
        </w:tc>
        <w:tc>
          <w:tcPr>
            <w:tcW w:w="3970" w:type="dxa"/>
            <w:hideMark/>
          </w:tcPr>
          <w:p w14:paraId="21FD9E81" w14:textId="1C42CA75" w:rsidR="00311D9D" w:rsidRPr="000E1D66" w:rsidDel="00F81EBA" w:rsidRDefault="00311D9D" w:rsidP="000E1D66">
            <w:pPr>
              <w:pStyle w:val="Body"/>
              <w:ind w:left="0"/>
              <w:rPr>
                <w:del w:id="2258" w:author="Jeff Pitzen" w:date="2025-12-10T12:39:00Z" w16du:dateUtc="2025-12-10T17:39:00Z"/>
              </w:rPr>
            </w:pPr>
            <w:del w:id="2259" w:author="Jeff Pitzen" w:date="2025-12-10T12:39:00Z" w16du:dateUtc="2025-12-10T17:39:00Z">
              <w:r w:rsidRPr="000E1D66" w:rsidDel="00F81EBA">
                <w:delText>IRSA enabled, standard AWS IAM roles</w:delText>
              </w:r>
              <w:bookmarkStart w:id="2260" w:name="_Toc216514560"/>
              <w:bookmarkEnd w:id="2260"/>
            </w:del>
          </w:p>
        </w:tc>
        <w:tc>
          <w:tcPr>
            <w:tcW w:w="0" w:type="auto"/>
            <w:hideMark/>
          </w:tcPr>
          <w:p w14:paraId="19B689B1" w14:textId="2879ACBC" w:rsidR="00311D9D" w:rsidRPr="000E1D66" w:rsidDel="00F81EBA" w:rsidRDefault="00311D9D" w:rsidP="000E1D66">
            <w:pPr>
              <w:pStyle w:val="Body"/>
              <w:ind w:left="0"/>
              <w:rPr>
                <w:del w:id="2261" w:author="Jeff Pitzen" w:date="2025-12-10T12:39:00Z" w16du:dateUtc="2025-12-10T17:39:00Z"/>
              </w:rPr>
            </w:pPr>
            <w:del w:id="2262" w:author="Jeff Pitzen" w:date="2025-12-10T12:39:00Z" w16du:dateUtc="2025-12-10T17:39:00Z">
              <w:r w:rsidRPr="000E1D66" w:rsidDel="00F81EBA">
                <w:delText>Good base for integrating P1 OIDC</w:delText>
              </w:r>
              <w:bookmarkStart w:id="2263" w:name="_Toc216514561"/>
              <w:bookmarkEnd w:id="2263"/>
            </w:del>
          </w:p>
        </w:tc>
        <w:bookmarkStart w:id="2264" w:name="_Toc216514562"/>
        <w:bookmarkEnd w:id="2264"/>
      </w:tr>
      <w:tr w:rsidR="00311D9D" w:rsidRPr="009931D7" w:rsidDel="00F81EBA" w14:paraId="743A4444" w14:textId="5222087D" w:rsidTr="6D422929">
        <w:trPr>
          <w:cantSplit/>
          <w:del w:id="2265" w:author="Jeff Pitzen" w:date="2025-12-10T12:39:00Z" w16du:dateUtc="2025-12-10T17:39:00Z"/>
        </w:trPr>
        <w:tc>
          <w:tcPr>
            <w:tcW w:w="2250" w:type="dxa"/>
            <w:hideMark/>
          </w:tcPr>
          <w:p w14:paraId="75D56446" w14:textId="2F3A9F5A" w:rsidR="00311D9D" w:rsidRPr="00D23690" w:rsidDel="00F81EBA" w:rsidRDefault="00311D9D" w:rsidP="000E1D66">
            <w:pPr>
              <w:pStyle w:val="Body"/>
              <w:ind w:left="0"/>
              <w:rPr>
                <w:del w:id="2266" w:author="Jeff Pitzen" w:date="2025-12-10T12:39:00Z" w16du:dateUtc="2025-12-10T17:39:00Z"/>
                <w:b/>
                <w:bCs/>
              </w:rPr>
            </w:pPr>
            <w:del w:id="2267" w:author="Jeff Pitzen" w:date="2025-12-10T12:39:00Z" w16du:dateUtc="2025-12-10T17:39:00Z">
              <w:r w:rsidRPr="00D23690" w:rsidDel="00F81EBA">
                <w:rPr>
                  <w:b/>
                  <w:bCs/>
                </w:rPr>
                <w:delText>Autoscaling</w:delText>
              </w:r>
              <w:bookmarkStart w:id="2268" w:name="_Toc216514563"/>
              <w:bookmarkEnd w:id="2268"/>
            </w:del>
          </w:p>
        </w:tc>
        <w:tc>
          <w:tcPr>
            <w:tcW w:w="3970" w:type="dxa"/>
            <w:hideMark/>
          </w:tcPr>
          <w:p w14:paraId="1674B550" w14:textId="56B5D2E9" w:rsidR="00311D9D" w:rsidRPr="000E1D66" w:rsidDel="00F81EBA" w:rsidRDefault="00311D9D" w:rsidP="000E1D66">
            <w:pPr>
              <w:pStyle w:val="Body"/>
              <w:ind w:left="0"/>
              <w:rPr>
                <w:del w:id="2269" w:author="Jeff Pitzen" w:date="2025-12-10T12:39:00Z" w16du:dateUtc="2025-12-10T17:39:00Z"/>
              </w:rPr>
            </w:pPr>
            <w:del w:id="2270" w:author="Jeff Pitzen" w:date="2025-12-10T12:39:00Z" w16du:dateUtc="2025-12-10T17:39:00Z">
              <w:r w:rsidRPr="000E1D66" w:rsidDel="00F81EBA">
                <w:delText>Cluster Autoscaler + IAM role for node group scaling</w:delText>
              </w:r>
              <w:bookmarkStart w:id="2271" w:name="_Toc216514564"/>
              <w:bookmarkEnd w:id="2271"/>
            </w:del>
          </w:p>
        </w:tc>
        <w:tc>
          <w:tcPr>
            <w:tcW w:w="0" w:type="auto"/>
            <w:hideMark/>
          </w:tcPr>
          <w:p w14:paraId="165C767D" w14:textId="12FB6A19" w:rsidR="00311D9D" w:rsidRPr="000E1D66" w:rsidDel="00F81EBA" w:rsidRDefault="00311D9D" w:rsidP="000E1D66">
            <w:pPr>
              <w:pStyle w:val="Body"/>
              <w:ind w:left="0"/>
              <w:rPr>
                <w:del w:id="2272" w:author="Jeff Pitzen" w:date="2025-12-10T12:39:00Z" w16du:dateUtc="2025-12-10T17:39:00Z"/>
              </w:rPr>
            </w:pPr>
            <w:del w:id="2273" w:author="Jeff Pitzen" w:date="2025-12-10T12:39:00Z" w16du:dateUtc="2025-12-10T17:39:00Z">
              <w:r w:rsidRPr="000E1D66" w:rsidDel="00F81EBA">
                <w:delText>Functional</w:delText>
              </w:r>
              <w:bookmarkStart w:id="2274" w:name="_Toc216514565"/>
              <w:bookmarkEnd w:id="2274"/>
            </w:del>
          </w:p>
        </w:tc>
        <w:bookmarkStart w:id="2275" w:name="_Toc216514566"/>
        <w:bookmarkEnd w:id="2275"/>
      </w:tr>
      <w:tr w:rsidR="00311D9D" w:rsidRPr="009931D7" w:rsidDel="00F81EBA" w14:paraId="42C4F359" w14:textId="449EC2EC" w:rsidTr="6D422929">
        <w:tblPrEx>
          <w:tblW w:w="0" w:type="auto"/>
          <w:tblInd w:w="715" w:type="dxa"/>
          <w:tblPrExChange w:id="2276" w:author="Angela Kovach" w:date="2025-11-24T18:40:00Z">
            <w:tblPrEx>
              <w:tblW w:w="0" w:type="auto"/>
              <w:tblInd w:w="715" w:type="dxa"/>
            </w:tblPrEx>
          </w:tblPrExChange>
        </w:tblPrEx>
        <w:trPr>
          <w:cantSplit/>
          <w:trHeight w:val="765"/>
          <w:del w:id="2277" w:author="Jeff Pitzen" w:date="2025-12-10T12:39:00Z" w16du:dateUtc="2025-12-10T17:39:00Z"/>
        </w:trPr>
        <w:tc>
          <w:tcPr>
            <w:tcW w:w="2250" w:type="dxa"/>
            <w:hideMark/>
            <w:tcPrChange w:id="2278" w:author="Angela Kovach" w:date="2025-11-24T18:40:00Z">
              <w:tcPr>
                <w:tcW w:w="2250" w:type="dxa"/>
                <w:hideMark/>
              </w:tcPr>
            </w:tcPrChange>
          </w:tcPr>
          <w:p w14:paraId="7A59E102" w14:textId="3AE62B11" w:rsidR="00311D9D" w:rsidRPr="00D23690" w:rsidDel="00F81EBA" w:rsidRDefault="00311D9D" w:rsidP="000E1D66">
            <w:pPr>
              <w:pStyle w:val="Body"/>
              <w:ind w:left="0"/>
              <w:rPr>
                <w:del w:id="2279" w:author="Jeff Pitzen" w:date="2025-12-10T12:39:00Z" w16du:dateUtc="2025-12-10T17:39:00Z"/>
                <w:b/>
                <w:bCs/>
              </w:rPr>
            </w:pPr>
            <w:del w:id="2280" w:author="Jeff Pitzen" w:date="2025-12-10T12:39:00Z" w16du:dateUtc="2025-12-10T17:39:00Z">
              <w:r w:rsidRPr="00D23690" w:rsidDel="00F81EBA">
                <w:rPr>
                  <w:b/>
                  <w:bCs/>
                </w:rPr>
                <w:delText>CD/Deployment</w:delText>
              </w:r>
              <w:bookmarkStart w:id="2281" w:name="_Toc216514567"/>
              <w:bookmarkEnd w:id="2281"/>
            </w:del>
          </w:p>
        </w:tc>
        <w:tc>
          <w:tcPr>
            <w:tcW w:w="3970" w:type="dxa"/>
            <w:hideMark/>
            <w:tcPrChange w:id="2282" w:author="Angela Kovach" w:date="2025-11-24T18:40:00Z">
              <w:tcPr>
                <w:tcW w:w="3970" w:type="dxa"/>
                <w:hideMark/>
              </w:tcPr>
            </w:tcPrChange>
          </w:tcPr>
          <w:p w14:paraId="6519F0C0" w14:textId="7BF52877" w:rsidR="00311D9D" w:rsidRPr="000E1D66" w:rsidDel="00F81EBA" w:rsidRDefault="00311D9D" w:rsidP="000E1D66">
            <w:pPr>
              <w:pStyle w:val="Body"/>
              <w:ind w:left="0"/>
              <w:rPr>
                <w:del w:id="2283" w:author="Jeff Pitzen" w:date="2025-12-10T12:39:00Z" w16du:dateUtc="2025-12-10T17:39:00Z"/>
              </w:rPr>
            </w:pPr>
            <w:del w:id="2284" w:author="Jeff Pitzen" w:date="2025-12-10T12:39:00Z" w16du:dateUtc="2025-12-10T17:39:00Z">
              <w:r w:rsidRPr="000E1D66" w:rsidDel="00F81EBA">
                <w:delText>ArgoCD or kubectl rollout via IAM auth</w:delText>
              </w:r>
              <w:bookmarkStart w:id="2285" w:name="_Toc216514568"/>
              <w:bookmarkEnd w:id="2285"/>
            </w:del>
          </w:p>
        </w:tc>
        <w:tc>
          <w:tcPr>
            <w:tcW w:w="0" w:type="auto"/>
            <w:hideMark/>
            <w:tcPrChange w:id="2286" w:author="Angela Kovach" w:date="2025-11-24T18:40:00Z">
              <w:tcPr>
                <w:tcW w:w="3855" w:type="dxa"/>
                <w:hideMark/>
              </w:tcPr>
            </w:tcPrChange>
          </w:tcPr>
          <w:p w14:paraId="2F35ECAA" w14:textId="30FF1393" w:rsidR="00311D9D" w:rsidRPr="000E1D66" w:rsidDel="00F81EBA" w:rsidRDefault="00311D9D" w:rsidP="000E1D66">
            <w:pPr>
              <w:pStyle w:val="Body"/>
              <w:ind w:left="0"/>
              <w:rPr>
                <w:del w:id="2287" w:author="Jeff Pitzen" w:date="2025-12-10T12:39:00Z" w16du:dateUtc="2025-12-10T17:39:00Z"/>
              </w:rPr>
            </w:pPr>
            <w:del w:id="2288" w:author="Jeff Pitzen" w:date="2025-12-10T12:39:00Z" w16du:dateUtc="2025-12-10T17:39:00Z">
              <w:r w:rsidRPr="000E1D66" w:rsidDel="00F81EBA">
                <w:delText>Needs Game Warden ArgoCD with PKI SSO</w:delText>
              </w:r>
              <w:bookmarkStart w:id="2289" w:name="_Toc216514569"/>
              <w:bookmarkEnd w:id="2289"/>
            </w:del>
          </w:p>
        </w:tc>
        <w:bookmarkStart w:id="2290" w:name="_Toc216514570"/>
        <w:bookmarkEnd w:id="2290"/>
      </w:tr>
      <w:tr w:rsidR="00311D9D" w:rsidRPr="009931D7" w:rsidDel="00F81EBA" w14:paraId="413F6F92" w14:textId="39B51728" w:rsidTr="6D422929">
        <w:trPr>
          <w:cantSplit/>
          <w:del w:id="2291" w:author="Jeff Pitzen" w:date="2025-12-10T12:39:00Z" w16du:dateUtc="2025-12-10T17:39:00Z"/>
        </w:trPr>
        <w:tc>
          <w:tcPr>
            <w:tcW w:w="2250" w:type="dxa"/>
            <w:hideMark/>
          </w:tcPr>
          <w:p w14:paraId="18B88303" w14:textId="77102D50" w:rsidR="00311D9D" w:rsidRPr="00D23690" w:rsidDel="00F81EBA" w:rsidRDefault="00311D9D" w:rsidP="000E1D66">
            <w:pPr>
              <w:pStyle w:val="Body"/>
              <w:ind w:left="0"/>
              <w:rPr>
                <w:del w:id="2292" w:author="Jeff Pitzen" w:date="2025-12-10T12:39:00Z" w16du:dateUtc="2025-12-10T17:39:00Z"/>
                <w:b/>
                <w:bCs/>
              </w:rPr>
            </w:pPr>
            <w:del w:id="2293" w:author="Jeff Pitzen" w:date="2025-12-10T12:39:00Z" w16du:dateUtc="2025-12-10T17:39:00Z">
              <w:r w:rsidRPr="00D23690" w:rsidDel="00F81EBA">
                <w:rPr>
                  <w:b/>
                  <w:bCs/>
                </w:rPr>
                <w:delText>Access Control</w:delText>
              </w:r>
              <w:bookmarkStart w:id="2294" w:name="_Toc216514571"/>
              <w:bookmarkEnd w:id="2294"/>
            </w:del>
          </w:p>
        </w:tc>
        <w:tc>
          <w:tcPr>
            <w:tcW w:w="3970" w:type="dxa"/>
            <w:hideMark/>
          </w:tcPr>
          <w:p w14:paraId="7986D038" w14:textId="28AB0031" w:rsidR="00311D9D" w:rsidRPr="000E1D66" w:rsidDel="00F81EBA" w:rsidRDefault="00311D9D" w:rsidP="000E1D66">
            <w:pPr>
              <w:pStyle w:val="Body"/>
              <w:ind w:left="0"/>
              <w:rPr>
                <w:del w:id="2295" w:author="Jeff Pitzen" w:date="2025-12-10T12:39:00Z" w16du:dateUtc="2025-12-10T17:39:00Z"/>
              </w:rPr>
            </w:pPr>
            <w:del w:id="2296" w:author="Jeff Pitzen" w:date="2025-12-10T12:39:00Z" w16du:dateUtc="2025-12-10T17:39:00Z">
              <w:r w:rsidRPr="000E1D66" w:rsidDel="00F81EBA">
                <w:delText>AWS IAM users and kubeconfig tokens</w:delText>
              </w:r>
              <w:bookmarkStart w:id="2297" w:name="_Toc216514572"/>
              <w:bookmarkEnd w:id="2297"/>
            </w:del>
          </w:p>
        </w:tc>
        <w:tc>
          <w:tcPr>
            <w:tcW w:w="0" w:type="auto"/>
            <w:hideMark/>
          </w:tcPr>
          <w:p w14:paraId="43EEF525" w14:textId="1DC2153A" w:rsidR="00311D9D" w:rsidRPr="000E1D66" w:rsidDel="00F81EBA" w:rsidRDefault="00311D9D" w:rsidP="000E1D66">
            <w:pPr>
              <w:pStyle w:val="Body"/>
              <w:ind w:left="0"/>
              <w:rPr>
                <w:del w:id="2298" w:author="Jeff Pitzen" w:date="2025-12-10T12:39:00Z" w16du:dateUtc="2025-12-10T17:39:00Z"/>
              </w:rPr>
            </w:pPr>
            <w:del w:id="2299" w:author="Jeff Pitzen" w:date="2025-12-10T12:39:00Z" w16du:dateUtc="2025-12-10T17:39:00Z">
              <w:r w:rsidRPr="000E1D66" w:rsidDel="00F81EBA">
                <w:delText>No PKI/CAC integration</w:delText>
              </w:r>
              <w:bookmarkStart w:id="2300" w:name="_Toc216514573"/>
              <w:bookmarkEnd w:id="2300"/>
            </w:del>
          </w:p>
        </w:tc>
        <w:bookmarkStart w:id="2301" w:name="_Toc216514574"/>
        <w:bookmarkEnd w:id="2301"/>
      </w:tr>
      <w:tr w:rsidR="00311D9D" w:rsidRPr="009931D7" w:rsidDel="00F81EBA" w14:paraId="4A26193C" w14:textId="0BE392D3" w:rsidTr="6D422929">
        <w:trPr>
          <w:cantSplit/>
          <w:del w:id="2302" w:author="Jeff Pitzen" w:date="2025-12-10T12:39:00Z" w16du:dateUtc="2025-12-10T17:39:00Z"/>
        </w:trPr>
        <w:tc>
          <w:tcPr>
            <w:tcW w:w="2250" w:type="dxa"/>
            <w:hideMark/>
          </w:tcPr>
          <w:p w14:paraId="39A819CB" w14:textId="6425781A" w:rsidR="00311D9D" w:rsidRPr="00D23690" w:rsidDel="00F81EBA" w:rsidRDefault="00311D9D" w:rsidP="000E1D66">
            <w:pPr>
              <w:pStyle w:val="Body"/>
              <w:ind w:left="0"/>
              <w:rPr>
                <w:del w:id="2303" w:author="Jeff Pitzen" w:date="2025-12-10T12:39:00Z" w16du:dateUtc="2025-12-10T17:39:00Z"/>
                <w:b/>
                <w:bCs/>
              </w:rPr>
            </w:pPr>
            <w:del w:id="2304" w:author="Jeff Pitzen" w:date="2025-12-10T12:39:00Z" w16du:dateUtc="2025-12-10T17:39:00Z">
              <w:r w:rsidRPr="00D23690" w:rsidDel="00F81EBA">
                <w:rPr>
                  <w:b/>
                  <w:bCs/>
                </w:rPr>
                <w:delText>Security Scanning</w:delText>
              </w:r>
              <w:bookmarkStart w:id="2305" w:name="_Toc216514575"/>
              <w:bookmarkEnd w:id="2305"/>
            </w:del>
          </w:p>
        </w:tc>
        <w:tc>
          <w:tcPr>
            <w:tcW w:w="3970" w:type="dxa"/>
            <w:hideMark/>
          </w:tcPr>
          <w:p w14:paraId="00F24DDA" w14:textId="3F7EDDB6" w:rsidR="00311D9D" w:rsidRPr="000E1D66" w:rsidDel="00F81EBA" w:rsidRDefault="00311D9D" w:rsidP="000E1D66">
            <w:pPr>
              <w:pStyle w:val="Body"/>
              <w:ind w:left="0"/>
              <w:rPr>
                <w:del w:id="2306" w:author="Jeff Pitzen" w:date="2025-12-10T12:39:00Z" w16du:dateUtc="2025-12-10T17:39:00Z"/>
              </w:rPr>
            </w:pPr>
            <w:del w:id="2307" w:author="Jeff Pitzen" w:date="2025-12-10T12:39:00Z" w16du:dateUtc="2025-12-10T17:39:00Z">
              <w:r w:rsidRPr="000E1D66" w:rsidDel="00F81EBA">
                <w:delText>Trivy or manual scans (ad hoc)</w:delText>
              </w:r>
              <w:bookmarkStart w:id="2308" w:name="_Toc216514576"/>
              <w:bookmarkEnd w:id="2308"/>
            </w:del>
          </w:p>
        </w:tc>
        <w:tc>
          <w:tcPr>
            <w:tcW w:w="0" w:type="auto"/>
            <w:hideMark/>
          </w:tcPr>
          <w:p w14:paraId="6AA15426" w14:textId="50CAB737" w:rsidR="00311D9D" w:rsidRPr="000E1D66" w:rsidDel="00F81EBA" w:rsidRDefault="00311D9D" w:rsidP="000E1D66">
            <w:pPr>
              <w:pStyle w:val="Body"/>
              <w:ind w:left="0"/>
              <w:rPr>
                <w:del w:id="2309" w:author="Jeff Pitzen" w:date="2025-12-10T12:39:00Z" w16du:dateUtc="2025-12-10T17:39:00Z"/>
              </w:rPr>
            </w:pPr>
            <w:del w:id="2310" w:author="Jeff Pitzen" w:date="2025-12-10T12:39:00Z" w16du:dateUtc="2025-12-10T17:39:00Z">
              <w:r w:rsidRPr="000E1D66" w:rsidDel="00F81EBA">
                <w:delText>Game Warden Scan Lab required</w:delText>
              </w:r>
              <w:bookmarkStart w:id="2311" w:name="_Toc216514577"/>
              <w:bookmarkEnd w:id="2311"/>
            </w:del>
          </w:p>
        </w:tc>
        <w:bookmarkStart w:id="2312" w:name="_Toc216514578"/>
        <w:bookmarkEnd w:id="2312"/>
      </w:tr>
      <w:tr w:rsidR="00311D9D" w:rsidRPr="009931D7" w:rsidDel="00F81EBA" w14:paraId="01DA15AA" w14:textId="2850DE44" w:rsidTr="6D422929">
        <w:trPr>
          <w:cantSplit/>
          <w:del w:id="2313" w:author="Jeff Pitzen" w:date="2025-12-10T12:39:00Z" w16du:dateUtc="2025-12-10T17:39:00Z"/>
        </w:trPr>
        <w:tc>
          <w:tcPr>
            <w:tcW w:w="2250" w:type="dxa"/>
            <w:hideMark/>
          </w:tcPr>
          <w:p w14:paraId="32A2F986" w14:textId="554DA9F8" w:rsidR="00311D9D" w:rsidRPr="00D23690" w:rsidDel="00F81EBA" w:rsidRDefault="00311D9D" w:rsidP="000E1D66">
            <w:pPr>
              <w:pStyle w:val="Body"/>
              <w:ind w:left="0"/>
              <w:rPr>
                <w:del w:id="2314" w:author="Jeff Pitzen" w:date="2025-12-10T12:39:00Z" w16du:dateUtc="2025-12-10T17:39:00Z"/>
                <w:b/>
                <w:bCs/>
              </w:rPr>
            </w:pPr>
            <w:del w:id="2315" w:author="Jeff Pitzen" w:date="2025-12-10T12:39:00Z" w16du:dateUtc="2025-12-10T17:39:00Z">
              <w:r w:rsidRPr="00D23690" w:rsidDel="00F81EBA">
                <w:rPr>
                  <w:b/>
                  <w:bCs/>
                </w:rPr>
                <w:delText>Environment Classification</w:delText>
              </w:r>
              <w:bookmarkStart w:id="2316" w:name="_Toc216514579"/>
              <w:bookmarkEnd w:id="2316"/>
            </w:del>
          </w:p>
        </w:tc>
        <w:tc>
          <w:tcPr>
            <w:tcW w:w="3970" w:type="dxa"/>
            <w:hideMark/>
          </w:tcPr>
          <w:p w14:paraId="314B64A5" w14:textId="510D992A" w:rsidR="00311D9D" w:rsidRPr="000E1D66" w:rsidDel="00F81EBA" w:rsidRDefault="00311D9D" w:rsidP="000E1D66">
            <w:pPr>
              <w:pStyle w:val="Body"/>
              <w:ind w:left="0"/>
              <w:rPr>
                <w:del w:id="2317" w:author="Jeff Pitzen" w:date="2025-12-10T12:39:00Z" w16du:dateUtc="2025-12-10T17:39:00Z"/>
              </w:rPr>
            </w:pPr>
            <w:del w:id="2318" w:author="Jeff Pitzen" w:date="2025-12-10T12:39:00Z" w16du:dateUtc="2025-12-10T17:39:00Z">
              <w:r w:rsidRPr="000E1D66" w:rsidDel="00F81EBA">
                <w:delText>Commercial IL2 equivalent</w:delText>
              </w:r>
              <w:bookmarkStart w:id="2319" w:name="_Toc216514580"/>
              <w:bookmarkEnd w:id="2319"/>
            </w:del>
          </w:p>
        </w:tc>
        <w:tc>
          <w:tcPr>
            <w:tcW w:w="0" w:type="auto"/>
            <w:hideMark/>
          </w:tcPr>
          <w:p w14:paraId="3460D50D" w14:textId="208EFB71" w:rsidR="00311D9D" w:rsidRPr="000E1D66" w:rsidDel="00F81EBA" w:rsidRDefault="00311D9D" w:rsidP="000E1D66">
            <w:pPr>
              <w:pStyle w:val="Body"/>
              <w:ind w:left="0"/>
              <w:rPr>
                <w:del w:id="2320" w:author="Jeff Pitzen" w:date="2025-12-10T12:39:00Z" w16du:dateUtc="2025-12-10T17:39:00Z"/>
              </w:rPr>
            </w:pPr>
            <w:del w:id="2321" w:author="Jeff Pitzen" w:date="2025-12-10T12:39:00Z" w16du:dateUtc="2025-12-10T17:39:00Z">
              <w:r w:rsidRPr="000E1D66" w:rsidDel="00F81EBA">
                <w:delText>Acceptable for DEV; PRD → IL4/5 migration needed</w:delText>
              </w:r>
              <w:bookmarkStart w:id="2322" w:name="_Toc216514581"/>
              <w:bookmarkEnd w:id="2322"/>
            </w:del>
          </w:p>
        </w:tc>
        <w:bookmarkStart w:id="2323" w:name="_Toc216514582"/>
        <w:bookmarkEnd w:id="2323"/>
      </w:tr>
    </w:tbl>
    <w:p w14:paraId="4277AFD1" w14:textId="5B945C3C" w:rsidR="00311D9D" w:rsidRPr="000E1D66" w:rsidDel="00F81EBA" w:rsidRDefault="00311D9D" w:rsidP="008246B7">
      <w:pPr>
        <w:pStyle w:val="Heading3"/>
        <w:rPr>
          <w:del w:id="2324" w:author="Jeff Pitzen" w:date="2025-12-10T12:39:00Z" w16du:dateUtc="2025-12-10T17:39:00Z"/>
          <w:rStyle w:val="Strong"/>
          <w:b/>
          <w:bCs/>
        </w:rPr>
      </w:pPr>
      <w:bookmarkStart w:id="2325" w:name="_Toc213425415"/>
      <w:bookmarkStart w:id="2326" w:name="_Ref213914934"/>
      <w:del w:id="2327" w:author="Jeff Pitzen" w:date="2025-12-10T12:39:00Z" w16du:dateUtc="2025-12-10T17:39:00Z">
        <w:r w:rsidRPr="000E1D66" w:rsidDel="00F81EBA">
          <w:rPr>
            <w:rStyle w:val="Strong"/>
            <w:b/>
            <w:bCs/>
          </w:rPr>
          <w:delText>Gap Analysis</w:delText>
        </w:r>
        <w:bookmarkStart w:id="2328" w:name="_Toc216514583"/>
        <w:bookmarkEnd w:id="2325"/>
        <w:bookmarkEnd w:id="2326"/>
        <w:bookmarkEnd w:id="2328"/>
      </w:del>
    </w:p>
    <w:tbl>
      <w:tblPr>
        <w:tblStyle w:val="TableGrid"/>
        <w:tblW w:w="0" w:type="auto"/>
        <w:tblInd w:w="805" w:type="dxa"/>
        <w:tblLook w:val="04A0" w:firstRow="1" w:lastRow="0" w:firstColumn="1" w:lastColumn="0" w:noHBand="0" w:noVBand="1"/>
      </w:tblPr>
      <w:tblGrid>
        <w:gridCol w:w="1980"/>
        <w:gridCol w:w="2704"/>
        <w:gridCol w:w="5301"/>
      </w:tblGrid>
      <w:tr w:rsidR="00311D9D" w:rsidRPr="000F5454" w:rsidDel="00F81EBA" w14:paraId="209F384A" w14:textId="391463B1" w:rsidTr="00D23690">
        <w:trPr>
          <w:cantSplit/>
          <w:tblHeader/>
          <w:del w:id="2329" w:author="Jeff Pitzen" w:date="2025-12-10T12:39:00Z" w16du:dateUtc="2025-12-10T17:39:00Z"/>
        </w:trPr>
        <w:tc>
          <w:tcPr>
            <w:tcW w:w="1980" w:type="dxa"/>
            <w:shd w:val="pct15" w:color="auto" w:fill="auto"/>
            <w:hideMark/>
          </w:tcPr>
          <w:p w14:paraId="04A0C5BD" w14:textId="449A280D" w:rsidR="00311D9D" w:rsidRPr="002A11FA" w:rsidDel="00F81EBA" w:rsidRDefault="00311D9D" w:rsidP="00772968">
            <w:pPr>
              <w:pStyle w:val="Body"/>
              <w:keepNext/>
              <w:keepLines/>
              <w:ind w:left="29" w:right="29"/>
              <w:mirrorIndents/>
              <w:jc w:val="center"/>
              <w:rPr>
                <w:del w:id="2330" w:author="Jeff Pitzen" w:date="2025-12-10T12:39:00Z" w16du:dateUtc="2025-12-10T17:39:00Z"/>
                <w:b/>
                <w:bCs/>
                <w:lang w:val="en-IN" w:eastAsia="en-IN"/>
              </w:rPr>
            </w:pPr>
            <w:del w:id="2331" w:author="Jeff Pitzen" w:date="2025-12-10T12:39:00Z" w16du:dateUtc="2025-12-10T17:39:00Z">
              <w:r w:rsidRPr="002A11FA" w:rsidDel="00F81EBA">
                <w:rPr>
                  <w:b/>
                  <w:bCs/>
                  <w:lang w:val="en-IN" w:eastAsia="en-IN"/>
                </w:rPr>
                <w:delText>Category</w:delText>
              </w:r>
              <w:bookmarkStart w:id="2332" w:name="_Toc216514584"/>
              <w:bookmarkEnd w:id="2332"/>
            </w:del>
          </w:p>
        </w:tc>
        <w:tc>
          <w:tcPr>
            <w:tcW w:w="2704" w:type="dxa"/>
            <w:shd w:val="pct15" w:color="auto" w:fill="auto"/>
            <w:hideMark/>
          </w:tcPr>
          <w:p w14:paraId="26CE8AD9" w14:textId="23736B7B" w:rsidR="00311D9D" w:rsidRPr="002A11FA" w:rsidDel="00F81EBA" w:rsidRDefault="00311D9D" w:rsidP="00772968">
            <w:pPr>
              <w:pStyle w:val="Body"/>
              <w:keepNext/>
              <w:keepLines/>
              <w:ind w:left="29" w:right="29"/>
              <w:mirrorIndents/>
              <w:jc w:val="center"/>
              <w:rPr>
                <w:del w:id="2333" w:author="Jeff Pitzen" w:date="2025-12-10T12:39:00Z" w16du:dateUtc="2025-12-10T17:39:00Z"/>
                <w:b/>
                <w:bCs/>
                <w:lang w:val="en-IN" w:eastAsia="en-IN"/>
              </w:rPr>
            </w:pPr>
            <w:del w:id="2334" w:author="Jeff Pitzen" w:date="2025-12-10T12:39:00Z" w16du:dateUtc="2025-12-10T17:39:00Z">
              <w:r w:rsidRPr="002A11FA" w:rsidDel="00F81EBA">
                <w:rPr>
                  <w:b/>
                  <w:bCs/>
                  <w:lang w:val="en-IN" w:eastAsia="en-IN"/>
                </w:rPr>
                <w:delText>Present State</w:delText>
              </w:r>
              <w:bookmarkStart w:id="2335" w:name="_Toc216514585"/>
              <w:bookmarkEnd w:id="2335"/>
            </w:del>
          </w:p>
        </w:tc>
        <w:tc>
          <w:tcPr>
            <w:tcW w:w="0" w:type="auto"/>
            <w:shd w:val="pct15" w:color="auto" w:fill="auto"/>
            <w:hideMark/>
          </w:tcPr>
          <w:p w14:paraId="5CB18098" w14:textId="79B53DE5" w:rsidR="00311D9D" w:rsidRPr="002A11FA" w:rsidDel="00F81EBA" w:rsidRDefault="00311D9D" w:rsidP="00772968">
            <w:pPr>
              <w:pStyle w:val="Body"/>
              <w:keepNext/>
              <w:keepLines/>
              <w:ind w:left="29" w:right="29"/>
              <w:mirrorIndents/>
              <w:jc w:val="center"/>
              <w:rPr>
                <w:del w:id="2336" w:author="Jeff Pitzen" w:date="2025-12-10T12:39:00Z" w16du:dateUtc="2025-12-10T17:39:00Z"/>
                <w:b/>
                <w:bCs/>
                <w:lang w:val="en-IN" w:eastAsia="en-IN"/>
              </w:rPr>
            </w:pPr>
            <w:del w:id="2337" w:author="Jeff Pitzen" w:date="2025-12-10T12:39:00Z" w16du:dateUtc="2025-12-10T17:39:00Z">
              <w:r w:rsidRPr="002A11FA" w:rsidDel="00F81EBA">
                <w:rPr>
                  <w:b/>
                  <w:bCs/>
                  <w:lang w:val="en-IN" w:eastAsia="en-IN"/>
                </w:rPr>
                <w:delText>Missing / Action Needed</w:delText>
              </w:r>
              <w:bookmarkStart w:id="2338" w:name="_Toc216514586"/>
              <w:bookmarkEnd w:id="2338"/>
            </w:del>
          </w:p>
        </w:tc>
        <w:bookmarkStart w:id="2339" w:name="_Toc216514587"/>
        <w:bookmarkEnd w:id="2339"/>
      </w:tr>
      <w:tr w:rsidR="00311D9D" w:rsidRPr="000F5454" w:rsidDel="00F81EBA" w14:paraId="60B0217B" w14:textId="6255B6FD" w:rsidTr="00D23690">
        <w:trPr>
          <w:cantSplit/>
          <w:del w:id="2340" w:author="Jeff Pitzen" w:date="2025-12-10T12:39:00Z" w16du:dateUtc="2025-12-10T17:39:00Z"/>
        </w:trPr>
        <w:tc>
          <w:tcPr>
            <w:tcW w:w="1980" w:type="dxa"/>
            <w:hideMark/>
          </w:tcPr>
          <w:p w14:paraId="173F2608" w14:textId="0A48E24F" w:rsidR="00311D9D" w:rsidRPr="008A432C" w:rsidDel="00F81EBA" w:rsidRDefault="00311D9D" w:rsidP="00772968">
            <w:pPr>
              <w:pStyle w:val="Body"/>
              <w:keepNext/>
              <w:keepLines/>
              <w:ind w:left="29" w:right="29"/>
              <w:mirrorIndents/>
              <w:rPr>
                <w:del w:id="2341" w:author="Jeff Pitzen" w:date="2025-12-10T12:39:00Z" w16du:dateUtc="2025-12-10T17:39:00Z"/>
                <w:b/>
                <w:bCs/>
                <w:lang w:val="en-IN" w:eastAsia="en-IN"/>
              </w:rPr>
            </w:pPr>
            <w:del w:id="2342" w:author="Jeff Pitzen" w:date="2025-12-10T12:39:00Z" w16du:dateUtc="2025-12-10T17:39:00Z">
              <w:r w:rsidRPr="008A432C" w:rsidDel="00F81EBA">
                <w:rPr>
                  <w:b/>
                  <w:bCs/>
                  <w:lang w:val="en-IN" w:eastAsia="en-IN"/>
                </w:rPr>
                <w:delText>Base Images</w:delText>
              </w:r>
              <w:bookmarkStart w:id="2343" w:name="_Toc216514588"/>
              <w:bookmarkEnd w:id="2343"/>
            </w:del>
          </w:p>
        </w:tc>
        <w:tc>
          <w:tcPr>
            <w:tcW w:w="2704" w:type="dxa"/>
            <w:hideMark/>
          </w:tcPr>
          <w:p w14:paraId="6CA2CEC1" w14:textId="160BF55A" w:rsidR="00311D9D" w:rsidRPr="000F5454" w:rsidDel="00F81EBA" w:rsidRDefault="00311D9D" w:rsidP="00772968">
            <w:pPr>
              <w:pStyle w:val="Body"/>
              <w:keepNext/>
              <w:keepLines/>
              <w:ind w:left="29" w:right="29"/>
              <w:mirrorIndents/>
              <w:rPr>
                <w:del w:id="2344" w:author="Jeff Pitzen" w:date="2025-12-10T12:39:00Z" w16du:dateUtc="2025-12-10T17:39:00Z"/>
                <w:lang w:val="en-IN" w:eastAsia="en-IN"/>
              </w:rPr>
            </w:pPr>
            <w:del w:id="2345" w:author="Jeff Pitzen" w:date="2025-12-10T12:39:00Z" w16du:dateUtc="2025-12-10T17:39:00Z">
              <w:r w:rsidRPr="000F5454" w:rsidDel="00F81EBA">
                <w:rPr>
                  <w:lang w:val="en-IN" w:eastAsia="en-IN"/>
                </w:rPr>
                <w:delText>Custom Dockerfile (Ubuntu/Alpine)</w:delText>
              </w:r>
              <w:bookmarkStart w:id="2346" w:name="_Toc216514589"/>
              <w:bookmarkEnd w:id="2346"/>
            </w:del>
          </w:p>
        </w:tc>
        <w:tc>
          <w:tcPr>
            <w:tcW w:w="0" w:type="auto"/>
            <w:hideMark/>
          </w:tcPr>
          <w:p w14:paraId="3CE2B7C0" w14:textId="472E9D4F" w:rsidR="00311D9D" w:rsidRPr="000F5454" w:rsidDel="00F81EBA" w:rsidRDefault="00311D9D" w:rsidP="00772968">
            <w:pPr>
              <w:pStyle w:val="Body"/>
              <w:keepNext/>
              <w:keepLines/>
              <w:ind w:left="29" w:right="29"/>
              <w:mirrorIndents/>
              <w:rPr>
                <w:del w:id="2347" w:author="Jeff Pitzen" w:date="2025-12-10T12:39:00Z" w16du:dateUtc="2025-12-10T17:39:00Z"/>
                <w:lang w:val="en-IN" w:eastAsia="en-IN"/>
              </w:rPr>
            </w:pPr>
            <w:del w:id="2348" w:author="Jeff Pitzen" w:date="2025-12-10T12:39:00Z" w16du:dateUtc="2025-12-10T17:39:00Z">
              <w:r w:rsidRPr="000F5454" w:rsidDel="00F81EBA">
                <w:rPr>
                  <w:lang w:val="en-IN" w:eastAsia="en-IN"/>
                </w:rPr>
                <w:delText>Migrate to Iron Bank / Chainguard base</w:delText>
              </w:r>
              <w:bookmarkStart w:id="2349" w:name="_Toc216514590"/>
              <w:bookmarkEnd w:id="2349"/>
            </w:del>
          </w:p>
        </w:tc>
        <w:bookmarkStart w:id="2350" w:name="_Toc216514591"/>
        <w:bookmarkEnd w:id="2350"/>
      </w:tr>
      <w:tr w:rsidR="00311D9D" w:rsidRPr="000F5454" w:rsidDel="00F81EBA" w14:paraId="12FA2AED" w14:textId="46250457" w:rsidTr="00D23690">
        <w:trPr>
          <w:cantSplit/>
          <w:del w:id="2351" w:author="Jeff Pitzen" w:date="2025-12-10T12:39:00Z" w16du:dateUtc="2025-12-10T17:39:00Z"/>
        </w:trPr>
        <w:tc>
          <w:tcPr>
            <w:tcW w:w="1980" w:type="dxa"/>
            <w:hideMark/>
          </w:tcPr>
          <w:p w14:paraId="600158A1" w14:textId="4FBA0BF1" w:rsidR="00311D9D" w:rsidRPr="008A432C" w:rsidDel="00F81EBA" w:rsidRDefault="00311D9D" w:rsidP="00772968">
            <w:pPr>
              <w:pStyle w:val="Body"/>
              <w:keepNext/>
              <w:keepLines/>
              <w:ind w:left="29" w:right="29"/>
              <w:mirrorIndents/>
              <w:rPr>
                <w:del w:id="2352" w:author="Jeff Pitzen" w:date="2025-12-10T12:39:00Z" w16du:dateUtc="2025-12-10T17:39:00Z"/>
                <w:b/>
                <w:bCs/>
                <w:lang w:val="en-IN" w:eastAsia="en-IN"/>
              </w:rPr>
            </w:pPr>
            <w:del w:id="2353" w:author="Jeff Pitzen" w:date="2025-12-10T12:39:00Z" w16du:dateUtc="2025-12-10T17:39:00Z">
              <w:r w:rsidRPr="008A432C" w:rsidDel="00F81EBA">
                <w:rPr>
                  <w:b/>
                  <w:bCs/>
                  <w:lang w:val="en-IN" w:eastAsia="en-IN"/>
                </w:rPr>
                <w:delText>Image Repository</w:delText>
              </w:r>
              <w:bookmarkStart w:id="2354" w:name="_Toc216514592"/>
              <w:bookmarkEnd w:id="2354"/>
            </w:del>
          </w:p>
        </w:tc>
        <w:tc>
          <w:tcPr>
            <w:tcW w:w="2704" w:type="dxa"/>
            <w:hideMark/>
          </w:tcPr>
          <w:p w14:paraId="2EB1F660" w14:textId="6ADAB3D0" w:rsidR="00311D9D" w:rsidRPr="000F5454" w:rsidDel="00F81EBA" w:rsidRDefault="00311D9D" w:rsidP="00772968">
            <w:pPr>
              <w:pStyle w:val="Body"/>
              <w:keepNext/>
              <w:keepLines/>
              <w:ind w:left="29" w:right="29"/>
              <w:mirrorIndents/>
              <w:rPr>
                <w:del w:id="2355" w:author="Jeff Pitzen" w:date="2025-12-10T12:39:00Z" w16du:dateUtc="2025-12-10T17:39:00Z"/>
                <w:lang w:val="en-IN" w:eastAsia="en-IN"/>
              </w:rPr>
            </w:pPr>
            <w:del w:id="2356" w:author="Jeff Pitzen" w:date="2025-12-10T12:39:00Z" w16du:dateUtc="2025-12-10T17:39:00Z">
              <w:r w:rsidRPr="000F5454" w:rsidDel="00F81EBA">
                <w:rPr>
                  <w:lang w:val="en-IN" w:eastAsia="en-IN"/>
                </w:rPr>
                <w:delText>AWS ECR</w:delText>
              </w:r>
              <w:bookmarkStart w:id="2357" w:name="_Toc216514593"/>
              <w:bookmarkEnd w:id="2357"/>
            </w:del>
          </w:p>
        </w:tc>
        <w:tc>
          <w:tcPr>
            <w:tcW w:w="0" w:type="auto"/>
            <w:hideMark/>
          </w:tcPr>
          <w:p w14:paraId="7C458B33" w14:textId="70E2C178" w:rsidR="00311D9D" w:rsidRPr="000F5454" w:rsidDel="00F81EBA" w:rsidRDefault="00311D9D" w:rsidP="00772968">
            <w:pPr>
              <w:pStyle w:val="Body"/>
              <w:keepNext/>
              <w:keepLines/>
              <w:ind w:left="29" w:right="29"/>
              <w:mirrorIndents/>
              <w:rPr>
                <w:del w:id="2358" w:author="Jeff Pitzen" w:date="2025-12-10T12:39:00Z" w16du:dateUtc="2025-12-10T17:39:00Z"/>
                <w:lang w:val="en-IN" w:eastAsia="en-IN"/>
              </w:rPr>
            </w:pPr>
            <w:del w:id="2359" w:author="Jeff Pitzen" w:date="2025-12-10T12:39:00Z" w16du:dateUtc="2025-12-10T17:39:00Z">
              <w:r w:rsidRPr="000F5454" w:rsidDel="00F81EBA">
                <w:rPr>
                  <w:lang w:val="en-IN" w:eastAsia="en-IN"/>
                </w:rPr>
                <w:delText>Push to Game Warden Harbor; enable Scan Lab</w:delText>
              </w:r>
              <w:bookmarkStart w:id="2360" w:name="_Toc216514594"/>
              <w:bookmarkEnd w:id="2360"/>
            </w:del>
          </w:p>
        </w:tc>
        <w:bookmarkStart w:id="2361" w:name="_Toc216514595"/>
        <w:bookmarkEnd w:id="2361"/>
      </w:tr>
      <w:tr w:rsidR="00311D9D" w:rsidRPr="000F5454" w:rsidDel="00F81EBA" w14:paraId="1F68CAFF" w14:textId="4645C7D6" w:rsidTr="00D23690">
        <w:trPr>
          <w:cantSplit/>
          <w:del w:id="2362" w:author="Jeff Pitzen" w:date="2025-12-10T12:39:00Z" w16du:dateUtc="2025-12-10T17:39:00Z"/>
        </w:trPr>
        <w:tc>
          <w:tcPr>
            <w:tcW w:w="1980" w:type="dxa"/>
            <w:hideMark/>
          </w:tcPr>
          <w:p w14:paraId="224D8244" w14:textId="2F6674A3" w:rsidR="00311D9D" w:rsidRPr="008A432C" w:rsidDel="00F81EBA" w:rsidRDefault="00311D9D" w:rsidP="00772968">
            <w:pPr>
              <w:pStyle w:val="Body"/>
              <w:keepNext/>
              <w:keepLines/>
              <w:ind w:left="29" w:right="29"/>
              <w:mirrorIndents/>
              <w:rPr>
                <w:del w:id="2363" w:author="Jeff Pitzen" w:date="2025-12-10T12:39:00Z" w16du:dateUtc="2025-12-10T17:39:00Z"/>
                <w:b/>
                <w:bCs/>
                <w:lang w:val="en-IN" w:eastAsia="en-IN"/>
              </w:rPr>
            </w:pPr>
            <w:del w:id="2364" w:author="Jeff Pitzen" w:date="2025-12-10T12:39:00Z" w16du:dateUtc="2025-12-10T17:39:00Z">
              <w:r w:rsidRPr="008A432C" w:rsidDel="00F81EBA">
                <w:rPr>
                  <w:b/>
                  <w:bCs/>
                  <w:lang w:val="en-IN" w:eastAsia="en-IN"/>
                </w:rPr>
                <w:delText>Security Auth</w:delText>
              </w:r>
              <w:bookmarkStart w:id="2365" w:name="_Toc216514596"/>
              <w:bookmarkEnd w:id="2365"/>
            </w:del>
          </w:p>
        </w:tc>
        <w:tc>
          <w:tcPr>
            <w:tcW w:w="2704" w:type="dxa"/>
            <w:hideMark/>
          </w:tcPr>
          <w:p w14:paraId="128B3F13" w14:textId="662A95EA" w:rsidR="00311D9D" w:rsidRPr="000F5454" w:rsidDel="00F81EBA" w:rsidRDefault="00311D9D" w:rsidP="00772968">
            <w:pPr>
              <w:pStyle w:val="Body"/>
              <w:keepNext/>
              <w:keepLines/>
              <w:ind w:left="29" w:right="29"/>
              <w:mirrorIndents/>
              <w:rPr>
                <w:del w:id="2366" w:author="Jeff Pitzen" w:date="2025-12-10T12:39:00Z" w16du:dateUtc="2025-12-10T17:39:00Z"/>
                <w:lang w:val="en-IN" w:eastAsia="en-IN"/>
              </w:rPr>
            </w:pPr>
            <w:del w:id="2367" w:author="Jeff Pitzen" w:date="2025-12-10T12:39:00Z" w16du:dateUtc="2025-12-10T17:39:00Z">
              <w:r w:rsidRPr="000F5454" w:rsidDel="00F81EBA">
                <w:rPr>
                  <w:lang w:val="en-IN" w:eastAsia="en-IN"/>
                </w:rPr>
                <w:delText>AWS IAM / kubeconfig</w:delText>
              </w:r>
              <w:bookmarkStart w:id="2368" w:name="_Toc216514597"/>
              <w:bookmarkEnd w:id="2368"/>
            </w:del>
          </w:p>
        </w:tc>
        <w:tc>
          <w:tcPr>
            <w:tcW w:w="0" w:type="auto"/>
            <w:hideMark/>
          </w:tcPr>
          <w:p w14:paraId="02FF839D" w14:textId="0A144272" w:rsidR="00311D9D" w:rsidRPr="000F5454" w:rsidDel="00F81EBA" w:rsidRDefault="00311D9D" w:rsidP="00772968">
            <w:pPr>
              <w:pStyle w:val="Body"/>
              <w:keepNext/>
              <w:keepLines/>
              <w:ind w:left="29" w:right="29"/>
              <w:mirrorIndents/>
              <w:rPr>
                <w:del w:id="2369" w:author="Jeff Pitzen" w:date="2025-12-10T12:39:00Z" w16du:dateUtc="2025-12-10T17:39:00Z"/>
                <w:lang w:val="en-IN" w:eastAsia="en-IN"/>
              </w:rPr>
            </w:pPr>
            <w:del w:id="2370" w:author="Jeff Pitzen" w:date="2025-12-10T12:39:00Z" w16du:dateUtc="2025-12-10T17:39:00Z">
              <w:r w:rsidRPr="000F5454" w:rsidDel="00F81EBA">
                <w:rPr>
                  <w:lang w:val="en-IN" w:eastAsia="en-IN"/>
                </w:rPr>
                <w:delText>Adopt P</w:delText>
              </w:r>
              <w:r w:rsidDel="00F81EBA">
                <w:rPr>
                  <w:lang w:val="en-IN" w:eastAsia="en-IN"/>
                </w:rPr>
                <w:delText>latform One</w:delText>
              </w:r>
              <w:bookmarkStart w:id="2371" w:name="_Toc216514598"/>
              <w:bookmarkEnd w:id="2371"/>
            </w:del>
          </w:p>
        </w:tc>
        <w:bookmarkStart w:id="2372" w:name="_Toc216514599"/>
        <w:bookmarkEnd w:id="2372"/>
      </w:tr>
      <w:tr w:rsidR="00311D9D" w:rsidRPr="000F5454" w:rsidDel="00F81EBA" w14:paraId="28DADAFB" w14:textId="1389B3FE" w:rsidTr="00D23690">
        <w:trPr>
          <w:cantSplit/>
          <w:del w:id="2373" w:author="Jeff Pitzen" w:date="2025-12-10T12:39:00Z" w16du:dateUtc="2025-12-10T17:39:00Z"/>
        </w:trPr>
        <w:tc>
          <w:tcPr>
            <w:tcW w:w="1980" w:type="dxa"/>
            <w:hideMark/>
          </w:tcPr>
          <w:p w14:paraId="12404B85" w14:textId="4DC032AC" w:rsidR="00311D9D" w:rsidRPr="008A432C" w:rsidDel="00F81EBA" w:rsidRDefault="00311D9D" w:rsidP="00772968">
            <w:pPr>
              <w:pStyle w:val="Body"/>
              <w:keepNext/>
              <w:keepLines/>
              <w:ind w:left="29" w:right="29"/>
              <w:mirrorIndents/>
              <w:rPr>
                <w:del w:id="2374" w:author="Jeff Pitzen" w:date="2025-12-10T12:39:00Z" w16du:dateUtc="2025-12-10T17:39:00Z"/>
                <w:b/>
                <w:bCs/>
                <w:lang w:val="en-IN" w:eastAsia="en-IN"/>
              </w:rPr>
            </w:pPr>
            <w:del w:id="2375" w:author="Jeff Pitzen" w:date="2025-12-10T12:39:00Z" w16du:dateUtc="2025-12-10T17:39:00Z">
              <w:r w:rsidRPr="008A432C" w:rsidDel="00F81EBA">
                <w:rPr>
                  <w:b/>
                  <w:bCs/>
                  <w:lang w:val="en-IN" w:eastAsia="en-IN"/>
                </w:rPr>
                <w:delText>User Access</w:delText>
              </w:r>
              <w:bookmarkStart w:id="2376" w:name="_Toc216514600"/>
              <w:bookmarkEnd w:id="2376"/>
            </w:del>
          </w:p>
        </w:tc>
        <w:tc>
          <w:tcPr>
            <w:tcW w:w="2704" w:type="dxa"/>
            <w:hideMark/>
          </w:tcPr>
          <w:p w14:paraId="479DDE3F" w14:textId="74AC8D0F" w:rsidR="00311D9D" w:rsidRPr="000F5454" w:rsidDel="00F81EBA" w:rsidRDefault="00311D9D" w:rsidP="00772968">
            <w:pPr>
              <w:pStyle w:val="Body"/>
              <w:keepNext/>
              <w:keepLines/>
              <w:ind w:left="29" w:right="29"/>
              <w:mirrorIndents/>
              <w:rPr>
                <w:del w:id="2377" w:author="Jeff Pitzen" w:date="2025-12-10T12:39:00Z" w16du:dateUtc="2025-12-10T17:39:00Z"/>
                <w:lang w:val="en-IN" w:eastAsia="en-IN"/>
              </w:rPr>
            </w:pPr>
            <w:del w:id="2378" w:author="Jeff Pitzen" w:date="2025-12-10T12:39:00Z" w16du:dateUtc="2025-12-10T17:39:00Z">
              <w:r w:rsidRPr="000F5454" w:rsidDel="00F81EBA">
                <w:rPr>
                  <w:lang w:val="en-IN" w:eastAsia="en-IN"/>
                </w:rPr>
                <w:delText>IAM Users + EC2 Keypair</w:delText>
              </w:r>
              <w:bookmarkStart w:id="2379" w:name="_Toc216514601"/>
              <w:bookmarkEnd w:id="2379"/>
            </w:del>
          </w:p>
        </w:tc>
        <w:tc>
          <w:tcPr>
            <w:tcW w:w="0" w:type="auto"/>
            <w:hideMark/>
          </w:tcPr>
          <w:p w14:paraId="0E63E1D2" w14:textId="078EFCED" w:rsidR="00311D9D" w:rsidRPr="000F5454" w:rsidDel="00F81EBA" w:rsidRDefault="00311D9D" w:rsidP="00772968">
            <w:pPr>
              <w:pStyle w:val="Body"/>
              <w:keepNext/>
              <w:keepLines/>
              <w:ind w:left="29" w:right="29"/>
              <w:mirrorIndents/>
              <w:rPr>
                <w:del w:id="2380" w:author="Jeff Pitzen" w:date="2025-12-10T12:39:00Z" w16du:dateUtc="2025-12-10T17:39:00Z"/>
                <w:lang w:val="en-IN" w:eastAsia="en-IN"/>
              </w:rPr>
            </w:pPr>
            <w:del w:id="2381" w:author="Jeff Pitzen" w:date="2025-12-10T12:39:00Z" w16du:dateUtc="2025-12-10T17:39:00Z">
              <w:r w:rsidRPr="000F5454" w:rsidDel="00F81EBA">
                <w:rPr>
                  <w:lang w:val="en-IN" w:eastAsia="en-IN"/>
                </w:rPr>
                <w:delText xml:space="preserve">Enforce PKI cert login; map </w:delText>
              </w:r>
              <w:r w:rsidDel="00F81EBA">
                <w:rPr>
                  <w:lang w:val="en-IN" w:eastAsia="en-IN"/>
                </w:rPr>
                <w:delText>Platform One</w:delText>
              </w:r>
              <w:r w:rsidRPr="000F5454" w:rsidDel="00F81EBA">
                <w:rPr>
                  <w:lang w:val="en-IN" w:eastAsia="en-IN"/>
                </w:rPr>
                <w:delText xml:space="preserve"> groups</w:delText>
              </w:r>
              <w:r w:rsidRPr="000F5454" w:rsidDel="00F81EBA">
                <w:rPr>
                  <w:rFonts w:ascii="Wingdings" w:eastAsia="Wingdings" w:hAnsi="Wingdings" w:cs="Wingdings"/>
                  <w:lang w:val="en-IN" w:eastAsia="en-IN"/>
                </w:rPr>
                <w:delText>à</w:delText>
              </w:r>
              <w:r w:rsidRPr="000F5454" w:rsidDel="00F81EBA">
                <w:rPr>
                  <w:lang w:val="en-IN" w:eastAsia="en-IN"/>
                </w:rPr>
                <w:delText>RBAC</w:delText>
              </w:r>
              <w:bookmarkStart w:id="2382" w:name="_Toc216514602"/>
              <w:bookmarkEnd w:id="2382"/>
            </w:del>
          </w:p>
        </w:tc>
        <w:bookmarkStart w:id="2383" w:name="_Toc216514603"/>
        <w:bookmarkEnd w:id="2383"/>
      </w:tr>
      <w:tr w:rsidR="00311D9D" w:rsidRPr="000F5454" w:rsidDel="00F81EBA" w14:paraId="259B46B1" w14:textId="4F5B1575" w:rsidTr="00D23690">
        <w:trPr>
          <w:cantSplit/>
          <w:del w:id="2384" w:author="Jeff Pitzen" w:date="2025-12-10T12:39:00Z" w16du:dateUtc="2025-12-10T17:39:00Z"/>
        </w:trPr>
        <w:tc>
          <w:tcPr>
            <w:tcW w:w="1980" w:type="dxa"/>
            <w:hideMark/>
          </w:tcPr>
          <w:p w14:paraId="6F0F90AB" w14:textId="12D99909" w:rsidR="00311D9D" w:rsidRPr="008A432C" w:rsidDel="00F81EBA" w:rsidRDefault="00311D9D" w:rsidP="00772968">
            <w:pPr>
              <w:pStyle w:val="Body"/>
              <w:keepNext/>
              <w:keepLines/>
              <w:ind w:left="29" w:right="29"/>
              <w:mirrorIndents/>
              <w:rPr>
                <w:del w:id="2385" w:author="Jeff Pitzen" w:date="2025-12-10T12:39:00Z" w16du:dateUtc="2025-12-10T17:39:00Z"/>
                <w:b/>
                <w:bCs/>
                <w:lang w:val="en-IN" w:eastAsia="en-IN"/>
              </w:rPr>
            </w:pPr>
            <w:del w:id="2386" w:author="Jeff Pitzen" w:date="2025-12-10T12:39:00Z" w16du:dateUtc="2025-12-10T17:39:00Z">
              <w:r w:rsidRPr="008A432C" w:rsidDel="00F81EBA">
                <w:rPr>
                  <w:b/>
                  <w:bCs/>
                  <w:lang w:val="en-IN" w:eastAsia="en-IN"/>
                </w:rPr>
                <w:delText>Scan Compliance</w:delText>
              </w:r>
              <w:bookmarkStart w:id="2387" w:name="_Toc216514604"/>
              <w:bookmarkEnd w:id="2387"/>
            </w:del>
          </w:p>
        </w:tc>
        <w:tc>
          <w:tcPr>
            <w:tcW w:w="2704" w:type="dxa"/>
            <w:hideMark/>
          </w:tcPr>
          <w:p w14:paraId="432DE6E2" w14:textId="22AE21F6" w:rsidR="00311D9D" w:rsidRPr="000F5454" w:rsidDel="00F81EBA" w:rsidRDefault="00311D9D" w:rsidP="00772968">
            <w:pPr>
              <w:pStyle w:val="Body"/>
              <w:keepNext/>
              <w:keepLines/>
              <w:ind w:left="29" w:right="29"/>
              <w:mirrorIndents/>
              <w:rPr>
                <w:del w:id="2388" w:author="Jeff Pitzen" w:date="2025-12-10T12:39:00Z" w16du:dateUtc="2025-12-10T17:39:00Z"/>
                <w:lang w:val="en-IN" w:eastAsia="en-IN"/>
              </w:rPr>
            </w:pPr>
            <w:del w:id="2389" w:author="Jeff Pitzen" w:date="2025-12-10T12:39:00Z" w16du:dateUtc="2025-12-10T17:39:00Z">
              <w:r w:rsidDel="00F81EBA">
                <w:rPr>
                  <w:lang w:val="en-IN" w:eastAsia="en-IN"/>
                </w:rPr>
                <w:delText xml:space="preserve">Nothing, we can depend on </w:delText>
              </w:r>
              <w:bookmarkStart w:id="2390" w:name="_Toc216514605"/>
              <w:bookmarkEnd w:id="2390"/>
            </w:del>
          </w:p>
        </w:tc>
        <w:tc>
          <w:tcPr>
            <w:tcW w:w="0" w:type="auto"/>
            <w:hideMark/>
          </w:tcPr>
          <w:p w14:paraId="52FF4231" w14:textId="41B17179" w:rsidR="00311D9D" w:rsidRPr="000F5454" w:rsidDel="00F81EBA" w:rsidRDefault="00311D9D" w:rsidP="00772968">
            <w:pPr>
              <w:pStyle w:val="Body"/>
              <w:keepNext/>
              <w:keepLines/>
              <w:ind w:left="29" w:right="29"/>
              <w:mirrorIndents/>
              <w:rPr>
                <w:del w:id="2391" w:author="Jeff Pitzen" w:date="2025-12-10T12:39:00Z" w16du:dateUtc="2025-12-10T17:39:00Z"/>
                <w:lang w:val="en-IN" w:eastAsia="en-IN"/>
              </w:rPr>
            </w:pPr>
            <w:del w:id="2392" w:author="Jeff Pitzen" w:date="2025-12-10T12:39:00Z" w16du:dateUtc="2025-12-10T17:39:00Z">
              <w:r w:rsidRPr="000F5454" w:rsidDel="00F81EBA">
                <w:rPr>
                  <w:lang w:val="en-IN" w:eastAsia="en-IN"/>
                </w:rPr>
                <w:delText>Enable automated Scan Lab reporting</w:delText>
              </w:r>
              <w:bookmarkStart w:id="2393" w:name="_Toc216514606"/>
              <w:bookmarkEnd w:id="2393"/>
            </w:del>
          </w:p>
        </w:tc>
        <w:bookmarkStart w:id="2394" w:name="_Toc216514607"/>
        <w:bookmarkEnd w:id="2394"/>
      </w:tr>
      <w:tr w:rsidR="00311D9D" w:rsidRPr="000F5454" w:rsidDel="00F81EBA" w14:paraId="41E19FCC" w14:textId="7D4684A9" w:rsidTr="00D23690">
        <w:trPr>
          <w:cantSplit/>
          <w:del w:id="2395" w:author="Jeff Pitzen" w:date="2025-12-10T12:39:00Z" w16du:dateUtc="2025-12-10T17:39:00Z"/>
        </w:trPr>
        <w:tc>
          <w:tcPr>
            <w:tcW w:w="1980" w:type="dxa"/>
            <w:hideMark/>
          </w:tcPr>
          <w:p w14:paraId="50F3B590" w14:textId="327CF892" w:rsidR="00311D9D" w:rsidRPr="008A432C" w:rsidDel="00F81EBA" w:rsidRDefault="00311D9D" w:rsidP="00772968">
            <w:pPr>
              <w:pStyle w:val="Body"/>
              <w:keepNext/>
              <w:keepLines/>
              <w:ind w:left="29" w:right="29"/>
              <w:mirrorIndents/>
              <w:rPr>
                <w:del w:id="2396" w:author="Jeff Pitzen" w:date="2025-12-10T12:39:00Z" w16du:dateUtc="2025-12-10T17:39:00Z"/>
                <w:b/>
                <w:bCs/>
                <w:lang w:val="en-IN" w:eastAsia="en-IN"/>
              </w:rPr>
            </w:pPr>
            <w:del w:id="2397" w:author="Jeff Pitzen" w:date="2025-12-10T12:39:00Z" w16du:dateUtc="2025-12-10T17:39:00Z">
              <w:r w:rsidRPr="008A432C" w:rsidDel="00F81EBA">
                <w:rPr>
                  <w:b/>
                  <w:bCs/>
                  <w:lang w:val="en-IN" w:eastAsia="en-IN"/>
                </w:rPr>
                <w:delText>Access Cards</w:delText>
              </w:r>
              <w:bookmarkStart w:id="2398" w:name="_Toc216514608"/>
              <w:bookmarkEnd w:id="2398"/>
            </w:del>
          </w:p>
        </w:tc>
        <w:tc>
          <w:tcPr>
            <w:tcW w:w="2704" w:type="dxa"/>
            <w:hideMark/>
          </w:tcPr>
          <w:p w14:paraId="3089372C" w14:textId="09E47E5A" w:rsidR="00311D9D" w:rsidRPr="000F5454" w:rsidDel="00F81EBA" w:rsidRDefault="00311D9D" w:rsidP="00772968">
            <w:pPr>
              <w:pStyle w:val="Body"/>
              <w:keepNext/>
              <w:keepLines/>
              <w:ind w:left="29" w:right="29"/>
              <w:mirrorIndents/>
              <w:rPr>
                <w:del w:id="2399" w:author="Jeff Pitzen" w:date="2025-12-10T12:39:00Z" w16du:dateUtc="2025-12-10T17:39:00Z"/>
                <w:lang w:val="en-IN" w:eastAsia="en-IN"/>
              </w:rPr>
            </w:pPr>
            <w:del w:id="2400" w:author="Jeff Pitzen" w:date="2025-12-10T12:39:00Z" w16du:dateUtc="2025-12-10T17:39:00Z">
              <w:r w:rsidRPr="000F5454" w:rsidDel="00F81EBA">
                <w:rPr>
                  <w:lang w:val="en-IN" w:eastAsia="en-IN"/>
                </w:rPr>
                <w:delText>None required currently</w:delText>
              </w:r>
              <w:bookmarkStart w:id="2401" w:name="_Toc216514609"/>
              <w:bookmarkEnd w:id="2401"/>
            </w:del>
          </w:p>
        </w:tc>
        <w:tc>
          <w:tcPr>
            <w:tcW w:w="0" w:type="auto"/>
            <w:hideMark/>
          </w:tcPr>
          <w:p w14:paraId="1B164F01" w14:textId="4C29DE6B" w:rsidR="00311D9D" w:rsidRPr="000F5454" w:rsidDel="00F81EBA" w:rsidRDefault="00311D9D" w:rsidP="00772968">
            <w:pPr>
              <w:pStyle w:val="Body"/>
              <w:keepNext/>
              <w:keepLines/>
              <w:ind w:left="29" w:right="29"/>
              <w:mirrorIndents/>
              <w:rPr>
                <w:del w:id="2402" w:author="Jeff Pitzen" w:date="2025-12-10T12:39:00Z" w16du:dateUtc="2025-12-10T17:39:00Z"/>
                <w:lang w:val="en-IN" w:eastAsia="en-IN"/>
              </w:rPr>
            </w:pPr>
            <w:del w:id="2403" w:author="Jeff Pitzen" w:date="2025-12-10T12:39:00Z" w16du:dateUtc="2025-12-10T17:39:00Z">
              <w:r w:rsidRPr="000F5454" w:rsidDel="00F81EBA">
                <w:rPr>
                  <w:lang w:val="en-IN" w:eastAsia="en-IN"/>
                </w:rPr>
                <w:delText>Obtain CAC or ECA Medium Token Assurance</w:delText>
              </w:r>
              <w:bookmarkStart w:id="2404" w:name="_Toc216514610"/>
              <w:bookmarkEnd w:id="2404"/>
            </w:del>
          </w:p>
        </w:tc>
        <w:bookmarkStart w:id="2405" w:name="_Toc216514611"/>
        <w:bookmarkEnd w:id="2405"/>
      </w:tr>
      <w:tr w:rsidR="00311D9D" w:rsidRPr="000F5454" w:rsidDel="00F81EBA" w14:paraId="6477A394" w14:textId="109B147E" w:rsidTr="00D23690">
        <w:trPr>
          <w:cantSplit/>
          <w:del w:id="2406" w:author="Jeff Pitzen" w:date="2025-12-10T12:39:00Z" w16du:dateUtc="2025-12-10T17:39:00Z"/>
        </w:trPr>
        <w:tc>
          <w:tcPr>
            <w:tcW w:w="1980" w:type="dxa"/>
            <w:hideMark/>
          </w:tcPr>
          <w:p w14:paraId="07BC2510" w14:textId="1013EBAE" w:rsidR="00311D9D" w:rsidRPr="008A432C" w:rsidDel="00F81EBA" w:rsidRDefault="00311D9D" w:rsidP="002A11FA">
            <w:pPr>
              <w:pStyle w:val="Body"/>
              <w:ind w:left="29" w:right="29"/>
              <w:mirrorIndents/>
              <w:rPr>
                <w:del w:id="2407" w:author="Jeff Pitzen" w:date="2025-12-10T12:39:00Z" w16du:dateUtc="2025-12-10T17:39:00Z"/>
                <w:b/>
                <w:bCs/>
                <w:lang w:val="en-IN" w:eastAsia="en-IN"/>
              </w:rPr>
            </w:pPr>
            <w:del w:id="2408" w:author="Jeff Pitzen" w:date="2025-12-10T12:39:00Z" w16du:dateUtc="2025-12-10T17:39:00Z">
              <w:r w:rsidRPr="008A432C" w:rsidDel="00F81EBA">
                <w:rPr>
                  <w:b/>
                  <w:bCs/>
                  <w:lang w:val="en-IN" w:eastAsia="en-IN"/>
                </w:rPr>
                <w:delText>Compliance Checks</w:delText>
              </w:r>
              <w:bookmarkStart w:id="2409" w:name="_Toc216514612"/>
              <w:bookmarkEnd w:id="2409"/>
            </w:del>
          </w:p>
        </w:tc>
        <w:tc>
          <w:tcPr>
            <w:tcW w:w="2704" w:type="dxa"/>
            <w:hideMark/>
          </w:tcPr>
          <w:p w14:paraId="57E68305" w14:textId="63BDB75B" w:rsidR="00311D9D" w:rsidRPr="000F5454" w:rsidDel="00F81EBA" w:rsidRDefault="00311D9D" w:rsidP="002A11FA">
            <w:pPr>
              <w:pStyle w:val="Body"/>
              <w:ind w:left="29" w:right="29"/>
              <w:mirrorIndents/>
              <w:rPr>
                <w:del w:id="2410" w:author="Jeff Pitzen" w:date="2025-12-10T12:39:00Z" w16du:dateUtc="2025-12-10T17:39:00Z"/>
                <w:lang w:val="en-IN" w:eastAsia="en-IN"/>
              </w:rPr>
            </w:pPr>
            <w:del w:id="2411" w:author="Jeff Pitzen" w:date="2025-12-10T12:39:00Z" w16du:dateUtc="2025-12-10T17:39:00Z">
              <w:r w:rsidRPr="000F5454" w:rsidDel="00F81EBA">
                <w:rPr>
                  <w:lang w:val="en-IN" w:eastAsia="en-IN"/>
                </w:rPr>
                <w:delText>Manual review</w:delText>
              </w:r>
              <w:bookmarkStart w:id="2412" w:name="_Toc216514613"/>
              <w:bookmarkEnd w:id="2412"/>
            </w:del>
          </w:p>
        </w:tc>
        <w:tc>
          <w:tcPr>
            <w:tcW w:w="0" w:type="auto"/>
            <w:hideMark/>
          </w:tcPr>
          <w:p w14:paraId="413D3719" w14:textId="4EF7B9AD" w:rsidR="00311D9D" w:rsidRPr="000F5454" w:rsidDel="00F81EBA" w:rsidRDefault="00311D9D" w:rsidP="002A11FA">
            <w:pPr>
              <w:pStyle w:val="Body"/>
              <w:ind w:left="29" w:right="29"/>
              <w:mirrorIndents/>
              <w:rPr>
                <w:del w:id="2413" w:author="Jeff Pitzen" w:date="2025-12-10T12:39:00Z" w16du:dateUtc="2025-12-10T17:39:00Z"/>
                <w:lang w:val="en-IN" w:eastAsia="en-IN"/>
              </w:rPr>
            </w:pPr>
            <w:del w:id="2414" w:author="Jeff Pitzen" w:date="2025-12-10T12:39:00Z" w16du:dateUtc="2025-12-10T17:39:00Z">
              <w:r w:rsidRPr="000F5454" w:rsidDel="00F81EBA">
                <w:rPr>
                  <w:lang w:val="en-IN" w:eastAsia="en-IN"/>
                </w:rPr>
                <w:delText>Monthly Iron Bank/Harbor compliance check</w:delText>
              </w:r>
              <w:bookmarkStart w:id="2415" w:name="_Toc216514614"/>
              <w:bookmarkEnd w:id="2415"/>
            </w:del>
          </w:p>
        </w:tc>
        <w:bookmarkStart w:id="2416" w:name="_Toc216514615"/>
        <w:bookmarkEnd w:id="2416"/>
      </w:tr>
    </w:tbl>
    <w:p w14:paraId="64E4F996" w14:textId="3FEE5E6E" w:rsidR="00311D9D" w:rsidDel="00F81EBA" w:rsidRDefault="00311D9D" w:rsidP="00D3617A">
      <w:pPr>
        <w:pStyle w:val="Heading3"/>
        <w:rPr>
          <w:del w:id="2417" w:author="Jeff Pitzen" w:date="2025-12-10T12:39:00Z" w16du:dateUtc="2025-12-10T17:39:00Z"/>
        </w:rPr>
      </w:pPr>
      <w:bookmarkStart w:id="2418" w:name="_Toc213425416"/>
      <w:bookmarkStart w:id="2419" w:name="_Ref213914936"/>
      <w:del w:id="2420" w:author="Jeff Pitzen" w:date="2025-12-10T12:39:00Z" w16du:dateUtc="2025-12-10T17:39:00Z">
        <w:r w:rsidRPr="007F0714" w:rsidDel="00F81EBA">
          <w:delText>Game Warden Deployment Readiness — Layer Mapping</w:delText>
        </w:r>
        <w:bookmarkStart w:id="2421" w:name="_Toc216514616"/>
        <w:bookmarkEnd w:id="2418"/>
        <w:bookmarkEnd w:id="2419"/>
        <w:bookmarkEnd w:id="2421"/>
      </w:del>
    </w:p>
    <w:tbl>
      <w:tblPr>
        <w:tblStyle w:val="TableGrid"/>
        <w:tblW w:w="0" w:type="auto"/>
        <w:tblInd w:w="805" w:type="dxa"/>
        <w:tblLook w:val="04A0" w:firstRow="1" w:lastRow="0" w:firstColumn="1" w:lastColumn="0" w:noHBand="0" w:noVBand="1"/>
      </w:tblPr>
      <w:tblGrid>
        <w:gridCol w:w="1980"/>
        <w:gridCol w:w="1951"/>
        <w:gridCol w:w="1981"/>
        <w:gridCol w:w="4073"/>
      </w:tblGrid>
      <w:tr w:rsidR="00311D9D" w:rsidRPr="00D36060" w:rsidDel="00F81EBA" w14:paraId="5F8D769D" w14:textId="049EA85A" w:rsidTr="00D23690">
        <w:trPr>
          <w:tblHeader/>
          <w:del w:id="2422" w:author="Jeff Pitzen" w:date="2025-12-10T12:39:00Z" w16du:dateUtc="2025-12-10T17:39:00Z"/>
        </w:trPr>
        <w:tc>
          <w:tcPr>
            <w:tcW w:w="1980" w:type="dxa"/>
            <w:shd w:val="pct15" w:color="auto" w:fill="auto"/>
            <w:hideMark/>
          </w:tcPr>
          <w:p w14:paraId="3F47DA7E" w14:textId="1DDFC614" w:rsidR="00311D9D" w:rsidRPr="002A11FA" w:rsidDel="00F81EBA" w:rsidRDefault="00311D9D" w:rsidP="00D3617A">
            <w:pPr>
              <w:pStyle w:val="Body"/>
              <w:keepNext/>
              <w:keepLines/>
              <w:ind w:left="29" w:right="29"/>
              <w:mirrorIndents/>
              <w:jc w:val="center"/>
              <w:rPr>
                <w:del w:id="2423" w:author="Jeff Pitzen" w:date="2025-12-10T12:39:00Z" w16du:dateUtc="2025-12-10T17:39:00Z"/>
                <w:b/>
                <w:bCs/>
                <w:lang w:val="en-IN" w:eastAsia="en-IN"/>
              </w:rPr>
            </w:pPr>
            <w:del w:id="2424" w:author="Jeff Pitzen" w:date="2025-12-10T12:39:00Z" w16du:dateUtc="2025-12-10T17:39:00Z">
              <w:r w:rsidRPr="002A11FA" w:rsidDel="00F81EBA">
                <w:rPr>
                  <w:b/>
                  <w:bCs/>
                  <w:lang w:val="en-IN" w:eastAsia="en-IN"/>
                </w:rPr>
                <w:delText>Category</w:delText>
              </w:r>
              <w:bookmarkStart w:id="2425" w:name="_Toc216514617"/>
              <w:bookmarkEnd w:id="2425"/>
            </w:del>
          </w:p>
        </w:tc>
        <w:tc>
          <w:tcPr>
            <w:tcW w:w="1951" w:type="dxa"/>
            <w:shd w:val="pct15" w:color="auto" w:fill="auto"/>
            <w:hideMark/>
          </w:tcPr>
          <w:p w14:paraId="4295E166" w14:textId="2C5C7A54" w:rsidR="00311D9D" w:rsidRPr="002A11FA" w:rsidDel="00F81EBA" w:rsidRDefault="00311D9D" w:rsidP="00D3617A">
            <w:pPr>
              <w:pStyle w:val="Body"/>
              <w:keepNext/>
              <w:keepLines/>
              <w:ind w:left="29" w:right="29"/>
              <w:mirrorIndents/>
              <w:jc w:val="center"/>
              <w:rPr>
                <w:del w:id="2426" w:author="Jeff Pitzen" w:date="2025-12-10T12:39:00Z" w16du:dateUtc="2025-12-10T17:39:00Z"/>
                <w:b/>
                <w:bCs/>
                <w:lang w:val="en-IN" w:eastAsia="en-IN"/>
              </w:rPr>
            </w:pPr>
            <w:del w:id="2427" w:author="Jeff Pitzen" w:date="2025-12-10T12:39:00Z" w16du:dateUtc="2025-12-10T17:39:00Z">
              <w:r w:rsidRPr="002A11FA" w:rsidDel="00F81EBA">
                <w:rPr>
                  <w:b/>
                  <w:bCs/>
                  <w:lang w:val="en-IN" w:eastAsia="en-IN"/>
                </w:rPr>
                <w:delText>Requirement / Control Area</w:delText>
              </w:r>
              <w:bookmarkStart w:id="2428" w:name="_Toc216514618"/>
              <w:bookmarkEnd w:id="2428"/>
            </w:del>
          </w:p>
        </w:tc>
        <w:tc>
          <w:tcPr>
            <w:tcW w:w="0" w:type="auto"/>
            <w:shd w:val="pct15" w:color="auto" w:fill="auto"/>
            <w:hideMark/>
          </w:tcPr>
          <w:p w14:paraId="0AF4E6CA" w14:textId="5991FB25" w:rsidR="00311D9D" w:rsidRPr="002A11FA" w:rsidDel="00F81EBA" w:rsidRDefault="00311D9D" w:rsidP="00D3617A">
            <w:pPr>
              <w:pStyle w:val="Body"/>
              <w:keepNext/>
              <w:keepLines/>
              <w:ind w:left="29" w:right="29"/>
              <w:mirrorIndents/>
              <w:jc w:val="center"/>
              <w:rPr>
                <w:del w:id="2429" w:author="Jeff Pitzen" w:date="2025-12-10T12:39:00Z" w16du:dateUtc="2025-12-10T17:39:00Z"/>
                <w:b/>
                <w:bCs/>
                <w:lang w:val="en-IN" w:eastAsia="en-IN"/>
              </w:rPr>
            </w:pPr>
            <w:del w:id="2430" w:author="Jeff Pitzen" w:date="2025-12-10T12:39:00Z" w16du:dateUtc="2025-12-10T17:39:00Z">
              <w:r w:rsidRPr="002A11FA" w:rsidDel="00F81EBA">
                <w:rPr>
                  <w:b/>
                  <w:bCs/>
                  <w:lang w:val="en-IN" w:eastAsia="en-IN"/>
                </w:rPr>
                <w:delText>Where It Applies</w:delText>
              </w:r>
              <w:bookmarkStart w:id="2431" w:name="_Toc216514619"/>
              <w:bookmarkEnd w:id="2431"/>
            </w:del>
          </w:p>
        </w:tc>
        <w:tc>
          <w:tcPr>
            <w:tcW w:w="0" w:type="auto"/>
            <w:shd w:val="pct15" w:color="auto" w:fill="auto"/>
            <w:hideMark/>
          </w:tcPr>
          <w:p w14:paraId="704699F6" w14:textId="0C71CBA8" w:rsidR="00311D9D" w:rsidRPr="002A11FA" w:rsidDel="00F81EBA" w:rsidRDefault="00311D9D" w:rsidP="00D3617A">
            <w:pPr>
              <w:pStyle w:val="Body"/>
              <w:keepNext/>
              <w:keepLines/>
              <w:ind w:left="29" w:right="29"/>
              <w:mirrorIndents/>
              <w:jc w:val="center"/>
              <w:rPr>
                <w:del w:id="2432" w:author="Jeff Pitzen" w:date="2025-12-10T12:39:00Z" w16du:dateUtc="2025-12-10T17:39:00Z"/>
                <w:b/>
                <w:bCs/>
                <w:lang w:val="en-IN" w:eastAsia="en-IN"/>
              </w:rPr>
            </w:pPr>
            <w:del w:id="2433" w:author="Jeff Pitzen" w:date="2025-12-10T12:39:00Z" w16du:dateUtc="2025-12-10T17:39:00Z">
              <w:r w:rsidRPr="002A11FA" w:rsidDel="00F81EBA">
                <w:rPr>
                  <w:b/>
                  <w:bCs/>
                  <w:lang w:val="en-IN" w:eastAsia="en-IN"/>
                </w:rPr>
                <w:delText>How It Affects ZL Deployment</w:delText>
              </w:r>
              <w:bookmarkStart w:id="2434" w:name="_Toc216514620"/>
              <w:bookmarkEnd w:id="2434"/>
            </w:del>
          </w:p>
        </w:tc>
        <w:bookmarkStart w:id="2435" w:name="_Toc216514621"/>
        <w:bookmarkEnd w:id="2435"/>
      </w:tr>
      <w:tr w:rsidR="00311D9D" w:rsidRPr="00D36060" w:rsidDel="00F81EBA" w14:paraId="70E1327C" w14:textId="07A7D838" w:rsidTr="00D23690">
        <w:trPr>
          <w:cantSplit/>
          <w:del w:id="2436" w:author="Jeff Pitzen" w:date="2025-12-10T12:39:00Z" w16du:dateUtc="2025-12-10T17:39:00Z"/>
        </w:trPr>
        <w:tc>
          <w:tcPr>
            <w:tcW w:w="1980" w:type="dxa"/>
            <w:hideMark/>
          </w:tcPr>
          <w:p w14:paraId="510C55CD" w14:textId="7295930A" w:rsidR="00311D9D" w:rsidRPr="00D23690" w:rsidDel="00F81EBA" w:rsidRDefault="00311D9D" w:rsidP="00D3617A">
            <w:pPr>
              <w:pStyle w:val="Body"/>
              <w:keepNext/>
              <w:keepLines/>
              <w:ind w:left="29" w:right="29"/>
              <w:mirrorIndents/>
              <w:rPr>
                <w:del w:id="2437" w:author="Jeff Pitzen" w:date="2025-12-10T12:39:00Z" w16du:dateUtc="2025-12-10T17:39:00Z"/>
                <w:b/>
                <w:bCs/>
                <w:lang w:val="en-IN" w:eastAsia="en-IN"/>
              </w:rPr>
            </w:pPr>
            <w:del w:id="2438" w:author="Jeff Pitzen" w:date="2025-12-10T12:39:00Z" w16du:dateUtc="2025-12-10T17:39:00Z">
              <w:r w:rsidRPr="00D23690" w:rsidDel="00F81EBA">
                <w:rPr>
                  <w:b/>
                  <w:bCs/>
                  <w:lang w:val="en-IN" w:eastAsia="en-IN"/>
                </w:rPr>
                <w:delText>Containerization / OCI Compliance</w:delText>
              </w:r>
              <w:bookmarkStart w:id="2439" w:name="_Toc216514622"/>
              <w:bookmarkEnd w:id="2439"/>
            </w:del>
          </w:p>
        </w:tc>
        <w:tc>
          <w:tcPr>
            <w:tcW w:w="1951" w:type="dxa"/>
            <w:hideMark/>
          </w:tcPr>
          <w:p w14:paraId="61448179" w14:textId="27651B86" w:rsidR="00311D9D" w:rsidRPr="00D36060" w:rsidDel="00F81EBA" w:rsidRDefault="00311D9D" w:rsidP="00D3617A">
            <w:pPr>
              <w:pStyle w:val="Body"/>
              <w:keepNext/>
              <w:keepLines/>
              <w:ind w:left="29" w:right="29"/>
              <w:mirrorIndents/>
              <w:rPr>
                <w:del w:id="2440" w:author="Jeff Pitzen" w:date="2025-12-10T12:39:00Z" w16du:dateUtc="2025-12-10T17:39:00Z"/>
                <w:lang w:val="en-IN" w:eastAsia="en-IN"/>
              </w:rPr>
            </w:pPr>
            <w:del w:id="2441" w:author="Jeff Pitzen" w:date="2025-12-10T12:39:00Z" w16du:dateUtc="2025-12-10T17:39:00Z">
              <w:r w:rsidRPr="00D36060" w:rsidDel="00F81EBA">
                <w:rPr>
                  <w:lang w:val="en-IN" w:eastAsia="en-IN"/>
                </w:rPr>
                <w:delText>All images must be OCI-compliant</w:delText>
              </w:r>
              <w:bookmarkStart w:id="2442" w:name="_Toc216514623"/>
              <w:bookmarkEnd w:id="2442"/>
            </w:del>
          </w:p>
        </w:tc>
        <w:tc>
          <w:tcPr>
            <w:tcW w:w="0" w:type="auto"/>
            <w:hideMark/>
          </w:tcPr>
          <w:p w14:paraId="1C27DD4B" w14:textId="0F9481D2" w:rsidR="00311D9D" w:rsidRPr="00D36060" w:rsidDel="00F81EBA" w:rsidRDefault="00311D9D" w:rsidP="00D3617A">
            <w:pPr>
              <w:pStyle w:val="Body"/>
              <w:keepNext/>
              <w:keepLines/>
              <w:ind w:left="29" w:right="29"/>
              <w:mirrorIndents/>
              <w:rPr>
                <w:del w:id="2443" w:author="Jeff Pitzen" w:date="2025-12-10T12:39:00Z" w16du:dateUtc="2025-12-10T17:39:00Z"/>
                <w:lang w:val="en-IN" w:eastAsia="en-IN"/>
              </w:rPr>
            </w:pPr>
            <w:del w:id="2444" w:author="Jeff Pitzen" w:date="2025-12-10T12:39:00Z" w16du:dateUtc="2025-12-10T17:39:00Z">
              <w:r w:rsidRPr="00D36060" w:rsidDel="00F81EBA">
                <w:rPr>
                  <w:lang w:val="en-IN" w:eastAsia="en-IN"/>
                </w:rPr>
                <w:delText>Image Level</w:delText>
              </w:r>
              <w:bookmarkStart w:id="2445" w:name="_Toc216514624"/>
              <w:bookmarkEnd w:id="2445"/>
            </w:del>
          </w:p>
        </w:tc>
        <w:tc>
          <w:tcPr>
            <w:tcW w:w="0" w:type="auto"/>
            <w:hideMark/>
          </w:tcPr>
          <w:p w14:paraId="40615406" w14:textId="29FA7002" w:rsidR="00311D9D" w:rsidRPr="00D36060" w:rsidDel="00F81EBA" w:rsidRDefault="00311D9D" w:rsidP="00D3617A">
            <w:pPr>
              <w:pStyle w:val="Body"/>
              <w:keepNext/>
              <w:keepLines/>
              <w:ind w:left="29" w:right="29"/>
              <w:mirrorIndents/>
              <w:rPr>
                <w:del w:id="2446" w:author="Jeff Pitzen" w:date="2025-12-10T12:39:00Z" w16du:dateUtc="2025-12-10T17:39:00Z"/>
                <w:lang w:val="en-IN" w:eastAsia="en-IN"/>
              </w:rPr>
            </w:pPr>
            <w:del w:id="2447" w:author="Jeff Pitzen" w:date="2025-12-10T12:39:00Z" w16du:dateUtc="2025-12-10T17:39:00Z">
              <w:r w:rsidRPr="00D36060" w:rsidDel="00F81EBA">
                <w:rPr>
                  <w:lang w:val="en-IN" w:eastAsia="en-IN"/>
                </w:rPr>
                <w:delText>Update Dockerfile to follow OCI standards (no root user, minimal base image like distroless or ubi-micro, use multi-stage build).</w:delText>
              </w:r>
              <w:bookmarkStart w:id="2448" w:name="_Toc216514625"/>
              <w:bookmarkEnd w:id="2448"/>
            </w:del>
          </w:p>
        </w:tc>
        <w:bookmarkStart w:id="2449" w:name="_Toc216514626"/>
        <w:bookmarkEnd w:id="2449"/>
      </w:tr>
      <w:tr w:rsidR="00311D9D" w:rsidRPr="00D36060" w:rsidDel="00F81EBA" w14:paraId="1EC87187" w14:textId="1556C3F0" w:rsidTr="00D23690">
        <w:trPr>
          <w:cantSplit/>
          <w:del w:id="2450" w:author="Jeff Pitzen" w:date="2025-12-10T12:39:00Z" w16du:dateUtc="2025-12-10T17:39:00Z"/>
        </w:trPr>
        <w:tc>
          <w:tcPr>
            <w:tcW w:w="1980" w:type="dxa"/>
            <w:hideMark/>
          </w:tcPr>
          <w:p w14:paraId="0A5AA3C1" w14:textId="27412B51" w:rsidR="00311D9D" w:rsidRPr="00D23690" w:rsidDel="00F81EBA" w:rsidRDefault="00311D9D" w:rsidP="002A11FA">
            <w:pPr>
              <w:pStyle w:val="Body"/>
              <w:ind w:left="29" w:right="29"/>
              <w:mirrorIndents/>
              <w:rPr>
                <w:del w:id="2451" w:author="Jeff Pitzen" w:date="2025-12-10T12:39:00Z" w16du:dateUtc="2025-12-10T17:39:00Z"/>
                <w:b/>
                <w:bCs/>
                <w:lang w:val="en-IN" w:eastAsia="en-IN"/>
              </w:rPr>
            </w:pPr>
            <w:del w:id="2452" w:author="Jeff Pitzen" w:date="2025-12-10T12:39:00Z" w16du:dateUtc="2025-12-10T17:39:00Z">
              <w:r w:rsidRPr="00D23690" w:rsidDel="00F81EBA">
                <w:rPr>
                  <w:b/>
                  <w:bCs/>
                  <w:lang w:val="en-IN" w:eastAsia="en-IN"/>
                </w:rPr>
                <w:delText>CPU Architecture</w:delText>
              </w:r>
              <w:bookmarkStart w:id="2453" w:name="_Toc216514627"/>
              <w:bookmarkEnd w:id="2453"/>
            </w:del>
          </w:p>
        </w:tc>
        <w:tc>
          <w:tcPr>
            <w:tcW w:w="1951" w:type="dxa"/>
            <w:hideMark/>
          </w:tcPr>
          <w:p w14:paraId="5248DB62" w14:textId="2C215432" w:rsidR="00311D9D" w:rsidRPr="00D36060" w:rsidDel="00F81EBA" w:rsidRDefault="00311D9D" w:rsidP="002A11FA">
            <w:pPr>
              <w:pStyle w:val="Body"/>
              <w:ind w:left="29" w:right="29"/>
              <w:mirrorIndents/>
              <w:rPr>
                <w:del w:id="2454" w:author="Jeff Pitzen" w:date="2025-12-10T12:39:00Z" w16du:dateUtc="2025-12-10T17:39:00Z"/>
                <w:lang w:val="en-IN" w:eastAsia="en-IN"/>
              </w:rPr>
            </w:pPr>
            <w:del w:id="2455" w:author="Jeff Pitzen" w:date="2025-12-10T12:39:00Z" w16du:dateUtc="2025-12-10T17:39:00Z">
              <w:r w:rsidRPr="00D36060" w:rsidDel="00F81EBA">
                <w:rPr>
                  <w:lang w:val="en-IN" w:eastAsia="en-IN"/>
                </w:rPr>
                <w:delText>AMD64/x86_64 only</w:delText>
              </w:r>
              <w:bookmarkStart w:id="2456" w:name="_Toc216514628"/>
              <w:bookmarkEnd w:id="2456"/>
            </w:del>
          </w:p>
        </w:tc>
        <w:tc>
          <w:tcPr>
            <w:tcW w:w="0" w:type="auto"/>
            <w:hideMark/>
          </w:tcPr>
          <w:p w14:paraId="50152840" w14:textId="62AA4FCD" w:rsidR="00311D9D" w:rsidRPr="00D36060" w:rsidDel="00F81EBA" w:rsidRDefault="00311D9D" w:rsidP="002A11FA">
            <w:pPr>
              <w:pStyle w:val="Body"/>
              <w:ind w:left="29" w:right="29"/>
              <w:mirrorIndents/>
              <w:rPr>
                <w:del w:id="2457" w:author="Jeff Pitzen" w:date="2025-12-10T12:39:00Z" w16du:dateUtc="2025-12-10T17:39:00Z"/>
                <w:lang w:val="en-IN" w:eastAsia="en-IN"/>
              </w:rPr>
            </w:pPr>
            <w:del w:id="2458" w:author="Jeff Pitzen" w:date="2025-12-10T12:39:00Z" w16du:dateUtc="2025-12-10T17:39:00Z">
              <w:r w:rsidRPr="00D36060" w:rsidDel="00F81EBA">
                <w:rPr>
                  <w:lang w:val="en-IN" w:eastAsia="en-IN"/>
                </w:rPr>
                <w:delText>Image + Infrastructure Level</w:delText>
              </w:r>
              <w:bookmarkStart w:id="2459" w:name="_Toc216514629"/>
              <w:bookmarkEnd w:id="2459"/>
            </w:del>
          </w:p>
        </w:tc>
        <w:tc>
          <w:tcPr>
            <w:tcW w:w="0" w:type="auto"/>
            <w:hideMark/>
          </w:tcPr>
          <w:p w14:paraId="56B5FD6F" w14:textId="1B07CD2C" w:rsidR="00311D9D" w:rsidRPr="00D36060" w:rsidDel="00F81EBA" w:rsidRDefault="00311D9D" w:rsidP="002A11FA">
            <w:pPr>
              <w:pStyle w:val="Body"/>
              <w:ind w:left="29" w:right="29"/>
              <w:mirrorIndents/>
              <w:rPr>
                <w:del w:id="2460" w:author="Jeff Pitzen" w:date="2025-12-10T12:39:00Z" w16du:dateUtc="2025-12-10T17:39:00Z"/>
                <w:lang w:val="en-IN" w:eastAsia="en-IN"/>
              </w:rPr>
            </w:pPr>
            <w:del w:id="2461" w:author="Jeff Pitzen" w:date="2025-12-10T12:39:00Z" w16du:dateUtc="2025-12-10T17:39:00Z">
              <w:r w:rsidRPr="00D36060" w:rsidDel="00F81EBA">
                <w:rPr>
                  <w:lang w:val="en-IN" w:eastAsia="en-IN"/>
                </w:rPr>
                <w:delText>Ensure Dockerfile and Kubernetes node groups use AMD64-compatible base images and EC2 instance types (no ARM nodes).</w:delText>
              </w:r>
              <w:bookmarkStart w:id="2462" w:name="_Toc216514630"/>
              <w:bookmarkEnd w:id="2462"/>
            </w:del>
          </w:p>
        </w:tc>
        <w:bookmarkStart w:id="2463" w:name="_Toc216514631"/>
        <w:bookmarkEnd w:id="2463"/>
      </w:tr>
      <w:tr w:rsidR="00311D9D" w:rsidRPr="00D36060" w:rsidDel="00F81EBA" w14:paraId="1DA19474" w14:textId="32B49AE9" w:rsidTr="00D23690">
        <w:trPr>
          <w:cantSplit/>
          <w:del w:id="2464" w:author="Jeff Pitzen" w:date="2025-12-10T12:39:00Z" w16du:dateUtc="2025-12-10T17:39:00Z"/>
        </w:trPr>
        <w:tc>
          <w:tcPr>
            <w:tcW w:w="1980" w:type="dxa"/>
            <w:hideMark/>
          </w:tcPr>
          <w:p w14:paraId="0AB81898" w14:textId="041D064B" w:rsidR="00311D9D" w:rsidRPr="00D23690" w:rsidDel="00F81EBA" w:rsidRDefault="00311D9D" w:rsidP="002A11FA">
            <w:pPr>
              <w:pStyle w:val="Body"/>
              <w:ind w:left="29" w:right="29"/>
              <w:mirrorIndents/>
              <w:rPr>
                <w:del w:id="2465" w:author="Jeff Pitzen" w:date="2025-12-10T12:39:00Z" w16du:dateUtc="2025-12-10T17:39:00Z"/>
                <w:b/>
                <w:bCs/>
                <w:lang w:val="en-IN" w:eastAsia="en-IN"/>
              </w:rPr>
            </w:pPr>
            <w:del w:id="2466" w:author="Jeff Pitzen" w:date="2025-12-10T12:39:00Z" w16du:dateUtc="2025-12-10T17:39:00Z">
              <w:r w:rsidRPr="00D23690" w:rsidDel="00F81EBA">
                <w:rPr>
                  <w:b/>
                  <w:bCs/>
                  <w:lang w:val="en-IN" w:eastAsia="en-IN"/>
                </w:rPr>
                <w:delText>Database Seeding</w:delText>
              </w:r>
              <w:bookmarkStart w:id="2467" w:name="_Toc216514632"/>
              <w:bookmarkEnd w:id="2467"/>
            </w:del>
          </w:p>
        </w:tc>
        <w:tc>
          <w:tcPr>
            <w:tcW w:w="1951" w:type="dxa"/>
            <w:hideMark/>
          </w:tcPr>
          <w:p w14:paraId="53943CCF" w14:textId="20904974" w:rsidR="00311D9D" w:rsidRPr="00D36060" w:rsidDel="00F81EBA" w:rsidRDefault="00311D9D" w:rsidP="002A11FA">
            <w:pPr>
              <w:pStyle w:val="Body"/>
              <w:ind w:left="29" w:right="29"/>
              <w:mirrorIndents/>
              <w:rPr>
                <w:del w:id="2468" w:author="Jeff Pitzen" w:date="2025-12-10T12:39:00Z" w16du:dateUtc="2025-12-10T17:39:00Z"/>
                <w:lang w:val="en-IN" w:eastAsia="en-IN"/>
              </w:rPr>
            </w:pPr>
            <w:del w:id="2469" w:author="Jeff Pitzen" w:date="2025-12-10T12:39:00Z" w16du:dateUtc="2025-12-10T17:39:00Z">
              <w:r w:rsidRPr="00D36060" w:rsidDel="00F81EBA">
                <w:rPr>
                  <w:lang w:val="en-IN" w:eastAsia="en-IN"/>
                </w:rPr>
                <w:delText>Automated seeding via Job or SQL scripts</w:delText>
              </w:r>
              <w:bookmarkStart w:id="2470" w:name="_Toc216514633"/>
              <w:bookmarkEnd w:id="2470"/>
            </w:del>
          </w:p>
        </w:tc>
        <w:tc>
          <w:tcPr>
            <w:tcW w:w="0" w:type="auto"/>
            <w:hideMark/>
          </w:tcPr>
          <w:p w14:paraId="78EDB6E0" w14:textId="7CA8D6AF" w:rsidR="00311D9D" w:rsidRPr="00D36060" w:rsidDel="00F81EBA" w:rsidRDefault="00311D9D" w:rsidP="002A11FA">
            <w:pPr>
              <w:pStyle w:val="Body"/>
              <w:ind w:left="29" w:right="29"/>
              <w:mirrorIndents/>
              <w:rPr>
                <w:del w:id="2471" w:author="Jeff Pitzen" w:date="2025-12-10T12:39:00Z" w16du:dateUtc="2025-12-10T17:39:00Z"/>
                <w:lang w:val="en-IN" w:eastAsia="en-IN"/>
              </w:rPr>
            </w:pPr>
            <w:del w:id="2472" w:author="Jeff Pitzen" w:date="2025-12-10T12:39:00Z" w16du:dateUtc="2025-12-10T17:39:00Z">
              <w:r w:rsidRPr="00D36060" w:rsidDel="00F81EBA">
                <w:rPr>
                  <w:lang w:val="en-IN" w:eastAsia="en-IN"/>
                </w:rPr>
                <w:delText>Kubernetes Level</w:delText>
              </w:r>
              <w:bookmarkStart w:id="2473" w:name="_Toc216514634"/>
              <w:bookmarkEnd w:id="2473"/>
            </w:del>
          </w:p>
        </w:tc>
        <w:tc>
          <w:tcPr>
            <w:tcW w:w="0" w:type="auto"/>
            <w:hideMark/>
          </w:tcPr>
          <w:p w14:paraId="528D9BDF" w14:textId="7BDB9A1F" w:rsidR="00311D9D" w:rsidRPr="00D36060" w:rsidDel="00F81EBA" w:rsidRDefault="00311D9D" w:rsidP="002A11FA">
            <w:pPr>
              <w:pStyle w:val="Body"/>
              <w:ind w:left="29" w:right="29"/>
              <w:mirrorIndents/>
              <w:rPr>
                <w:del w:id="2474" w:author="Jeff Pitzen" w:date="2025-12-10T12:39:00Z" w16du:dateUtc="2025-12-10T17:39:00Z"/>
                <w:lang w:val="en-IN" w:eastAsia="en-IN"/>
              </w:rPr>
            </w:pPr>
            <w:del w:id="2475" w:author="Jeff Pitzen" w:date="2025-12-10T12:39:00Z" w16du:dateUtc="2025-12-10T17:39:00Z">
              <w:r w:rsidRPr="00D36060" w:rsidDel="00F81EBA">
                <w:rPr>
                  <w:lang w:val="en-IN" w:eastAsia="en-IN"/>
                </w:rPr>
                <w:delText>Implement k8s/job-seed.yaml (included in doc) — Game Warden team runs this manually since IL4+ disallows direct DB writes.</w:delText>
              </w:r>
              <w:bookmarkStart w:id="2476" w:name="_Toc216514635"/>
              <w:bookmarkEnd w:id="2476"/>
            </w:del>
          </w:p>
        </w:tc>
        <w:bookmarkStart w:id="2477" w:name="_Toc216514636"/>
        <w:bookmarkEnd w:id="2477"/>
      </w:tr>
      <w:tr w:rsidR="00311D9D" w:rsidRPr="00D36060" w:rsidDel="00F81EBA" w14:paraId="0FE40514" w14:textId="4E739599" w:rsidTr="00D23690">
        <w:trPr>
          <w:cantSplit/>
          <w:del w:id="2478" w:author="Jeff Pitzen" w:date="2025-12-10T12:39:00Z" w16du:dateUtc="2025-12-10T17:39:00Z"/>
        </w:trPr>
        <w:tc>
          <w:tcPr>
            <w:tcW w:w="1980" w:type="dxa"/>
            <w:hideMark/>
          </w:tcPr>
          <w:p w14:paraId="5AC8E2D5" w14:textId="1EE53B27" w:rsidR="00311D9D" w:rsidRPr="00D23690" w:rsidDel="00F81EBA" w:rsidRDefault="00311D9D" w:rsidP="002A11FA">
            <w:pPr>
              <w:pStyle w:val="Body"/>
              <w:ind w:left="29" w:right="29"/>
              <w:mirrorIndents/>
              <w:rPr>
                <w:del w:id="2479" w:author="Jeff Pitzen" w:date="2025-12-10T12:39:00Z" w16du:dateUtc="2025-12-10T17:39:00Z"/>
                <w:b/>
                <w:bCs/>
                <w:lang w:val="en-IN" w:eastAsia="en-IN"/>
              </w:rPr>
            </w:pPr>
            <w:del w:id="2480" w:author="Jeff Pitzen" w:date="2025-12-10T12:39:00Z" w16du:dateUtc="2025-12-10T17:39:00Z">
              <w:r w:rsidRPr="00D23690" w:rsidDel="00F81EBA">
                <w:rPr>
                  <w:b/>
                  <w:bCs/>
                  <w:lang w:val="en-IN" w:eastAsia="en-IN"/>
                </w:rPr>
                <w:delText>Continuous CVE Remediation</w:delText>
              </w:r>
              <w:bookmarkStart w:id="2481" w:name="_Toc216514637"/>
              <w:bookmarkEnd w:id="2481"/>
            </w:del>
          </w:p>
        </w:tc>
        <w:tc>
          <w:tcPr>
            <w:tcW w:w="1951" w:type="dxa"/>
            <w:hideMark/>
          </w:tcPr>
          <w:p w14:paraId="67B2E429" w14:textId="3547DB07" w:rsidR="00311D9D" w:rsidRPr="00D36060" w:rsidDel="00F81EBA" w:rsidRDefault="00311D9D" w:rsidP="002A11FA">
            <w:pPr>
              <w:pStyle w:val="Body"/>
              <w:ind w:left="29" w:right="29"/>
              <w:mirrorIndents/>
              <w:rPr>
                <w:del w:id="2482" w:author="Jeff Pitzen" w:date="2025-12-10T12:39:00Z" w16du:dateUtc="2025-12-10T17:39:00Z"/>
                <w:lang w:val="en-IN" w:eastAsia="en-IN"/>
              </w:rPr>
            </w:pPr>
            <w:del w:id="2483" w:author="Jeff Pitzen" w:date="2025-12-10T12:39:00Z" w16du:dateUtc="2025-12-10T17:39:00Z">
              <w:r w:rsidRPr="00D36060" w:rsidDel="00F81EBA">
                <w:rPr>
                  <w:lang w:val="en-IN" w:eastAsia="en-IN"/>
                </w:rPr>
                <w:delText>All container CVEs must be patched regularly</w:delText>
              </w:r>
              <w:bookmarkStart w:id="2484" w:name="_Toc216514638"/>
              <w:bookmarkEnd w:id="2484"/>
            </w:del>
          </w:p>
        </w:tc>
        <w:tc>
          <w:tcPr>
            <w:tcW w:w="0" w:type="auto"/>
            <w:hideMark/>
          </w:tcPr>
          <w:p w14:paraId="54E7F07B" w14:textId="457A4CE1" w:rsidR="00311D9D" w:rsidRPr="00D36060" w:rsidDel="00F81EBA" w:rsidRDefault="00311D9D" w:rsidP="002A11FA">
            <w:pPr>
              <w:pStyle w:val="Body"/>
              <w:ind w:left="29" w:right="29"/>
              <w:mirrorIndents/>
              <w:rPr>
                <w:del w:id="2485" w:author="Jeff Pitzen" w:date="2025-12-10T12:39:00Z" w16du:dateUtc="2025-12-10T17:39:00Z"/>
                <w:lang w:val="en-IN" w:eastAsia="en-IN"/>
              </w:rPr>
            </w:pPr>
            <w:del w:id="2486" w:author="Jeff Pitzen" w:date="2025-12-10T12:39:00Z" w16du:dateUtc="2025-12-10T17:39:00Z">
              <w:r w:rsidRPr="00D36060" w:rsidDel="00F81EBA">
                <w:rPr>
                  <w:lang w:val="en-IN" w:eastAsia="en-IN"/>
                </w:rPr>
                <w:delText>Image + CI/CD Level</w:delText>
              </w:r>
              <w:bookmarkStart w:id="2487" w:name="_Toc216514639"/>
              <w:bookmarkEnd w:id="2487"/>
            </w:del>
          </w:p>
        </w:tc>
        <w:tc>
          <w:tcPr>
            <w:tcW w:w="0" w:type="auto"/>
            <w:hideMark/>
          </w:tcPr>
          <w:p w14:paraId="610174A0" w14:textId="6E8A65E3" w:rsidR="00311D9D" w:rsidRPr="00D36060" w:rsidDel="00F81EBA" w:rsidRDefault="00311D9D" w:rsidP="002A11FA">
            <w:pPr>
              <w:pStyle w:val="Body"/>
              <w:ind w:left="29" w:right="29"/>
              <w:mirrorIndents/>
              <w:rPr>
                <w:del w:id="2488" w:author="Jeff Pitzen" w:date="2025-12-10T12:39:00Z" w16du:dateUtc="2025-12-10T17:39:00Z"/>
                <w:lang w:val="en-IN" w:eastAsia="en-IN"/>
              </w:rPr>
            </w:pPr>
            <w:del w:id="2489" w:author="Jeff Pitzen" w:date="2025-12-10T12:39:00Z" w16du:dateUtc="2025-12-10T17:39:00Z">
              <w:r w:rsidRPr="00D36060" w:rsidDel="00F81EBA">
                <w:rPr>
                  <w:lang w:val="en-IN" w:eastAsia="en-IN"/>
                </w:rPr>
                <w:delText>Add vulnerability scanning in GitHub Actions (e.g., Trivy, Grype). Update image dependencies frequently.</w:delText>
              </w:r>
              <w:bookmarkStart w:id="2490" w:name="_Toc216514640"/>
              <w:bookmarkEnd w:id="2490"/>
            </w:del>
          </w:p>
        </w:tc>
        <w:bookmarkStart w:id="2491" w:name="_Toc216514641"/>
        <w:bookmarkEnd w:id="2491"/>
      </w:tr>
      <w:tr w:rsidR="00311D9D" w:rsidRPr="00D36060" w:rsidDel="00F81EBA" w14:paraId="3C4BA573" w14:textId="76F7A9E1" w:rsidTr="00D23690">
        <w:trPr>
          <w:cantSplit/>
          <w:del w:id="2492" w:author="Jeff Pitzen" w:date="2025-12-10T12:39:00Z" w16du:dateUtc="2025-12-10T17:39:00Z"/>
        </w:trPr>
        <w:tc>
          <w:tcPr>
            <w:tcW w:w="1980" w:type="dxa"/>
            <w:hideMark/>
          </w:tcPr>
          <w:p w14:paraId="39A399C5" w14:textId="5FAC45CD" w:rsidR="00311D9D" w:rsidRPr="00D23690" w:rsidDel="00F81EBA" w:rsidRDefault="00311D9D" w:rsidP="002A11FA">
            <w:pPr>
              <w:pStyle w:val="Body"/>
              <w:ind w:left="29" w:right="29"/>
              <w:mirrorIndents/>
              <w:rPr>
                <w:del w:id="2493" w:author="Jeff Pitzen" w:date="2025-12-10T12:39:00Z" w16du:dateUtc="2025-12-10T17:39:00Z"/>
                <w:b/>
                <w:bCs/>
                <w:lang w:val="en-IN" w:eastAsia="en-IN"/>
              </w:rPr>
            </w:pPr>
            <w:del w:id="2494" w:author="Jeff Pitzen" w:date="2025-12-10T12:39:00Z" w16du:dateUtc="2025-12-10T17:39:00Z">
              <w:r w:rsidRPr="00D23690" w:rsidDel="00F81EBA">
                <w:rPr>
                  <w:b/>
                  <w:bCs/>
                  <w:lang w:val="en-IN" w:eastAsia="en-IN"/>
                </w:rPr>
                <w:delText>Meeting ATO Vulnerability Baseline</w:delText>
              </w:r>
              <w:bookmarkStart w:id="2495" w:name="_Toc216514642"/>
              <w:bookmarkEnd w:id="2495"/>
            </w:del>
          </w:p>
        </w:tc>
        <w:tc>
          <w:tcPr>
            <w:tcW w:w="1951" w:type="dxa"/>
            <w:hideMark/>
          </w:tcPr>
          <w:p w14:paraId="544EFBAC" w14:textId="3C27AA94" w:rsidR="00311D9D" w:rsidRPr="00D36060" w:rsidDel="00F81EBA" w:rsidRDefault="00311D9D" w:rsidP="002A11FA">
            <w:pPr>
              <w:pStyle w:val="Body"/>
              <w:ind w:left="29" w:right="29"/>
              <w:mirrorIndents/>
              <w:rPr>
                <w:del w:id="2496" w:author="Jeff Pitzen" w:date="2025-12-10T12:39:00Z" w16du:dateUtc="2025-12-10T17:39:00Z"/>
                <w:lang w:val="en-IN" w:eastAsia="en-IN"/>
              </w:rPr>
            </w:pPr>
            <w:del w:id="2497" w:author="Jeff Pitzen" w:date="2025-12-10T12:39:00Z" w16du:dateUtc="2025-12-10T17:39:00Z">
              <w:r w:rsidRPr="00D36060" w:rsidDel="00F81EBA">
                <w:rPr>
                  <w:lang w:val="en-IN" w:eastAsia="en-IN"/>
                </w:rPr>
                <w:delText>Security compliance per DoD baseline</w:delText>
              </w:r>
              <w:bookmarkStart w:id="2498" w:name="_Toc216514643"/>
              <w:bookmarkEnd w:id="2498"/>
            </w:del>
          </w:p>
        </w:tc>
        <w:tc>
          <w:tcPr>
            <w:tcW w:w="0" w:type="auto"/>
            <w:hideMark/>
          </w:tcPr>
          <w:p w14:paraId="7519DEE8" w14:textId="0046B6BF" w:rsidR="00311D9D" w:rsidRPr="00D36060" w:rsidDel="00F81EBA" w:rsidRDefault="00311D9D" w:rsidP="002A11FA">
            <w:pPr>
              <w:pStyle w:val="Body"/>
              <w:ind w:left="29" w:right="29"/>
              <w:mirrorIndents/>
              <w:rPr>
                <w:del w:id="2499" w:author="Jeff Pitzen" w:date="2025-12-10T12:39:00Z" w16du:dateUtc="2025-12-10T17:39:00Z"/>
                <w:lang w:val="en-IN" w:eastAsia="en-IN"/>
              </w:rPr>
            </w:pPr>
            <w:del w:id="2500" w:author="Jeff Pitzen" w:date="2025-12-10T12:39:00Z" w16du:dateUtc="2025-12-10T17:39:00Z">
              <w:r w:rsidRPr="00D36060" w:rsidDel="00F81EBA">
                <w:rPr>
                  <w:lang w:val="en-IN" w:eastAsia="en-IN"/>
                </w:rPr>
                <w:delText>Image + OS + Dependencies</w:delText>
              </w:r>
              <w:bookmarkStart w:id="2501" w:name="_Toc216514644"/>
              <w:bookmarkEnd w:id="2501"/>
            </w:del>
          </w:p>
        </w:tc>
        <w:tc>
          <w:tcPr>
            <w:tcW w:w="0" w:type="auto"/>
            <w:hideMark/>
          </w:tcPr>
          <w:p w14:paraId="7C8959EC" w14:textId="534AC86C" w:rsidR="00311D9D" w:rsidRPr="00D36060" w:rsidDel="00F81EBA" w:rsidRDefault="00311D9D" w:rsidP="002A11FA">
            <w:pPr>
              <w:pStyle w:val="Body"/>
              <w:ind w:left="29" w:right="29"/>
              <w:mirrorIndents/>
              <w:rPr>
                <w:del w:id="2502" w:author="Jeff Pitzen" w:date="2025-12-10T12:39:00Z" w16du:dateUtc="2025-12-10T17:39:00Z"/>
                <w:lang w:val="en-IN" w:eastAsia="en-IN"/>
              </w:rPr>
            </w:pPr>
            <w:del w:id="2503" w:author="Jeff Pitzen" w:date="2025-12-10T12:39:00Z" w16du:dateUtc="2025-12-10T17:39:00Z">
              <w:r w:rsidRPr="00D36060" w:rsidDel="00F81EBA">
                <w:rPr>
                  <w:lang w:val="en-IN" w:eastAsia="en-IN"/>
                </w:rPr>
                <w:delText>Keep container base image, runtime packages, and libraries patched; report and fix CVEs per Game Warden SLA.</w:delText>
              </w:r>
              <w:bookmarkStart w:id="2504" w:name="_Toc216514645"/>
              <w:bookmarkEnd w:id="2504"/>
            </w:del>
          </w:p>
        </w:tc>
        <w:bookmarkStart w:id="2505" w:name="_Toc216514646"/>
        <w:bookmarkEnd w:id="2505"/>
      </w:tr>
      <w:tr w:rsidR="00311D9D" w:rsidRPr="00D36060" w:rsidDel="00F81EBA" w14:paraId="74B2A966" w14:textId="0D3D290E" w:rsidTr="00D23690">
        <w:trPr>
          <w:cantSplit/>
          <w:del w:id="2506" w:author="Jeff Pitzen" w:date="2025-12-10T12:39:00Z" w16du:dateUtc="2025-12-10T17:39:00Z"/>
        </w:trPr>
        <w:tc>
          <w:tcPr>
            <w:tcW w:w="1980" w:type="dxa"/>
            <w:hideMark/>
          </w:tcPr>
          <w:p w14:paraId="3D170A37" w14:textId="3DCEE670" w:rsidR="00311D9D" w:rsidRPr="00D23690" w:rsidDel="00F81EBA" w:rsidRDefault="00311D9D" w:rsidP="002A11FA">
            <w:pPr>
              <w:pStyle w:val="Body"/>
              <w:ind w:left="29" w:right="29"/>
              <w:mirrorIndents/>
              <w:rPr>
                <w:del w:id="2507" w:author="Jeff Pitzen" w:date="2025-12-10T12:39:00Z" w16du:dateUtc="2025-12-10T17:39:00Z"/>
                <w:b/>
                <w:bCs/>
                <w:lang w:val="en-IN" w:eastAsia="en-IN"/>
              </w:rPr>
            </w:pPr>
            <w:del w:id="2508" w:author="Jeff Pitzen" w:date="2025-12-10T12:39:00Z" w16du:dateUtc="2025-12-10T17:39:00Z">
              <w:r w:rsidRPr="00D23690" w:rsidDel="00F81EBA">
                <w:rPr>
                  <w:b/>
                  <w:bCs/>
                  <w:lang w:val="en-IN" w:eastAsia="en-IN"/>
                </w:rPr>
                <w:delText>DoD-approved Authentication (SSO)</w:delText>
              </w:r>
              <w:bookmarkStart w:id="2509" w:name="_Toc216514647"/>
              <w:bookmarkEnd w:id="2509"/>
            </w:del>
          </w:p>
        </w:tc>
        <w:tc>
          <w:tcPr>
            <w:tcW w:w="1951" w:type="dxa"/>
            <w:hideMark/>
          </w:tcPr>
          <w:p w14:paraId="37EFA6DD" w14:textId="3CE69491" w:rsidR="00311D9D" w:rsidRPr="00D36060" w:rsidDel="00F81EBA" w:rsidRDefault="00311D9D" w:rsidP="002A11FA">
            <w:pPr>
              <w:pStyle w:val="Body"/>
              <w:ind w:left="29" w:right="29"/>
              <w:mirrorIndents/>
              <w:rPr>
                <w:del w:id="2510" w:author="Jeff Pitzen" w:date="2025-12-10T12:39:00Z" w16du:dateUtc="2025-12-10T17:39:00Z"/>
                <w:lang w:val="en-IN" w:eastAsia="en-IN"/>
              </w:rPr>
            </w:pPr>
            <w:del w:id="2511" w:author="Jeff Pitzen" w:date="2025-12-10T12:39:00Z" w16du:dateUtc="2025-12-10T17:39:00Z">
              <w:r w:rsidRPr="00D36060" w:rsidDel="00F81EBA">
                <w:rPr>
                  <w:lang w:val="en-IN" w:eastAsia="en-IN"/>
                </w:rPr>
                <w:delText>Integration with Game Warden SSO / P1 SSO</w:delText>
              </w:r>
              <w:bookmarkStart w:id="2512" w:name="_Toc216514648"/>
              <w:bookmarkEnd w:id="2512"/>
            </w:del>
          </w:p>
        </w:tc>
        <w:tc>
          <w:tcPr>
            <w:tcW w:w="0" w:type="auto"/>
            <w:hideMark/>
          </w:tcPr>
          <w:p w14:paraId="7FE13FAD" w14:textId="123B6304" w:rsidR="00311D9D" w:rsidRPr="00D36060" w:rsidDel="00F81EBA" w:rsidRDefault="00311D9D" w:rsidP="002A11FA">
            <w:pPr>
              <w:pStyle w:val="Body"/>
              <w:ind w:left="29" w:right="29"/>
              <w:mirrorIndents/>
              <w:rPr>
                <w:del w:id="2513" w:author="Jeff Pitzen" w:date="2025-12-10T12:39:00Z" w16du:dateUtc="2025-12-10T17:39:00Z"/>
                <w:lang w:val="en-IN" w:eastAsia="en-IN"/>
              </w:rPr>
            </w:pPr>
            <w:del w:id="2514" w:author="Jeff Pitzen" w:date="2025-12-10T12:39:00Z" w16du:dateUtc="2025-12-10T17:39:00Z">
              <w:r w:rsidRPr="00D36060" w:rsidDel="00F81EBA">
                <w:rPr>
                  <w:lang w:val="en-IN" w:eastAsia="en-IN"/>
                </w:rPr>
                <w:delText>Application + IAM Level</w:delText>
              </w:r>
              <w:bookmarkStart w:id="2515" w:name="_Toc216514649"/>
              <w:bookmarkEnd w:id="2515"/>
            </w:del>
          </w:p>
        </w:tc>
        <w:tc>
          <w:tcPr>
            <w:tcW w:w="0" w:type="auto"/>
            <w:hideMark/>
          </w:tcPr>
          <w:p w14:paraId="7F54D66A" w14:textId="6D2A5CF6" w:rsidR="00311D9D" w:rsidRPr="00D36060" w:rsidDel="00F81EBA" w:rsidRDefault="00311D9D" w:rsidP="002A11FA">
            <w:pPr>
              <w:pStyle w:val="Body"/>
              <w:ind w:left="29" w:right="29"/>
              <w:mirrorIndents/>
              <w:rPr>
                <w:del w:id="2516" w:author="Jeff Pitzen" w:date="2025-12-10T12:39:00Z" w16du:dateUtc="2025-12-10T17:39:00Z"/>
                <w:lang w:val="en-IN" w:eastAsia="en-IN"/>
              </w:rPr>
            </w:pPr>
            <w:del w:id="2517" w:author="Jeff Pitzen" w:date="2025-12-10T12:39:00Z" w16du:dateUtc="2025-12-10T17:39:00Z">
              <w:r w:rsidRPr="00D36060" w:rsidDel="00F81EBA">
                <w:rPr>
                  <w:lang w:val="en-IN" w:eastAsia="en-IN"/>
                </w:rPr>
                <w:delText>Modify application to use OIDC/SAML from Game Warden SSO (Keycloak or P1). Configure ingress with SSO redirect.</w:delText>
              </w:r>
              <w:bookmarkStart w:id="2518" w:name="_Toc216514650"/>
              <w:bookmarkEnd w:id="2518"/>
            </w:del>
          </w:p>
        </w:tc>
        <w:bookmarkStart w:id="2519" w:name="_Toc216514651"/>
        <w:bookmarkEnd w:id="2519"/>
      </w:tr>
      <w:tr w:rsidR="00311D9D" w:rsidRPr="00D36060" w:rsidDel="00F81EBA" w14:paraId="5EB7DE37" w14:textId="2F3F104E" w:rsidTr="00D23690">
        <w:trPr>
          <w:cantSplit/>
          <w:del w:id="2520" w:author="Jeff Pitzen" w:date="2025-12-10T12:39:00Z" w16du:dateUtc="2025-12-10T17:39:00Z"/>
        </w:trPr>
        <w:tc>
          <w:tcPr>
            <w:tcW w:w="1980" w:type="dxa"/>
            <w:hideMark/>
          </w:tcPr>
          <w:p w14:paraId="0519A8DE" w14:textId="44D575D4" w:rsidR="00311D9D" w:rsidRPr="00D23690" w:rsidDel="00F81EBA" w:rsidRDefault="00311D9D" w:rsidP="002A11FA">
            <w:pPr>
              <w:pStyle w:val="Body"/>
              <w:ind w:left="29" w:right="29"/>
              <w:mirrorIndents/>
              <w:rPr>
                <w:del w:id="2521" w:author="Jeff Pitzen" w:date="2025-12-10T12:39:00Z" w16du:dateUtc="2025-12-10T17:39:00Z"/>
                <w:b/>
                <w:bCs/>
                <w:lang w:val="en-IN" w:eastAsia="en-IN"/>
              </w:rPr>
            </w:pPr>
            <w:del w:id="2522" w:author="Jeff Pitzen" w:date="2025-12-10T12:39:00Z" w16du:dateUtc="2025-12-10T17:39:00Z">
              <w:r w:rsidRPr="00D23690" w:rsidDel="00F81EBA">
                <w:rPr>
                  <w:b/>
                  <w:bCs/>
                  <w:lang w:val="en-IN" w:eastAsia="en-IN"/>
                </w:rPr>
                <w:delText>Credentialed Access (IL4+)</w:delText>
              </w:r>
              <w:bookmarkStart w:id="2523" w:name="_Toc216514652"/>
              <w:bookmarkEnd w:id="2523"/>
            </w:del>
          </w:p>
        </w:tc>
        <w:tc>
          <w:tcPr>
            <w:tcW w:w="1951" w:type="dxa"/>
            <w:hideMark/>
          </w:tcPr>
          <w:p w14:paraId="446FF509" w14:textId="09D64EF5" w:rsidR="00311D9D" w:rsidRPr="00D36060" w:rsidDel="00F81EBA" w:rsidRDefault="00311D9D" w:rsidP="002A11FA">
            <w:pPr>
              <w:pStyle w:val="Body"/>
              <w:ind w:left="29" w:right="29"/>
              <w:mirrorIndents/>
              <w:rPr>
                <w:del w:id="2524" w:author="Jeff Pitzen" w:date="2025-12-10T12:39:00Z" w16du:dateUtc="2025-12-10T17:39:00Z"/>
                <w:lang w:val="en-IN" w:eastAsia="en-IN"/>
              </w:rPr>
            </w:pPr>
            <w:del w:id="2525" w:author="Jeff Pitzen" w:date="2025-12-10T12:39:00Z" w16du:dateUtc="2025-12-10T17:39:00Z">
              <w:r w:rsidRPr="00D36060" w:rsidDel="00F81EBA">
                <w:rPr>
                  <w:lang w:val="en-IN" w:eastAsia="en-IN"/>
                </w:rPr>
                <w:delText>CAC / PIV / ECA required for IL4+</w:delText>
              </w:r>
              <w:bookmarkStart w:id="2526" w:name="_Toc216514653"/>
              <w:bookmarkEnd w:id="2526"/>
            </w:del>
          </w:p>
        </w:tc>
        <w:tc>
          <w:tcPr>
            <w:tcW w:w="0" w:type="auto"/>
            <w:hideMark/>
          </w:tcPr>
          <w:p w14:paraId="16183071" w14:textId="72A8575F" w:rsidR="00311D9D" w:rsidRPr="00D36060" w:rsidDel="00F81EBA" w:rsidRDefault="00311D9D" w:rsidP="002A11FA">
            <w:pPr>
              <w:pStyle w:val="Body"/>
              <w:ind w:left="29" w:right="29"/>
              <w:mirrorIndents/>
              <w:rPr>
                <w:del w:id="2527" w:author="Jeff Pitzen" w:date="2025-12-10T12:39:00Z" w16du:dateUtc="2025-12-10T17:39:00Z"/>
                <w:lang w:val="en-IN" w:eastAsia="en-IN"/>
              </w:rPr>
            </w:pPr>
            <w:del w:id="2528" w:author="Jeff Pitzen" w:date="2025-12-10T12:39:00Z" w16du:dateUtc="2025-12-10T17:39:00Z">
              <w:r w:rsidRPr="00D36060" w:rsidDel="00F81EBA">
                <w:rPr>
                  <w:lang w:val="en-IN" w:eastAsia="en-IN"/>
                </w:rPr>
                <w:delText>Access Control / User Level</w:delText>
              </w:r>
              <w:bookmarkStart w:id="2529" w:name="_Toc216514654"/>
              <w:bookmarkEnd w:id="2529"/>
            </w:del>
          </w:p>
        </w:tc>
        <w:tc>
          <w:tcPr>
            <w:tcW w:w="0" w:type="auto"/>
            <w:hideMark/>
          </w:tcPr>
          <w:p w14:paraId="39070E2E" w14:textId="36FD51FC" w:rsidR="00311D9D" w:rsidRPr="00D36060" w:rsidDel="00F81EBA" w:rsidRDefault="00311D9D" w:rsidP="002A11FA">
            <w:pPr>
              <w:pStyle w:val="Body"/>
              <w:ind w:left="29" w:right="29"/>
              <w:mirrorIndents/>
              <w:rPr>
                <w:del w:id="2530" w:author="Jeff Pitzen" w:date="2025-12-10T12:39:00Z" w16du:dateUtc="2025-12-10T17:39:00Z"/>
                <w:lang w:val="en-IN" w:eastAsia="en-IN"/>
              </w:rPr>
            </w:pPr>
            <w:del w:id="2531" w:author="Jeff Pitzen" w:date="2025-12-10T12:39:00Z" w16du:dateUtc="2025-12-10T17:39:00Z">
              <w:r w:rsidRPr="00D36060" w:rsidDel="00F81EBA">
                <w:rPr>
                  <w:lang w:val="en-IN" w:eastAsia="en-IN"/>
                </w:rPr>
                <w:delText>Developers or operators must use approved government access cards to log in to dashboards or environments.</w:delText>
              </w:r>
              <w:bookmarkStart w:id="2532" w:name="_Toc216514655"/>
              <w:bookmarkEnd w:id="2532"/>
            </w:del>
          </w:p>
        </w:tc>
        <w:bookmarkStart w:id="2533" w:name="_Toc216514656"/>
        <w:bookmarkEnd w:id="2533"/>
      </w:tr>
      <w:tr w:rsidR="00311D9D" w:rsidRPr="00D36060" w:rsidDel="00F81EBA" w14:paraId="4E00FE78" w14:textId="06664894" w:rsidTr="00D23690">
        <w:trPr>
          <w:cantSplit/>
          <w:del w:id="2534" w:author="Jeff Pitzen" w:date="2025-12-10T12:39:00Z" w16du:dateUtc="2025-12-10T17:39:00Z"/>
        </w:trPr>
        <w:tc>
          <w:tcPr>
            <w:tcW w:w="1980" w:type="dxa"/>
            <w:hideMark/>
          </w:tcPr>
          <w:p w14:paraId="4ED4C636" w14:textId="2F9678F8" w:rsidR="00311D9D" w:rsidRPr="00D23690" w:rsidDel="00F81EBA" w:rsidRDefault="00311D9D" w:rsidP="002A11FA">
            <w:pPr>
              <w:pStyle w:val="Body"/>
              <w:ind w:left="29" w:right="29"/>
              <w:mirrorIndents/>
              <w:rPr>
                <w:del w:id="2535" w:author="Jeff Pitzen" w:date="2025-12-10T12:39:00Z" w16du:dateUtc="2025-12-10T17:39:00Z"/>
                <w:b/>
                <w:bCs/>
                <w:lang w:val="en-IN" w:eastAsia="en-IN"/>
              </w:rPr>
            </w:pPr>
            <w:del w:id="2536" w:author="Jeff Pitzen" w:date="2025-12-10T12:39:00Z" w16du:dateUtc="2025-12-10T17:39:00Z">
              <w:r w:rsidRPr="00D23690" w:rsidDel="00F81EBA">
                <w:rPr>
                  <w:b/>
                  <w:bCs/>
                  <w:lang w:val="en-IN" w:eastAsia="en-IN"/>
                </w:rPr>
                <w:delText>Data Classification Limits</w:delText>
              </w:r>
              <w:bookmarkStart w:id="2537" w:name="_Toc216514657"/>
              <w:bookmarkEnd w:id="2537"/>
            </w:del>
          </w:p>
        </w:tc>
        <w:tc>
          <w:tcPr>
            <w:tcW w:w="1951" w:type="dxa"/>
            <w:hideMark/>
          </w:tcPr>
          <w:p w14:paraId="53C4E47A" w14:textId="617C14AC" w:rsidR="00311D9D" w:rsidRPr="00D36060" w:rsidDel="00F81EBA" w:rsidRDefault="00311D9D" w:rsidP="002A11FA">
            <w:pPr>
              <w:pStyle w:val="Body"/>
              <w:ind w:left="29" w:right="29"/>
              <w:mirrorIndents/>
              <w:rPr>
                <w:del w:id="2538" w:author="Jeff Pitzen" w:date="2025-12-10T12:39:00Z" w16du:dateUtc="2025-12-10T17:39:00Z"/>
                <w:lang w:val="en-IN" w:eastAsia="en-IN"/>
              </w:rPr>
            </w:pPr>
            <w:del w:id="2539" w:author="Jeff Pitzen" w:date="2025-12-10T12:39:00Z" w16du:dateUtc="2025-12-10T17:39:00Z">
              <w:r w:rsidRPr="00D36060" w:rsidDel="00F81EBA">
                <w:rPr>
                  <w:lang w:val="en-IN" w:eastAsia="en-IN"/>
                </w:rPr>
                <w:delText>Only CUI, PII, IL2–IL5, ITAR</w:delText>
              </w:r>
              <w:bookmarkStart w:id="2540" w:name="_Toc216514658"/>
              <w:bookmarkEnd w:id="2540"/>
            </w:del>
          </w:p>
        </w:tc>
        <w:tc>
          <w:tcPr>
            <w:tcW w:w="0" w:type="auto"/>
            <w:hideMark/>
          </w:tcPr>
          <w:p w14:paraId="437DF483" w14:textId="4641C81E" w:rsidR="00311D9D" w:rsidRPr="00D36060" w:rsidDel="00F81EBA" w:rsidRDefault="00311D9D" w:rsidP="002A11FA">
            <w:pPr>
              <w:pStyle w:val="Body"/>
              <w:ind w:left="29" w:right="29"/>
              <w:mirrorIndents/>
              <w:rPr>
                <w:del w:id="2541" w:author="Jeff Pitzen" w:date="2025-12-10T12:39:00Z" w16du:dateUtc="2025-12-10T17:39:00Z"/>
                <w:lang w:val="en-IN" w:eastAsia="en-IN"/>
              </w:rPr>
            </w:pPr>
            <w:del w:id="2542" w:author="Jeff Pitzen" w:date="2025-12-10T12:39:00Z" w16du:dateUtc="2025-12-10T17:39:00Z">
              <w:r w:rsidRPr="00D36060" w:rsidDel="00F81EBA">
                <w:rPr>
                  <w:lang w:val="en-IN" w:eastAsia="en-IN"/>
                </w:rPr>
                <w:delText>Application + Database Level</w:delText>
              </w:r>
              <w:bookmarkStart w:id="2543" w:name="_Toc216514659"/>
              <w:bookmarkEnd w:id="2543"/>
            </w:del>
          </w:p>
        </w:tc>
        <w:tc>
          <w:tcPr>
            <w:tcW w:w="0" w:type="auto"/>
            <w:hideMark/>
          </w:tcPr>
          <w:p w14:paraId="521A1769" w14:textId="7389BEB6" w:rsidR="00311D9D" w:rsidRPr="00D36060" w:rsidDel="00F81EBA" w:rsidRDefault="00311D9D" w:rsidP="002A11FA">
            <w:pPr>
              <w:pStyle w:val="Body"/>
              <w:ind w:left="29" w:right="29"/>
              <w:mirrorIndents/>
              <w:rPr>
                <w:del w:id="2544" w:author="Jeff Pitzen" w:date="2025-12-10T12:39:00Z" w16du:dateUtc="2025-12-10T17:39:00Z"/>
                <w:lang w:val="en-IN" w:eastAsia="en-IN"/>
              </w:rPr>
            </w:pPr>
            <w:del w:id="2545" w:author="Jeff Pitzen" w:date="2025-12-10T12:39:00Z" w16du:dateUtc="2025-12-10T17:39:00Z">
              <w:r w:rsidRPr="00D36060" w:rsidDel="00F81EBA">
                <w:rPr>
                  <w:lang w:val="en-IN" w:eastAsia="en-IN"/>
                </w:rPr>
                <w:delText>Application logic must ensure no IL6/SAP/SCI data is processed. Define data handling policy per environment.</w:delText>
              </w:r>
              <w:bookmarkStart w:id="2546" w:name="_Toc216514660"/>
              <w:bookmarkEnd w:id="2546"/>
            </w:del>
          </w:p>
        </w:tc>
        <w:bookmarkStart w:id="2547" w:name="_Toc216514661"/>
        <w:bookmarkEnd w:id="2547"/>
      </w:tr>
      <w:tr w:rsidR="00311D9D" w:rsidRPr="00D36060" w:rsidDel="00F81EBA" w14:paraId="74632975" w14:textId="69D73EBD" w:rsidTr="00D23690">
        <w:trPr>
          <w:cantSplit/>
          <w:del w:id="2548" w:author="Jeff Pitzen" w:date="2025-12-10T12:39:00Z" w16du:dateUtc="2025-12-10T17:39:00Z"/>
        </w:trPr>
        <w:tc>
          <w:tcPr>
            <w:tcW w:w="1980" w:type="dxa"/>
            <w:hideMark/>
          </w:tcPr>
          <w:p w14:paraId="172F2DF1" w14:textId="63EF3498" w:rsidR="00311D9D" w:rsidRPr="00D23690" w:rsidDel="00F81EBA" w:rsidRDefault="00311D9D" w:rsidP="002A11FA">
            <w:pPr>
              <w:pStyle w:val="Body"/>
              <w:ind w:left="29" w:right="29"/>
              <w:mirrorIndents/>
              <w:rPr>
                <w:del w:id="2549" w:author="Jeff Pitzen" w:date="2025-12-10T12:39:00Z" w16du:dateUtc="2025-12-10T17:39:00Z"/>
                <w:b/>
                <w:bCs/>
                <w:lang w:val="en-IN" w:eastAsia="en-IN"/>
              </w:rPr>
            </w:pPr>
            <w:del w:id="2550" w:author="Jeff Pitzen" w:date="2025-12-10T12:39:00Z" w16du:dateUtc="2025-12-10T17:39:00Z">
              <w:r w:rsidRPr="00D23690" w:rsidDel="00F81EBA">
                <w:rPr>
                  <w:b/>
                  <w:bCs/>
                  <w:lang w:val="en-IN" w:eastAsia="en-IN"/>
                </w:rPr>
                <w:delText>PKI Certificate Policies</w:delText>
              </w:r>
              <w:bookmarkStart w:id="2551" w:name="_Toc216514662"/>
              <w:bookmarkEnd w:id="2551"/>
            </w:del>
          </w:p>
        </w:tc>
        <w:tc>
          <w:tcPr>
            <w:tcW w:w="1951" w:type="dxa"/>
            <w:hideMark/>
          </w:tcPr>
          <w:p w14:paraId="0802430E" w14:textId="1DAFDB66" w:rsidR="00311D9D" w:rsidRPr="00D36060" w:rsidDel="00F81EBA" w:rsidRDefault="00311D9D" w:rsidP="002A11FA">
            <w:pPr>
              <w:pStyle w:val="Body"/>
              <w:ind w:left="29" w:right="29"/>
              <w:mirrorIndents/>
              <w:rPr>
                <w:del w:id="2552" w:author="Jeff Pitzen" w:date="2025-12-10T12:39:00Z" w16du:dateUtc="2025-12-10T17:39:00Z"/>
                <w:lang w:val="en-IN" w:eastAsia="en-IN"/>
              </w:rPr>
            </w:pPr>
            <w:del w:id="2553" w:author="Jeff Pitzen" w:date="2025-12-10T12:39:00Z" w16du:dateUtc="2025-12-10T17:39:00Z">
              <w:r w:rsidRPr="00D36060" w:rsidDel="00F81EBA">
                <w:rPr>
                  <w:lang w:val="en-IN" w:eastAsia="en-IN"/>
                </w:rPr>
                <w:delText>Approved OIDs for cert validation</w:delText>
              </w:r>
              <w:bookmarkStart w:id="2554" w:name="_Toc216514663"/>
              <w:bookmarkEnd w:id="2554"/>
            </w:del>
          </w:p>
        </w:tc>
        <w:tc>
          <w:tcPr>
            <w:tcW w:w="0" w:type="auto"/>
            <w:hideMark/>
          </w:tcPr>
          <w:p w14:paraId="59D33505" w14:textId="26C5D770" w:rsidR="00311D9D" w:rsidRPr="00D36060" w:rsidDel="00F81EBA" w:rsidRDefault="00311D9D" w:rsidP="002A11FA">
            <w:pPr>
              <w:pStyle w:val="Body"/>
              <w:ind w:left="29" w:right="29"/>
              <w:mirrorIndents/>
              <w:rPr>
                <w:del w:id="2555" w:author="Jeff Pitzen" w:date="2025-12-10T12:39:00Z" w16du:dateUtc="2025-12-10T17:39:00Z"/>
                <w:lang w:val="en-IN" w:eastAsia="en-IN"/>
              </w:rPr>
            </w:pPr>
            <w:del w:id="2556" w:author="Jeff Pitzen" w:date="2025-12-10T12:39:00Z" w16du:dateUtc="2025-12-10T17:39:00Z">
              <w:r w:rsidRPr="00D36060" w:rsidDel="00F81EBA">
                <w:rPr>
                  <w:lang w:val="en-IN" w:eastAsia="en-IN"/>
                </w:rPr>
                <w:delText>IAM + Authentication Layer</w:delText>
              </w:r>
              <w:bookmarkStart w:id="2557" w:name="_Toc216514664"/>
              <w:bookmarkEnd w:id="2557"/>
            </w:del>
          </w:p>
        </w:tc>
        <w:tc>
          <w:tcPr>
            <w:tcW w:w="0" w:type="auto"/>
            <w:hideMark/>
          </w:tcPr>
          <w:p w14:paraId="16A5DEDB" w14:textId="4432BF07" w:rsidR="00311D9D" w:rsidRPr="00D36060" w:rsidDel="00F81EBA" w:rsidRDefault="00311D9D" w:rsidP="002A11FA">
            <w:pPr>
              <w:pStyle w:val="Body"/>
              <w:ind w:left="29" w:right="29"/>
              <w:mirrorIndents/>
              <w:rPr>
                <w:del w:id="2558" w:author="Jeff Pitzen" w:date="2025-12-10T12:39:00Z" w16du:dateUtc="2025-12-10T17:39:00Z"/>
                <w:lang w:val="en-IN" w:eastAsia="en-IN"/>
              </w:rPr>
            </w:pPr>
            <w:del w:id="2559" w:author="Jeff Pitzen" w:date="2025-12-10T12:39:00Z" w16du:dateUtc="2025-12-10T17:39:00Z">
              <w:r w:rsidRPr="00D36060" w:rsidDel="00F81EBA">
                <w:rPr>
                  <w:lang w:val="en-IN" w:eastAsia="en-IN"/>
                </w:rPr>
                <w:delText>Configure SSO and HTTPS termination (e.g., NGINX ingress) to accept DoD PKI chain with approved certificate OIDs.</w:delText>
              </w:r>
              <w:bookmarkStart w:id="2560" w:name="_Toc216514665"/>
              <w:bookmarkEnd w:id="2560"/>
            </w:del>
          </w:p>
        </w:tc>
        <w:bookmarkStart w:id="2561" w:name="_Toc216514666"/>
        <w:bookmarkEnd w:id="2561"/>
      </w:tr>
      <w:tr w:rsidR="00311D9D" w:rsidRPr="00D36060" w:rsidDel="00F81EBA" w14:paraId="0CCC3B82" w14:textId="13B7EAB5" w:rsidTr="00D23690">
        <w:trPr>
          <w:cantSplit/>
          <w:del w:id="2562" w:author="Jeff Pitzen" w:date="2025-12-10T12:39:00Z" w16du:dateUtc="2025-12-10T17:39:00Z"/>
        </w:trPr>
        <w:tc>
          <w:tcPr>
            <w:tcW w:w="1980" w:type="dxa"/>
            <w:hideMark/>
          </w:tcPr>
          <w:p w14:paraId="1B3A6CA9" w14:textId="6019C858" w:rsidR="00311D9D" w:rsidRPr="00D23690" w:rsidDel="00F81EBA" w:rsidRDefault="00311D9D" w:rsidP="002A11FA">
            <w:pPr>
              <w:pStyle w:val="Body"/>
              <w:ind w:left="29" w:right="29"/>
              <w:mirrorIndents/>
              <w:rPr>
                <w:del w:id="2563" w:author="Jeff Pitzen" w:date="2025-12-10T12:39:00Z" w16du:dateUtc="2025-12-10T17:39:00Z"/>
                <w:b/>
                <w:bCs/>
                <w:lang w:val="en-IN" w:eastAsia="en-IN"/>
              </w:rPr>
            </w:pPr>
            <w:del w:id="2564" w:author="Jeff Pitzen" w:date="2025-12-10T12:39:00Z" w16du:dateUtc="2025-12-10T17:39:00Z">
              <w:r w:rsidRPr="00D23690" w:rsidDel="00F81EBA">
                <w:rPr>
                  <w:b/>
                  <w:bCs/>
                  <w:lang w:val="en-IN" w:eastAsia="en-IN"/>
                </w:rPr>
                <w:delText>AWS GovCloud GPU Support</w:delText>
              </w:r>
              <w:bookmarkStart w:id="2565" w:name="_Toc216514667"/>
              <w:bookmarkEnd w:id="2565"/>
            </w:del>
          </w:p>
        </w:tc>
        <w:tc>
          <w:tcPr>
            <w:tcW w:w="1951" w:type="dxa"/>
            <w:hideMark/>
          </w:tcPr>
          <w:p w14:paraId="2B674C50" w14:textId="07A63AC7" w:rsidR="00311D9D" w:rsidRPr="00D36060" w:rsidDel="00F81EBA" w:rsidRDefault="00311D9D" w:rsidP="002A11FA">
            <w:pPr>
              <w:pStyle w:val="Body"/>
              <w:ind w:left="29" w:right="29"/>
              <w:mirrorIndents/>
              <w:rPr>
                <w:del w:id="2566" w:author="Jeff Pitzen" w:date="2025-12-10T12:39:00Z" w16du:dateUtc="2025-12-10T17:39:00Z"/>
                <w:lang w:val="en-IN" w:eastAsia="en-IN"/>
              </w:rPr>
            </w:pPr>
            <w:del w:id="2567" w:author="Jeff Pitzen" w:date="2025-12-10T12:39:00Z" w16du:dateUtc="2025-12-10T17:39:00Z">
              <w:r w:rsidRPr="00D36060" w:rsidDel="00F81EBA">
                <w:rPr>
                  <w:lang w:val="en-IN" w:eastAsia="en-IN"/>
                </w:rPr>
                <w:delText>Approved GPU instance types (G3, G4dn, G5, P3, etc.)</w:delText>
              </w:r>
              <w:bookmarkStart w:id="2568" w:name="_Toc216514668"/>
              <w:bookmarkEnd w:id="2568"/>
            </w:del>
          </w:p>
        </w:tc>
        <w:tc>
          <w:tcPr>
            <w:tcW w:w="0" w:type="auto"/>
            <w:hideMark/>
          </w:tcPr>
          <w:p w14:paraId="34E76664" w14:textId="47F58627" w:rsidR="00311D9D" w:rsidRPr="00D36060" w:rsidDel="00F81EBA" w:rsidRDefault="00311D9D" w:rsidP="002A11FA">
            <w:pPr>
              <w:pStyle w:val="Body"/>
              <w:ind w:left="29" w:right="29"/>
              <w:mirrorIndents/>
              <w:rPr>
                <w:del w:id="2569" w:author="Jeff Pitzen" w:date="2025-12-10T12:39:00Z" w16du:dateUtc="2025-12-10T17:39:00Z"/>
                <w:lang w:val="en-IN" w:eastAsia="en-IN"/>
              </w:rPr>
            </w:pPr>
            <w:del w:id="2570" w:author="Jeff Pitzen" w:date="2025-12-10T12:39:00Z" w16du:dateUtc="2025-12-10T17:39:00Z">
              <w:r w:rsidRPr="00D36060" w:rsidDel="00F81EBA">
                <w:rPr>
                  <w:lang w:val="en-IN" w:eastAsia="en-IN"/>
                </w:rPr>
                <w:delText>Infrastructure / Node Group Level</w:delText>
              </w:r>
              <w:bookmarkStart w:id="2571" w:name="_Toc216514669"/>
              <w:bookmarkEnd w:id="2571"/>
            </w:del>
          </w:p>
        </w:tc>
        <w:tc>
          <w:tcPr>
            <w:tcW w:w="0" w:type="auto"/>
            <w:hideMark/>
          </w:tcPr>
          <w:p w14:paraId="2C4FCF30" w14:textId="7805DB38" w:rsidR="00311D9D" w:rsidRPr="00D36060" w:rsidDel="00F81EBA" w:rsidRDefault="00311D9D" w:rsidP="002A11FA">
            <w:pPr>
              <w:pStyle w:val="Body"/>
              <w:ind w:left="29" w:right="29"/>
              <w:mirrorIndents/>
              <w:rPr>
                <w:del w:id="2572" w:author="Jeff Pitzen" w:date="2025-12-10T12:39:00Z" w16du:dateUtc="2025-12-10T17:39:00Z"/>
                <w:lang w:val="en-IN" w:eastAsia="en-IN"/>
              </w:rPr>
            </w:pPr>
            <w:del w:id="2573" w:author="Jeff Pitzen" w:date="2025-12-10T12:39:00Z" w16du:dateUtc="2025-12-10T17:39:00Z">
              <w:r w:rsidRPr="00D36060" w:rsidDel="00F81EBA">
                <w:rPr>
                  <w:lang w:val="en-IN" w:eastAsia="en-IN"/>
                </w:rPr>
                <w:delText>Use supported GPU EC2 instances (e.g., g5.2xlarge) when deploying GPU workloads in GovCloud IL4–IL6.</w:delText>
              </w:r>
              <w:bookmarkStart w:id="2574" w:name="_Toc216514670"/>
              <w:bookmarkEnd w:id="2574"/>
            </w:del>
          </w:p>
        </w:tc>
        <w:bookmarkStart w:id="2575" w:name="_Toc216514671"/>
        <w:bookmarkEnd w:id="2575"/>
      </w:tr>
      <w:tr w:rsidR="00311D9D" w:rsidRPr="00D36060" w:rsidDel="00F81EBA" w14:paraId="18A81533" w14:textId="649C05BC" w:rsidTr="00D23690">
        <w:trPr>
          <w:cantSplit/>
          <w:del w:id="2576" w:author="Jeff Pitzen" w:date="2025-12-10T12:39:00Z" w16du:dateUtc="2025-12-10T17:39:00Z"/>
        </w:trPr>
        <w:tc>
          <w:tcPr>
            <w:tcW w:w="1980" w:type="dxa"/>
            <w:hideMark/>
          </w:tcPr>
          <w:p w14:paraId="1213A041" w14:textId="3D133292" w:rsidR="00311D9D" w:rsidRPr="00D23690" w:rsidDel="00F81EBA" w:rsidRDefault="00311D9D" w:rsidP="002A11FA">
            <w:pPr>
              <w:pStyle w:val="Body"/>
              <w:ind w:left="29" w:right="29"/>
              <w:mirrorIndents/>
              <w:rPr>
                <w:del w:id="2577" w:author="Jeff Pitzen" w:date="2025-12-10T12:39:00Z" w16du:dateUtc="2025-12-10T17:39:00Z"/>
                <w:b/>
                <w:bCs/>
                <w:lang w:val="en-IN" w:eastAsia="en-IN"/>
              </w:rPr>
            </w:pPr>
            <w:del w:id="2578" w:author="Jeff Pitzen" w:date="2025-12-10T12:39:00Z" w16du:dateUtc="2025-12-10T17:39:00Z">
              <w:r w:rsidRPr="00D23690" w:rsidDel="00F81EBA">
                <w:rPr>
                  <w:b/>
                  <w:bCs/>
                  <w:lang w:val="en-IN" w:eastAsia="en-IN"/>
                </w:rPr>
                <w:delText>IAM &amp; Roles</w:delText>
              </w:r>
              <w:bookmarkStart w:id="2579" w:name="_Toc216514672"/>
              <w:bookmarkEnd w:id="2579"/>
            </w:del>
          </w:p>
        </w:tc>
        <w:tc>
          <w:tcPr>
            <w:tcW w:w="1951" w:type="dxa"/>
            <w:hideMark/>
          </w:tcPr>
          <w:p w14:paraId="15F78FAB" w14:textId="092882A9" w:rsidR="00311D9D" w:rsidRPr="00D36060" w:rsidDel="00F81EBA" w:rsidRDefault="00311D9D" w:rsidP="002A11FA">
            <w:pPr>
              <w:pStyle w:val="Body"/>
              <w:ind w:left="29" w:right="29"/>
              <w:mirrorIndents/>
              <w:rPr>
                <w:del w:id="2580" w:author="Jeff Pitzen" w:date="2025-12-10T12:39:00Z" w16du:dateUtc="2025-12-10T17:39:00Z"/>
                <w:lang w:val="en-IN" w:eastAsia="en-IN"/>
              </w:rPr>
            </w:pPr>
            <w:del w:id="2581" w:author="Jeff Pitzen" w:date="2025-12-10T12:39:00Z" w16du:dateUtc="2025-12-10T17:39:00Z">
              <w:r w:rsidRPr="00D36060" w:rsidDel="00F81EBA">
                <w:rPr>
                  <w:lang w:val="en-IN" w:eastAsia="en-IN"/>
                </w:rPr>
                <w:delText>Principle of least privilege for pods and pipelines</w:delText>
              </w:r>
              <w:bookmarkStart w:id="2582" w:name="_Toc216514673"/>
              <w:bookmarkEnd w:id="2582"/>
            </w:del>
          </w:p>
        </w:tc>
        <w:tc>
          <w:tcPr>
            <w:tcW w:w="0" w:type="auto"/>
            <w:hideMark/>
          </w:tcPr>
          <w:p w14:paraId="554F537C" w14:textId="333D4199" w:rsidR="00311D9D" w:rsidRPr="00D36060" w:rsidDel="00F81EBA" w:rsidRDefault="00311D9D" w:rsidP="002A11FA">
            <w:pPr>
              <w:pStyle w:val="Body"/>
              <w:ind w:left="29" w:right="29"/>
              <w:mirrorIndents/>
              <w:rPr>
                <w:del w:id="2583" w:author="Jeff Pitzen" w:date="2025-12-10T12:39:00Z" w16du:dateUtc="2025-12-10T17:39:00Z"/>
                <w:lang w:val="en-IN" w:eastAsia="en-IN"/>
              </w:rPr>
            </w:pPr>
            <w:del w:id="2584" w:author="Jeff Pitzen" w:date="2025-12-10T12:39:00Z" w16du:dateUtc="2025-12-10T17:39:00Z">
              <w:r w:rsidRPr="00D36060" w:rsidDel="00F81EBA">
                <w:rPr>
                  <w:lang w:val="en-IN" w:eastAsia="en-IN"/>
                </w:rPr>
                <w:delText>IAM Level (AWS + Kubernetes)</w:delText>
              </w:r>
              <w:bookmarkStart w:id="2585" w:name="_Toc216514674"/>
              <w:bookmarkEnd w:id="2585"/>
            </w:del>
          </w:p>
        </w:tc>
        <w:tc>
          <w:tcPr>
            <w:tcW w:w="0" w:type="auto"/>
            <w:hideMark/>
          </w:tcPr>
          <w:p w14:paraId="5F429702" w14:textId="3A22D040" w:rsidR="00311D9D" w:rsidRPr="00D36060" w:rsidDel="00F81EBA" w:rsidRDefault="00311D9D" w:rsidP="002A11FA">
            <w:pPr>
              <w:pStyle w:val="Body"/>
              <w:ind w:left="29" w:right="29"/>
              <w:mirrorIndents/>
              <w:rPr>
                <w:del w:id="2586" w:author="Jeff Pitzen" w:date="2025-12-10T12:39:00Z" w16du:dateUtc="2025-12-10T17:39:00Z"/>
                <w:lang w:val="en-IN" w:eastAsia="en-IN"/>
              </w:rPr>
            </w:pPr>
            <w:del w:id="2587" w:author="Jeff Pitzen" w:date="2025-12-10T12:39:00Z" w16du:dateUtc="2025-12-10T17:39:00Z">
              <w:r w:rsidRPr="00D36060" w:rsidDel="00F81EBA">
                <w:rPr>
                  <w:lang w:val="en-IN" w:eastAsia="en-IN"/>
                </w:rPr>
                <w:delText>Use IRSA (IAM Roles for Service Accounts). Limit policy ARNs to specific AWS resource actions only.</w:delText>
              </w:r>
              <w:bookmarkStart w:id="2588" w:name="_Toc216514675"/>
              <w:bookmarkEnd w:id="2588"/>
            </w:del>
          </w:p>
        </w:tc>
        <w:bookmarkStart w:id="2589" w:name="_Toc216514676"/>
        <w:bookmarkEnd w:id="2589"/>
      </w:tr>
      <w:tr w:rsidR="00311D9D" w:rsidRPr="00D36060" w:rsidDel="00F81EBA" w14:paraId="0FB4D608" w14:textId="3522B7C4" w:rsidTr="00D23690">
        <w:trPr>
          <w:cantSplit/>
          <w:del w:id="2590" w:author="Jeff Pitzen" w:date="2025-12-10T12:39:00Z" w16du:dateUtc="2025-12-10T17:39:00Z"/>
        </w:trPr>
        <w:tc>
          <w:tcPr>
            <w:tcW w:w="1980" w:type="dxa"/>
            <w:hideMark/>
          </w:tcPr>
          <w:p w14:paraId="03420778" w14:textId="79560826" w:rsidR="00311D9D" w:rsidRPr="00D23690" w:rsidDel="00F81EBA" w:rsidRDefault="00311D9D" w:rsidP="002A11FA">
            <w:pPr>
              <w:pStyle w:val="Body"/>
              <w:ind w:left="29" w:right="29"/>
              <w:mirrorIndents/>
              <w:rPr>
                <w:del w:id="2591" w:author="Jeff Pitzen" w:date="2025-12-10T12:39:00Z" w16du:dateUtc="2025-12-10T17:39:00Z"/>
                <w:b/>
                <w:bCs/>
                <w:lang w:val="en-IN" w:eastAsia="en-IN"/>
              </w:rPr>
            </w:pPr>
            <w:del w:id="2592" w:author="Jeff Pitzen" w:date="2025-12-10T12:39:00Z" w16du:dateUtc="2025-12-10T17:39:00Z">
              <w:r w:rsidRPr="00D23690" w:rsidDel="00F81EBA">
                <w:rPr>
                  <w:b/>
                  <w:bCs/>
                  <w:lang w:val="en-IN" w:eastAsia="en-IN"/>
                </w:rPr>
                <w:delText>Network Segmentation</w:delText>
              </w:r>
              <w:bookmarkStart w:id="2593" w:name="_Toc216514677"/>
              <w:bookmarkEnd w:id="2593"/>
            </w:del>
          </w:p>
        </w:tc>
        <w:tc>
          <w:tcPr>
            <w:tcW w:w="1951" w:type="dxa"/>
            <w:hideMark/>
          </w:tcPr>
          <w:p w14:paraId="17253414" w14:textId="79759C80" w:rsidR="00311D9D" w:rsidRPr="00D36060" w:rsidDel="00F81EBA" w:rsidRDefault="00311D9D" w:rsidP="002A11FA">
            <w:pPr>
              <w:pStyle w:val="Body"/>
              <w:ind w:left="29" w:right="29"/>
              <w:mirrorIndents/>
              <w:rPr>
                <w:del w:id="2594" w:author="Jeff Pitzen" w:date="2025-12-10T12:39:00Z" w16du:dateUtc="2025-12-10T17:39:00Z"/>
                <w:lang w:val="en-IN" w:eastAsia="en-IN"/>
              </w:rPr>
            </w:pPr>
            <w:del w:id="2595" w:author="Jeff Pitzen" w:date="2025-12-10T12:39:00Z" w16du:dateUtc="2025-12-10T17:39:00Z">
              <w:r w:rsidRPr="00D36060" w:rsidDel="00F81EBA">
                <w:rPr>
                  <w:lang w:val="en-IN" w:eastAsia="en-IN"/>
                </w:rPr>
                <w:delText>Ingress, egress, and VPC boundaries</w:delText>
              </w:r>
              <w:bookmarkStart w:id="2596" w:name="_Toc216514678"/>
              <w:bookmarkEnd w:id="2596"/>
            </w:del>
          </w:p>
        </w:tc>
        <w:tc>
          <w:tcPr>
            <w:tcW w:w="0" w:type="auto"/>
            <w:hideMark/>
          </w:tcPr>
          <w:p w14:paraId="094BA090" w14:textId="507B10CB" w:rsidR="00311D9D" w:rsidRPr="00D36060" w:rsidDel="00F81EBA" w:rsidRDefault="00311D9D" w:rsidP="002A11FA">
            <w:pPr>
              <w:pStyle w:val="Body"/>
              <w:ind w:left="29" w:right="29"/>
              <w:mirrorIndents/>
              <w:rPr>
                <w:del w:id="2597" w:author="Jeff Pitzen" w:date="2025-12-10T12:39:00Z" w16du:dateUtc="2025-12-10T17:39:00Z"/>
                <w:lang w:val="en-IN" w:eastAsia="en-IN"/>
              </w:rPr>
            </w:pPr>
            <w:del w:id="2598" w:author="Jeff Pitzen" w:date="2025-12-10T12:39:00Z" w16du:dateUtc="2025-12-10T17:39:00Z">
              <w:r w:rsidRPr="00D36060" w:rsidDel="00F81EBA">
                <w:rPr>
                  <w:lang w:val="en-IN" w:eastAsia="en-IN"/>
                </w:rPr>
                <w:delText>Kubernetes + VPC Level</w:delText>
              </w:r>
              <w:bookmarkStart w:id="2599" w:name="_Toc216514679"/>
              <w:bookmarkEnd w:id="2599"/>
            </w:del>
          </w:p>
        </w:tc>
        <w:tc>
          <w:tcPr>
            <w:tcW w:w="0" w:type="auto"/>
            <w:hideMark/>
          </w:tcPr>
          <w:p w14:paraId="355B6EC2" w14:textId="6465EC2F" w:rsidR="00311D9D" w:rsidRPr="00D36060" w:rsidDel="00F81EBA" w:rsidRDefault="00311D9D" w:rsidP="002A11FA">
            <w:pPr>
              <w:pStyle w:val="Body"/>
              <w:ind w:left="29" w:right="29"/>
              <w:mirrorIndents/>
              <w:rPr>
                <w:del w:id="2600" w:author="Jeff Pitzen" w:date="2025-12-10T12:39:00Z" w16du:dateUtc="2025-12-10T17:39:00Z"/>
                <w:lang w:val="en-IN" w:eastAsia="en-IN"/>
              </w:rPr>
            </w:pPr>
            <w:del w:id="2601" w:author="Jeff Pitzen" w:date="2025-12-10T12:39:00Z" w16du:dateUtc="2025-12-10T17:39:00Z">
              <w:r w:rsidRPr="00D36060" w:rsidDel="00F81EBA">
                <w:rPr>
                  <w:lang w:val="en-IN" w:eastAsia="en-IN"/>
                </w:rPr>
                <w:delText>Ensure EKS uses private subnets, VPC security groups limit inbound traffic, and pods have network policies.</w:delText>
              </w:r>
              <w:bookmarkStart w:id="2602" w:name="_Toc216514680"/>
              <w:bookmarkEnd w:id="2602"/>
            </w:del>
          </w:p>
        </w:tc>
        <w:bookmarkStart w:id="2603" w:name="_Toc216514681"/>
        <w:bookmarkEnd w:id="2603"/>
      </w:tr>
      <w:tr w:rsidR="00311D9D" w:rsidRPr="00D36060" w:rsidDel="00F81EBA" w14:paraId="409027B9" w14:textId="580CF4F0" w:rsidTr="00D23690">
        <w:trPr>
          <w:cantSplit/>
          <w:del w:id="2604" w:author="Jeff Pitzen" w:date="2025-12-10T12:39:00Z" w16du:dateUtc="2025-12-10T17:39:00Z"/>
        </w:trPr>
        <w:tc>
          <w:tcPr>
            <w:tcW w:w="1980" w:type="dxa"/>
            <w:hideMark/>
          </w:tcPr>
          <w:p w14:paraId="2783A44F" w14:textId="214BCF41" w:rsidR="00311D9D" w:rsidRPr="00D23690" w:rsidDel="00F81EBA" w:rsidRDefault="00311D9D" w:rsidP="002A11FA">
            <w:pPr>
              <w:pStyle w:val="Body"/>
              <w:ind w:left="29" w:right="29"/>
              <w:mirrorIndents/>
              <w:rPr>
                <w:del w:id="2605" w:author="Jeff Pitzen" w:date="2025-12-10T12:39:00Z" w16du:dateUtc="2025-12-10T17:39:00Z"/>
                <w:b/>
                <w:bCs/>
                <w:lang w:val="en-IN" w:eastAsia="en-IN"/>
              </w:rPr>
            </w:pPr>
            <w:del w:id="2606" w:author="Jeff Pitzen" w:date="2025-12-10T12:39:00Z" w16du:dateUtc="2025-12-10T17:39:00Z">
              <w:r w:rsidRPr="00D23690" w:rsidDel="00F81EBA">
                <w:rPr>
                  <w:b/>
                  <w:bCs/>
                  <w:lang w:val="en-IN" w:eastAsia="en-IN"/>
                </w:rPr>
                <w:delText>Secret Management</w:delText>
              </w:r>
              <w:bookmarkStart w:id="2607" w:name="_Toc216514682"/>
              <w:bookmarkEnd w:id="2607"/>
            </w:del>
          </w:p>
        </w:tc>
        <w:tc>
          <w:tcPr>
            <w:tcW w:w="1951" w:type="dxa"/>
            <w:hideMark/>
          </w:tcPr>
          <w:p w14:paraId="00433568" w14:textId="58386B48" w:rsidR="00311D9D" w:rsidRPr="00D36060" w:rsidDel="00F81EBA" w:rsidRDefault="00311D9D" w:rsidP="002A11FA">
            <w:pPr>
              <w:pStyle w:val="Body"/>
              <w:ind w:left="29" w:right="29"/>
              <w:mirrorIndents/>
              <w:rPr>
                <w:del w:id="2608" w:author="Jeff Pitzen" w:date="2025-12-10T12:39:00Z" w16du:dateUtc="2025-12-10T17:39:00Z"/>
                <w:lang w:val="en-IN" w:eastAsia="en-IN"/>
              </w:rPr>
            </w:pPr>
            <w:del w:id="2609" w:author="Jeff Pitzen" w:date="2025-12-10T12:39:00Z" w16du:dateUtc="2025-12-10T17:39:00Z">
              <w:r w:rsidRPr="00D36060" w:rsidDel="00F81EBA">
                <w:rPr>
                  <w:lang w:val="en-IN" w:eastAsia="en-IN"/>
                </w:rPr>
                <w:delText>No hardcoded credentials</w:delText>
              </w:r>
              <w:bookmarkStart w:id="2610" w:name="_Toc216514683"/>
              <w:bookmarkEnd w:id="2610"/>
            </w:del>
          </w:p>
        </w:tc>
        <w:tc>
          <w:tcPr>
            <w:tcW w:w="0" w:type="auto"/>
            <w:hideMark/>
          </w:tcPr>
          <w:p w14:paraId="2D648DEE" w14:textId="343DCE35" w:rsidR="00311D9D" w:rsidRPr="00D36060" w:rsidDel="00F81EBA" w:rsidRDefault="00311D9D" w:rsidP="002A11FA">
            <w:pPr>
              <w:pStyle w:val="Body"/>
              <w:ind w:left="29" w:right="29"/>
              <w:mirrorIndents/>
              <w:rPr>
                <w:del w:id="2611" w:author="Jeff Pitzen" w:date="2025-12-10T12:39:00Z" w16du:dateUtc="2025-12-10T17:39:00Z"/>
                <w:lang w:val="en-IN" w:eastAsia="en-IN"/>
              </w:rPr>
            </w:pPr>
            <w:del w:id="2612" w:author="Jeff Pitzen" w:date="2025-12-10T12:39:00Z" w16du:dateUtc="2025-12-10T17:39:00Z">
              <w:r w:rsidRPr="00D36060" w:rsidDel="00F81EBA">
                <w:rPr>
                  <w:lang w:val="en-IN" w:eastAsia="en-IN"/>
                </w:rPr>
                <w:delText>Application + Kubernetes Level</w:delText>
              </w:r>
              <w:bookmarkStart w:id="2613" w:name="_Toc216514684"/>
              <w:bookmarkEnd w:id="2613"/>
            </w:del>
          </w:p>
        </w:tc>
        <w:tc>
          <w:tcPr>
            <w:tcW w:w="0" w:type="auto"/>
            <w:hideMark/>
          </w:tcPr>
          <w:p w14:paraId="05A5B151" w14:textId="0BB273B1" w:rsidR="00311D9D" w:rsidRPr="00D36060" w:rsidDel="00F81EBA" w:rsidRDefault="00311D9D" w:rsidP="002A11FA">
            <w:pPr>
              <w:pStyle w:val="Body"/>
              <w:ind w:left="29" w:right="29"/>
              <w:mirrorIndents/>
              <w:rPr>
                <w:del w:id="2614" w:author="Jeff Pitzen" w:date="2025-12-10T12:39:00Z" w16du:dateUtc="2025-12-10T17:39:00Z"/>
                <w:lang w:val="en-IN" w:eastAsia="en-IN"/>
              </w:rPr>
            </w:pPr>
            <w:del w:id="2615" w:author="Jeff Pitzen" w:date="2025-12-10T12:39:00Z" w16du:dateUtc="2025-12-10T17:39:00Z">
              <w:r w:rsidRPr="00D36060" w:rsidDel="00F81EBA">
                <w:rPr>
                  <w:lang w:val="en-IN" w:eastAsia="en-IN"/>
                </w:rPr>
                <w:delText>Use Kubernetes Secrets or AWS Secrets Manager; no plaintext passwords in configs or container env</w:delText>
              </w:r>
              <w:r w:rsidR="001D3397" w:rsidDel="00F81EBA">
                <w:rPr>
                  <w:lang w:val="en-IN" w:eastAsia="en-IN"/>
                </w:rPr>
                <w:delText>ironment</w:delText>
              </w:r>
              <w:r w:rsidRPr="00D36060" w:rsidDel="00F81EBA">
                <w:rPr>
                  <w:lang w:val="en-IN" w:eastAsia="en-IN"/>
                </w:rPr>
                <w:delText>s.</w:delText>
              </w:r>
              <w:bookmarkStart w:id="2616" w:name="_Toc216514685"/>
              <w:bookmarkEnd w:id="2616"/>
            </w:del>
          </w:p>
        </w:tc>
        <w:bookmarkStart w:id="2617" w:name="_Toc216514686"/>
        <w:bookmarkEnd w:id="2617"/>
      </w:tr>
      <w:tr w:rsidR="00311D9D" w:rsidRPr="00D36060" w:rsidDel="00F81EBA" w14:paraId="778C2A16" w14:textId="40DF308B" w:rsidTr="00D23690">
        <w:trPr>
          <w:cantSplit/>
          <w:del w:id="2618" w:author="Jeff Pitzen" w:date="2025-12-10T12:39:00Z" w16du:dateUtc="2025-12-10T17:39:00Z"/>
        </w:trPr>
        <w:tc>
          <w:tcPr>
            <w:tcW w:w="1980" w:type="dxa"/>
            <w:hideMark/>
          </w:tcPr>
          <w:p w14:paraId="7550BFFE" w14:textId="79A0B964" w:rsidR="00311D9D" w:rsidRPr="00D23690" w:rsidDel="00F81EBA" w:rsidRDefault="00311D9D" w:rsidP="002A11FA">
            <w:pPr>
              <w:pStyle w:val="Body"/>
              <w:ind w:left="29" w:right="29"/>
              <w:mirrorIndents/>
              <w:rPr>
                <w:del w:id="2619" w:author="Jeff Pitzen" w:date="2025-12-10T12:39:00Z" w16du:dateUtc="2025-12-10T17:39:00Z"/>
                <w:b/>
                <w:bCs/>
                <w:lang w:val="en-IN" w:eastAsia="en-IN"/>
              </w:rPr>
            </w:pPr>
            <w:del w:id="2620" w:author="Jeff Pitzen" w:date="2025-12-10T12:39:00Z" w16du:dateUtc="2025-12-10T17:39:00Z">
              <w:r w:rsidRPr="00D23690" w:rsidDel="00F81EBA">
                <w:rPr>
                  <w:b/>
                  <w:bCs/>
                  <w:lang w:val="en-IN" w:eastAsia="en-IN"/>
                </w:rPr>
                <w:delText>Logging &amp; Monitoring</w:delText>
              </w:r>
              <w:bookmarkStart w:id="2621" w:name="_Toc216514687"/>
              <w:bookmarkEnd w:id="2621"/>
            </w:del>
          </w:p>
        </w:tc>
        <w:tc>
          <w:tcPr>
            <w:tcW w:w="1951" w:type="dxa"/>
            <w:hideMark/>
          </w:tcPr>
          <w:p w14:paraId="35E260AB" w14:textId="4B5D1603" w:rsidR="00311D9D" w:rsidRPr="00D36060" w:rsidDel="00F81EBA" w:rsidRDefault="00311D9D" w:rsidP="002A11FA">
            <w:pPr>
              <w:pStyle w:val="Body"/>
              <w:ind w:left="29" w:right="29"/>
              <w:mirrorIndents/>
              <w:rPr>
                <w:del w:id="2622" w:author="Jeff Pitzen" w:date="2025-12-10T12:39:00Z" w16du:dateUtc="2025-12-10T17:39:00Z"/>
                <w:lang w:val="en-IN" w:eastAsia="en-IN"/>
              </w:rPr>
            </w:pPr>
            <w:del w:id="2623" w:author="Jeff Pitzen" w:date="2025-12-10T12:39:00Z" w16du:dateUtc="2025-12-10T17:39:00Z">
              <w:r w:rsidRPr="00D36060" w:rsidDel="00F81EBA">
                <w:rPr>
                  <w:lang w:val="en-IN" w:eastAsia="en-IN"/>
                </w:rPr>
                <w:delText>Centralized, auditable logging</w:delText>
              </w:r>
              <w:bookmarkStart w:id="2624" w:name="_Toc216514688"/>
              <w:bookmarkEnd w:id="2624"/>
            </w:del>
          </w:p>
        </w:tc>
        <w:tc>
          <w:tcPr>
            <w:tcW w:w="0" w:type="auto"/>
            <w:hideMark/>
          </w:tcPr>
          <w:p w14:paraId="48A36174" w14:textId="36DB070F" w:rsidR="00311D9D" w:rsidRPr="00D36060" w:rsidDel="00F81EBA" w:rsidRDefault="00311D9D" w:rsidP="002A11FA">
            <w:pPr>
              <w:pStyle w:val="Body"/>
              <w:ind w:left="29" w:right="29"/>
              <w:mirrorIndents/>
              <w:rPr>
                <w:del w:id="2625" w:author="Jeff Pitzen" w:date="2025-12-10T12:39:00Z" w16du:dateUtc="2025-12-10T17:39:00Z"/>
                <w:lang w:val="en-IN" w:eastAsia="en-IN"/>
              </w:rPr>
            </w:pPr>
            <w:del w:id="2626" w:author="Jeff Pitzen" w:date="2025-12-10T12:39:00Z" w16du:dateUtc="2025-12-10T17:39:00Z">
              <w:r w:rsidRPr="00D36060" w:rsidDel="00F81EBA">
                <w:rPr>
                  <w:lang w:val="en-IN" w:eastAsia="en-IN"/>
                </w:rPr>
                <w:delText>System + Kubernetes Level</w:delText>
              </w:r>
              <w:bookmarkStart w:id="2627" w:name="_Toc216514689"/>
              <w:bookmarkEnd w:id="2627"/>
            </w:del>
          </w:p>
        </w:tc>
        <w:tc>
          <w:tcPr>
            <w:tcW w:w="0" w:type="auto"/>
            <w:hideMark/>
          </w:tcPr>
          <w:p w14:paraId="3EDE771B" w14:textId="28FB0442" w:rsidR="00311D9D" w:rsidRPr="00D36060" w:rsidDel="00F81EBA" w:rsidRDefault="00311D9D" w:rsidP="002A11FA">
            <w:pPr>
              <w:pStyle w:val="Body"/>
              <w:ind w:left="29" w:right="29"/>
              <w:mirrorIndents/>
              <w:rPr>
                <w:del w:id="2628" w:author="Jeff Pitzen" w:date="2025-12-10T12:39:00Z" w16du:dateUtc="2025-12-10T17:39:00Z"/>
                <w:lang w:val="en-IN" w:eastAsia="en-IN"/>
              </w:rPr>
            </w:pPr>
            <w:del w:id="2629" w:author="Jeff Pitzen" w:date="2025-12-10T12:39:00Z" w16du:dateUtc="2025-12-10T17:39:00Z">
              <w:r w:rsidRPr="00D36060" w:rsidDel="00F81EBA">
                <w:rPr>
                  <w:lang w:val="en-IN" w:eastAsia="en-IN"/>
                </w:rPr>
                <w:delText>Configure CloudWatch or ELK integration for all pods; ensure logs redact PII/CUI before transmission.</w:delText>
              </w:r>
              <w:bookmarkStart w:id="2630" w:name="_Toc216514690"/>
              <w:bookmarkEnd w:id="2630"/>
            </w:del>
          </w:p>
        </w:tc>
        <w:bookmarkStart w:id="2631" w:name="_Toc216514691"/>
        <w:bookmarkEnd w:id="2631"/>
      </w:tr>
      <w:tr w:rsidR="00311D9D" w:rsidRPr="00D36060" w:rsidDel="00F81EBA" w14:paraId="6B3904F8" w14:textId="3F7CD871" w:rsidTr="00D23690">
        <w:trPr>
          <w:cantSplit/>
          <w:del w:id="2632" w:author="Jeff Pitzen" w:date="2025-12-10T12:39:00Z" w16du:dateUtc="2025-12-10T17:39:00Z"/>
        </w:trPr>
        <w:tc>
          <w:tcPr>
            <w:tcW w:w="1980" w:type="dxa"/>
            <w:hideMark/>
          </w:tcPr>
          <w:p w14:paraId="573781AE" w14:textId="7A1BEED4" w:rsidR="00311D9D" w:rsidRPr="00D23690" w:rsidDel="00F81EBA" w:rsidRDefault="00311D9D" w:rsidP="002A11FA">
            <w:pPr>
              <w:pStyle w:val="Body"/>
              <w:ind w:left="29" w:right="29"/>
              <w:mirrorIndents/>
              <w:rPr>
                <w:del w:id="2633" w:author="Jeff Pitzen" w:date="2025-12-10T12:39:00Z" w16du:dateUtc="2025-12-10T17:39:00Z"/>
                <w:b/>
                <w:bCs/>
                <w:lang w:val="en-IN" w:eastAsia="en-IN"/>
              </w:rPr>
            </w:pPr>
            <w:del w:id="2634" w:author="Jeff Pitzen" w:date="2025-12-10T12:39:00Z" w16du:dateUtc="2025-12-10T17:39:00Z">
              <w:r w:rsidRPr="00D23690" w:rsidDel="00F81EBA">
                <w:rPr>
                  <w:b/>
                  <w:bCs/>
                  <w:lang w:val="en-IN" w:eastAsia="en-IN"/>
                </w:rPr>
                <w:delText>Artifact Repository</w:delText>
              </w:r>
              <w:bookmarkStart w:id="2635" w:name="_Toc216514692"/>
              <w:bookmarkEnd w:id="2635"/>
            </w:del>
          </w:p>
        </w:tc>
        <w:tc>
          <w:tcPr>
            <w:tcW w:w="1951" w:type="dxa"/>
            <w:hideMark/>
          </w:tcPr>
          <w:p w14:paraId="0776DB70" w14:textId="2D88C421" w:rsidR="00311D9D" w:rsidRPr="00D36060" w:rsidDel="00F81EBA" w:rsidRDefault="00311D9D" w:rsidP="002A11FA">
            <w:pPr>
              <w:pStyle w:val="Body"/>
              <w:ind w:left="29" w:right="29"/>
              <w:mirrorIndents/>
              <w:rPr>
                <w:del w:id="2636" w:author="Jeff Pitzen" w:date="2025-12-10T12:39:00Z" w16du:dateUtc="2025-12-10T17:39:00Z"/>
                <w:lang w:val="en-IN" w:eastAsia="en-IN"/>
              </w:rPr>
            </w:pPr>
            <w:del w:id="2637" w:author="Jeff Pitzen" w:date="2025-12-10T12:39:00Z" w16du:dateUtc="2025-12-10T17:39:00Z">
              <w:r w:rsidRPr="00D36060" w:rsidDel="00F81EBA">
                <w:rPr>
                  <w:lang w:val="en-IN" w:eastAsia="en-IN"/>
                </w:rPr>
                <w:delText>Harbor registry (IL2 or IL5)</w:delText>
              </w:r>
              <w:bookmarkStart w:id="2638" w:name="_Toc216514693"/>
              <w:bookmarkEnd w:id="2638"/>
            </w:del>
          </w:p>
        </w:tc>
        <w:tc>
          <w:tcPr>
            <w:tcW w:w="0" w:type="auto"/>
            <w:hideMark/>
          </w:tcPr>
          <w:p w14:paraId="75CD0863" w14:textId="09935CED" w:rsidR="00311D9D" w:rsidRPr="00D36060" w:rsidDel="00F81EBA" w:rsidRDefault="00311D9D" w:rsidP="002A11FA">
            <w:pPr>
              <w:pStyle w:val="Body"/>
              <w:ind w:left="29" w:right="29"/>
              <w:mirrorIndents/>
              <w:rPr>
                <w:del w:id="2639" w:author="Jeff Pitzen" w:date="2025-12-10T12:39:00Z" w16du:dateUtc="2025-12-10T17:39:00Z"/>
                <w:lang w:val="en-IN" w:eastAsia="en-IN"/>
              </w:rPr>
            </w:pPr>
            <w:del w:id="2640" w:author="Jeff Pitzen" w:date="2025-12-10T12:39:00Z" w16du:dateUtc="2025-12-10T17:39:00Z">
              <w:r w:rsidRPr="00D36060" w:rsidDel="00F81EBA">
                <w:rPr>
                  <w:lang w:val="en-IN" w:eastAsia="en-IN"/>
                </w:rPr>
                <w:delText>CI/CD + Image Level</w:delText>
              </w:r>
              <w:bookmarkStart w:id="2641" w:name="_Toc216514694"/>
              <w:bookmarkEnd w:id="2641"/>
            </w:del>
          </w:p>
        </w:tc>
        <w:tc>
          <w:tcPr>
            <w:tcW w:w="0" w:type="auto"/>
            <w:hideMark/>
          </w:tcPr>
          <w:p w14:paraId="55C7C0B7" w14:textId="1592E58C" w:rsidR="00311D9D" w:rsidRPr="00D36060" w:rsidDel="00F81EBA" w:rsidRDefault="00311D9D" w:rsidP="002A11FA">
            <w:pPr>
              <w:pStyle w:val="Body"/>
              <w:ind w:left="29" w:right="29"/>
              <w:mirrorIndents/>
              <w:rPr>
                <w:del w:id="2642" w:author="Jeff Pitzen" w:date="2025-12-10T12:39:00Z" w16du:dateUtc="2025-12-10T17:39:00Z"/>
                <w:lang w:val="en-IN" w:eastAsia="en-IN"/>
              </w:rPr>
            </w:pPr>
            <w:del w:id="2643" w:author="Jeff Pitzen" w:date="2025-12-10T12:39:00Z" w16du:dateUtc="2025-12-10T17:39:00Z">
              <w:r w:rsidRPr="00D36060" w:rsidDel="00F81EBA">
                <w:rPr>
                  <w:lang w:val="en-IN" w:eastAsia="en-IN"/>
                </w:rPr>
                <w:delText>Push Docker images only to Game Warden Harbor or P1 registry — not public Docker Hub.</w:delText>
              </w:r>
              <w:bookmarkStart w:id="2644" w:name="_Toc216514695"/>
              <w:bookmarkEnd w:id="2644"/>
            </w:del>
          </w:p>
        </w:tc>
        <w:bookmarkStart w:id="2645" w:name="_Toc216514696"/>
        <w:bookmarkEnd w:id="2645"/>
      </w:tr>
      <w:tr w:rsidR="00311D9D" w:rsidRPr="00D36060" w:rsidDel="00F81EBA" w14:paraId="0856529B" w14:textId="23C6003A" w:rsidTr="00D23690">
        <w:trPr>
          <w:cantSplit/>
          <w:del w:id="2646" w:author="Jeff Pitzen" w:date="2025-12-10T12:39:00Z" w16du:dateUtc="2025-12-10T17:39:00Z"/>
        </w:trPr>
        <w:tc>
          <w:tcPr>
            <w:tcW w:w="1980" w:type="dxa"/>
            <w:hideMark/>
          </w:tcPr>
          <w:p w14:paraId="05808BCB" w14:textId="0D9E5776" w:rsidR="00311D9D" w:rsidRPr="00D23690" w:rsidDel="00F81EBA" w:rsidRDefault="00311D9D" w:rsidP="002A11FA">
            <w:pPr>
              <w:pStyle w:val="Body"/>
              <w:ind w:left="29" w:right="29"/>
              <w:mirrorIndents/>
              <w:rPr>
                <w:del w:id="2647" w:author="Jeff Pitzen" w:date="2025-12-10T12:39:00Z" w16du:dateUtc="2025-12-10T17:39:00Z"/>
                <w:b/>
                <w:bCs/>
                <w:lang w:val="en-IN" w:eastAsia="en-IN"/>
              </w:rPr>
            </w:pPr>
            <w:del w:id="2648" w:author="Jeff Pitzen" w:date="2025-12-10T12:39:00Z" w16du:dateUtc="2025-12-10T17:39:00Z">
              <w:r w:rsidRPr="00D23690" w:rsidDel="00F81EBA">
                <w:rPr>
                  <w:b/>
                  <w:bCs/>
                  <w:lang w:val="en-IN" w:eastAsia="en-IN"/>
                </w:rPr>
                <w:delText>GitHub CI/CD Hardening</w:delText>
              </w:r>
              <w:bookmarkStart w:id="2649" w:name="_Toc216514697"/>
              <w:bookmarkEnd w:id="2649"/>
            </w:del>
          </w:p>
        </w:tc>
        <w:tc>
          <w:tcPr>
            <w:tcW w:w="1951" w:type="dxa"/>
            <w:hideMark/>
          </w:tcPr>
          <w:p w14:paraId="2F7F9B3A" w14:textId="7714D7F5" w:rsidR="00311D9D" w:rsidRPr="00D36060" w:rsidDel="00F81EBA" w:rsidRDefault="00311D9D" w:rsidP="002A11FA">
            <w:pPr>
              <w:pStyle w:val="Body"/>
              <w:ind w:left="29" w:right="29"/>
              <w:mirrorIndents/>
              <w:rPr>
                <w:del w:id="2650" w:author="Jeff Pitzen" w:date="2025-12-10T12:39:00Z" w16du:dateUtc="2025-12-10T17:39:00Z"/>
                <w:lang w:val="en-IN" w:eastAsia="en-IN"/>
              </w:rPr>
            </w:pPr>
            <w:del w:id="2651" w:author="Jeff Pitzen" w:date="2025-12-10T12:39:00Z" w16du:dateUtc="2025-12-10T17:39:00Z">
              <w:r w:rsidRPr="00D36060" w:rsidDel="00F81EBA">
                <w:rPr>
                  <w:lang w:val="en-IN" w:eastAsia="en-IN"/>
                </w:rPr>
                <w:delText>Use pipeline security controls</w:delText>
              </w:r>
              <w:bookmarkStart w:id="2652" w:name="_Toc216514698"/>
              <w:bookmarkEnd w:id="2652"/>
            </w:del>
          </w:p>
        </w:tc>
        <w:tc>
          <w:tcPr>
            <w:tcW w:w="0" w:type="auto"/>
            <w:hideMark/>
          </w:tcPr>
          <w:p w14:paraId="4D72C78D" w14:textId="28B3A996" w:rsidR="00311D9D" w:rsidRPr="00D36060" w:rsidDel="00F81EBA" w:rsidRDefault="00311D9D" w:rsidP="002A11FA">
            <w:pPr>
              <w:pStyle w:val="Body"/>
              <w:ind w:left="29" w:right="29"/>
              <w:mirrorIndents/>
              <w:rPr>
                <w:del w:id="2653" w:author="Jeff Pitzen" w:date="2025-12-10T12:39:00Z" w16du:dateUtc="2025-12-10T17:39:00Z"/>
                <w:lang w:val="en-IN" w:eastAsia="en-IN"/>
              </w:rPr>
            </w:pPr>
            <w:del w:id="2654" w:author="Jeff Pitzen" w:date="2025-12-10T12:39:00Z" w16du:dateUtc="2025-12-10T17:39:00Z">
              <w:r w:rsidRPr="00D36060" w:rsidDel="00F81EBA">
                <w:rPr>
                  <w:lang w:val="en-IN" w:eastAsia="en-IN"/>
                </w:rPr>
                <w:delText>CI/CD Level</w:delText>
              </w:r>
              <w:bookmarkStart w:id="2655" w:name="_Toc216514699"/>
              <w:bookmarkEnd w:id="2655"/>
            </w:del>
          </w:p>
        </w:tc>
        <w:tc>
          <w:tcPr>
            <w:tcW w:w="0" w:type="auto"/>
            <w:hideMark/>
          </w:tcPr>
          <w:p w14:paraId="475E5100" w14:textId="6216E7C3" w:rsidR="00311D9D" w:rsidRPr="00D36060" w:rsidDel="00F81EBA" w:rsidRDefault="00311D9D" w:rsidP="002A11FA">
            <w:pPr>
              <w:pStyle w:val="Body"/>
              <w:ind w:left="29" w:right="29"/>
              <w:mirrorIndents/>
              <w:rPr>
                <w:del w:id="2656" w:author="Jeff Pitzen" w:date="2025-12-10T12:39:00Z" w16du:dateUtc="2025-12-10T17:39:00Z"/>
                <w:lang w:val="en-IN" w:eastAsia="en-IN"/>
              </w:rPr>
            </w:pPr>
            <w:del w:id="2657" w:author="Jeff Pitzen" w:date="2025-12-10T12:39:00Z" w16du:dateUtc="2025-12-10T17:39:00Z">
              <w:r w:rsidRPr="00D36060" w:rsidDel="00F81EBA">
                <w:rPr>
                  <w:lang w:val="en-IN" w:eastAsia="en-IN"/>
                </w:rPr>
                <w:delText>Enable branch protection, code signing, GPG verification, and GitHub Actions security scanning.</w:delText>
              </w:r>
              <w:bookmarkStart w:id="2658" w:name="_Toc216514700"/>
              <w:bookmarkEnd w:id="2658"/>
            </w:del>
          </w:p>
        </w:tc>
        <w:bookmarkStart w:id="2659" w:name="_Toc216514701"/>
        <w:bookmarkEnd w:id="2659"/>
      </w:tr>
      <w:tr w:rsidR="00311D9D" w:rsidRPr="00D36060" w:rsidDel="00F81EBA" w14:paraId="71A74A23" w14:textId="59AA6AF4" w:rsidTr="00D23690">
        <w:trPr>
          <w:cantSplit/>
          <w:del w:id="2660" w:author="Jeff Pitzen" w:date="2025-12-10T12:39:00Z" w16du:dateUtc="2025-12-10T17:39:00Z"/>
        </w:trPr>
        <w:tc>
          <w:tcPr>
            <w:tcW w:w="1980" w:type="dxa"/>
            <w:hideMark/>
          </w:tcPr>
          <w:p w14:paraId="72ABC378" w14:textId="68BE40C5" w:rsidR="00311D9D" w:rsidRPr="00D23690" w:rsidDel="00F81EBA" w:rsidRDefault="00311D9D" w:rsidP="002A11FA">
            <w:pPr>
              <w:pStyle w:val="Body"/>
              <w:ind w:left="29" w:right="29"/>
              <w:mirrorIndents/>
              <w:rPr>
                <w:del w:id="2661" w:author="Jeff Pitzen" w:date="2025-12-10T12:39:00Z" w16du:dateUtc="2025-12-10T17:39:00Z"/>
                <w:b/>
                <w:bCs/>
                <w:lang w:val="en-IN" w:eastAsia="en-IN"/>
              </w:rPr>
            </w:pPr>
            <w:del w:id="2662" w:author="Jeff Pitzen" w:date="2025-12-10T12:39:00Z" w16du:dateUtc="2025-12-10T17:39:00Z">
              <w:r w:rsidRPr="00D23690" w:rsidDel="00F81EBA">
                <w:rPr>
                  <w:b/>
                  <w:bCs/>
                  <w:lang w:val="en-IN" w:eastAsia="en-IN"/>
                </w:rPr>
                <w:delText>Backup &amp; Recovery</w:delText>
              </w:r>
              <w:bookmarkStart w:id="2663" w:name="_Toc216514702"/>
              <w:bookmarkEnd w:id="2663"/>
            </w:del>
          </w:p>
        </w:tc>
        <w:tc>
          <w:tcPr>
            <w:tcW w:w="1951" w:type="dxa"/>
            <w:hideMark/>
          </w:tcPr>
          <w:p w14:paraId="4276D784" w14:textId="3C28E62B" w:rsidR="00311D9D" w:rsidRPr="00D36060" w:rsidDel="00F81EBA" w:rsidRDefault="00311D9D" w:rsidP="002A11FA">
            <w:pPr>
              <w:pStyle w:val="Body"/>
              <w:ind w:left="29" w:right="29"/>
              <w:mirrorIndents/>
              <w:rPr>
                <w:del w:id="2664" w:author="Jeff Pitzen" w:date="2025-12-10T12:39:00Z" w16du:dateUtc="2025-12-10T17:39:00Z"/>
                <w:lang w:val="en-IN" w:eastAsia="en-IN"/>
              </w:rPr>
            </w:pPr>
            <w:del w:id="2665" w:author="Jeff Pitzen" w:date="2025-12-10T12:39:00Z" w16du:dateUtc="2025-12-10T17:39:00Z">
              <w:r w:rsidRPr="00D36060" w:rsidDel="00F81EBA">
                <w:rPr>
                  <w:lang w:val="en-IN" w:eastAsia="en-IN"/>
                </w:rPr>
                <w:delText>DB and persistent storage backups</w:delText>
              </w:r>
              <w:bookmarkStart w:id="2666" w:name="_Toc216514703"/>
              <w:bookmarkEnd w:id="2666"/>
            </w:del>
          </w:p>
        </w:tc>
        <w:tc>
          <w:tcPr>
            <w:tcW w:w="0" w:type="auto"/>
            <w:hideMark/>
          </w:tcPr>
          <w:p w14:paraId="6436C5C8" w14:textId="57BA03B1" w:rsidR="00311D9D" w:rsidRPr="00D36060" w:rsidDel="00F81EBA" w:rsidRDefault="00311D9D" w:rsidP="002A11FA">
            <w:pPr>
              <w:pStyle w:val="Body"/>
              <w:ind w:left="29" w:right="29"/>
              <w:mirrorIndents/>
              <w:rPr>
                <w:del w:id="2667" w:author="Jeff Pitzen" w:date="2025-12-10T12:39:00Z" w16du:dateUtc="2025-12-10T17:39:00Z"/>
                <w:lang w:val="en-IN" w:eastAsia="en-IN"/>
              </w:rPr>
            </w:pPr>
            <w:del w:id="2668" w:author="Jeff Pitzen" w:date="2025-12-10T12:39:00Z" w16du:dateUtc="2025-12-10T17:39:00Z">
              <w:r w:rsidRPr="00D36060" w:rsidDel="00F81EBA">
                <w:rPr>
                  <w:lang w:val="en-IN" w:eastAsia="en-IN"/>
                </w:rPr>
                <w:delText>Infrastructure + Application Level</w:delText>
              </w:r>
              <w:bookmarkStart w:id="2669" w:name="_Toc216514704"/>
              <w:bookmarkEnd w:id="2669"/>
            </w:del>
          </w:p>
        </w:tc>
        <w:tc>
          <w:tcPr>
            <w:tcW w:w="0" w:type="auto"/>
            <w:hideMark/>
          </w:tcPr>
          <w:p w14:paraId="244E79E7" w14:textId="43D4E6E3" w:rsidR="00311D9D" w:rsidRPr="00D36060" w:rsidDel="00F81EBA" w:rsidRDefault="00311D9D" w:rsidP="002A11FA">
            <w:pPr>
              <w:pStyle w:val="Body"/>
              <w:ind w:left="29" w:right="29"/>
              <w:mirrorIndents/>
              <w:rPr>
                <w:del w:id="2670" w:author="Jeff Pitzen" w:date="2025-12-10T12:39:00Z" w16du:dateUtc="2025-12-10T17:39:00Z"/>
                <w:lang w:val="en-IN" w:eastAsia="en-IN"/>
              </w:rPr>
            </w:pPr>
            <w:del w:id="2671" w:author="Jeff Pitzen" w:date="2025-12-10T12:39:00Z" w16du:dateUtc="2025-12-10T17:39:00Z">
              <w:r w:rsidRPr="00D36060" w:rsidDel="00F81EBA">
                <w:rPr>
                  <w:lang w:val="en-IN" w:eastAsia="en-IN"/>
                </w:rPr>
                <w:delText>Schedule RDS/EFS snapshots. Ensure restore procedures are documented and tested.</w:delText>
              </w:r>
              <w:bookmarkStart w:id="2672" w:name="_Toc216514705"/>
              <w:bookmarkEnd w:id="2672"/>
            </w:del>
          </w:p>
        </w:tc>
        <w:bookmarkStart w:id="2673" w:name="_Toc216514706"/>
        <w:bookmarkEnd w:id="2673"/>
      </w:tr>
      <w:tr w:rsidR="00311D9D" w:rsidRPr="00D36060" w:rsidDel="00F81EBA" w14:paraId="0E895DD5" w14:textId="6CABE54C" w:rsidTr="00D23690">
        <w:trPr>
          <w:cantSplit/>
          <w:del w:id="2674" w:author="Jeff Pitzen" w:date="2025-12-10T12:39:00Z" w16du:dateUtc="2025-12-10T17:39:00Z"/>
        </w:trPr>
        <w:tc>
          <w:tcPr>
            <w:tcW w:w="1980" w:type="dxa"/>
            <w:hideMark/>
          </w:tcPr>
          <w:p w14:paraId="39D41BE6" w14:textId="21D7BA16" w:rsidR="00311D9D" w:rsidRPr="00D23690" w:rsidDel="00F81EBA" w:rsidRDefault="00311D9D" w:rsidP="002A11FA">
            <w:pPr>
              <w:pStyle w:val="Body"/>
              <w:ind w:left="29" w:right="29"/>
              <w:mirrorIndents/>
              <w:rPr>
                <w:del w:id="2675" w:author="Jeff Pitzen" w:date="2025-12-10T12:39:00Z" w16du:dateUtc="2025-12-10T17:39:00Z"/>
                <w:b/>
                <w:bCs/>
                <w:lang w:val="en-IN" w:eastAsia="en-IN"/>
              </w:rPr>
            </w:pPr>
            <w:del w:id="2676" w:author="Jeff Pitzen" w:date="2025-12-10T12:39:00Z" w16du:dateUtc="2025-12-10T17:39:00Z">
              <w:r w:rsidRPr="00D23690" w:rsidDel="00F81EBA">
                <w:rPr>
                  <w:b/>
                  <w:bCs/>
                  <w:lang w:val="en-IN" w:eastAsia="en-IN"/>
                </w:rPr>
                <w:delText>Network Access Control (IL2 vs IL4+)</w:delText>
              </w:r>
              <w:bookmarkStart w:id="2677" w:name="_Toc216514707"/>
              <w:bookmarkEnd w:id="2677"/>
            </w:del>
          </w:p>
        </w:tc>
        <w:tc>
          <w:tcPr>
            <w:tcW w:w="1951" w:type="dxa"/>
            <w:hideMark/>
          </w:tcPr>
          <w:p w14:paraId="193F11B6" w14:textId="6F7DD79B" w:rsidR="00311D9D" w:rsidRPr="00D36060" w:rsidDel="00F81EBA" w:rsidRDefault="00311D9D" w:rsidP="002A11FA">
            <w:pPr>
              <w:pStyle w:val="Body"/>
              <w:ind w:left="29" w:right="29"/>
              <w:mirrorIndents/>
              <w:rPr>
                <w:del w:id="2678" w:author="Jeff Pitzen" w:date="2025-12-10T12:39:00Z" w16du:dateUtc="2025-12-10T17:39:00Z"/>
                <w:lang w:val="en-IN" w:eastAsia="en-IN"/>
              </w:rPr>
            </w:pPr>
            <w:del w:id="2679" w:author="Jeff Pitzen" w:date="2025-12-10T12:39:00Z" w16du:dateUtc="2025-12-10T17:39:00Z">
              <w:r w:rsidRPr="00D36060" w:rsidDel="00F81EBA">
                <w:rPr>
                  <w:lang w:val="en-IN" w:eastAsia="en-IN"/>
                </w:rPr>
                <w:delText>Access rules per impact level</w:delText>
              </w:r>
              <w:bookmarkStart w:id="2680" w:name="_Toc216514708"/>
              <w:bookmarkEnd w:id="2680"/>
            </w:del>
          </w:p>
        </w:tc>
        <w:tc>
          <w:tcPr>
            <w:tcW w:w="0" w:type="auto"/>
            <w:hideMark/>
          </w:tcPr>
          <w:p w14:paraId="23972DB7" w14:textId="2DD9891A" w:rsidR="00311D9D" w:rsidRPr="00D36060" w:rsidDel="00F81EBA" w:rsidRDefault="00311D9D" w:rsidP="002A11FA">
            <w:pPr>
              <w:pStyle w:val="Body"/>
              <w:ind w:left="29" w:right="29"/>
              <w:mirrorIndents/>
              <w:rPr>
                <w:del w:id="2681" w:author="Jeff Pitzen" w:date="2025-12-10T12:39:00Z" w16du:dateUtc="2025-12-10T17:39:00Z"/>
                <w:lang w:val="en-IN" w:eastAsia="en-IN"/>
              </w:rPr>
            </w:pPr>
            <w:del w:id="2682" w:author="Jeff Pitzen" w:date="2025-12-10T12:39:00Z" w16du:dateUtc="2025-12-10T17:39:00Z">
              <w:r w:rsidRPr="00D36060" w:rsidDel="00F81EBA">
                <w:rPr>
                  <w:lang w:val="en-IN" w:eastAsia="en-IN"/>
                </w:rPr>
                <w:delText>IAM + Network + User Level</w:delText>
              </w:r>
              <w:bookmarkStart w:id="2683" w:name="_Toc216514709"/>
              <w:bookmarkEnd w:id="2683"/>
            </w:del>
          </w:p>
        </w:tc>
        <w:tc>
          <w:tcPr>
            <w:tcW w:w="0" w:type="auto"/>
            <w:hideMark/>
          </w:tcPr>
          <w:p w14:paraId="79C17A9A" w14:textId="3D75D652" w:rsidR="00311D9D" w:rsidRPr="00D36060" w:rsidDel="00F81EBA" w:rsidRDefault="00311D9D" w:rsidP="002A11FA">
            <w:pPr>
              <w:pStyle w:val="Body"/>
              <w:ind w:left="29" w:right="29"/>
              <w:mirrorIndents/>
              <w:rPr>
                <w:del w:id="2684" w:author="Jeff Pitzen" w:date="2025-12-10T12:39:00Z" w16du:dateUtc="2025-12-10T17:39:00Z"/>
                <w:lang w:val="en-IN" w:eastAsia="en-IN"/>
              </w:rPr>
            </w:pPr>
            <w:del w:id="2685" w:author="Jeff Pitzen" w:date="2025-12-10T12:39:00Z" w16du:dateUtc="2025-12-10T17:39:00Z">
              <w:r w:rsidRPr="00D36060" w:rsidDel="00F81EBA">
                <w:rPr>
                  <w:lang w:val="en-IN" w:eastAsia="en-IN"/>
                </w:rPr>
                <w:delText>IL4+ restricts all access to authorized CAC/PIV/ECA users. IL2 allows limited SSO with mission sponsor approval.</w:delText>
              </w:r>
              <w:bookmarkStart w:id="2686" w:name="_Toc216514710"/>
              <w:bookmarkEnd w:id="2686"/>
            </w:del>
          </w:p>
        </w:tc>
        <w:bookmarkStart w:id="2687" w:name="_Toc216514711"/>
        <w:bookmarkEnd w:id="2687"/>
      </w:tr>
    </w:tbl>
    <w:p w14:paraId="46E17FD5" w14:textId="61593EED" w:rsidR="00311D9D" w:rsidRPr="007F0714" w:rsidDel="00F81EBA" w:rsidRDefault="00311D9D" w:rsidP="008246B7">
      <w:pPr>
        <w:pStyle w:val="Heading3"/>
        <w:rPr>
          <w:del w:id="2688" w:author="Jeff Pitzen" w:date="2025-12-10T12:39:00Z" w16du:dateUtc="2025-12-10T17:39:00Z"/>
        </w:rPr>
      </w:pPr>
      <w:bookmarkStart w:id="2689" w:name="_Toc213425417"/>
      <w:bookmarkStart w:id="2690" w:name="_Ref213914938"/>
      <w:del w:id="2691" w:author="Jeff Pitzen" w:date="2025-12-10T12:39:00Z" w16du:dateUtc="2025-12-10T17:39:00Z">
        <w:r w:rsidRPr="007F0714" w:rsidDel="00F81EBA">
          <w:delText>Layer Summary</w:delText>
        </w:r>
        <w:bookmarkStart w:id="2692" w:name="_Toc216514712"/>
        <w:bookmarkEnd w:id="2689"/>
        <w:bookmarkEnd w:id="2690"/>
        <w:bookmarkEnd w:id="2692"/>
      </w:del>
    </w:p>
    <w:tbl>
      <w:tblPr>
        <w:tblStyle w:val="TableGrid"/>
        <w:tblW w:w="9990" w:type="dxa"/>
        <w:tblInd w:w="805" w:type="dxa"/>
        <w:tblLook w:val="04A0" w:firstRow="1" w:lastRow="0" w:firstColumn="1" w:lastColumn="0" w:noHBand="0" w:noVBand="1"/>
      </w:tblPr>
      <w:tblGrid>
        <w:gridCol w:w="1982"/>
        <w:gridCol w:w="8008"/>
      </w:tblGrid>
      <w:tr w:rsidR="00311D9D" w:rsidRPr="0009388A" w:rsidDel="00F81EBA" w14:paraId="4E9C9BC3" w14:textId="60164724" w:rsidTr="00B4243A">
        <w:trPr>
          <w:cantSplit/>
          <w:tblHeader/>
          <w:del w:id="2693" w:author="Jeff Pitzen" w:date="2025-12-10T12:39:00Z" w16du:dateUtc="2025-12-10T17:39:00Z"/>
        </w:trPr>
        <w:tc>
          <w:tcPr>
            <w:tcW w:w="1982" w:type="dxa"/>
            <w:shd w:val="pct15" w:color="auto" w:fill="auto"/>
            <w:hideMark/>
          </w:tcPr>
          <w:p w14:paraId="53F1E4D8" w14:textId="3E1797F9" w:rsidR="00311D9D" w:rsidRPr="008A432C" w:rsidDel="00F81EBA" w:rsidRDefault="00311D9D" w:rsidP="008A432C">
            <w:pPr>
              <w:pStyle w:val="Body"/>
              <w:ind w:left="29" w:right="29"/>
              <w:jc w:val="center"/>
              <w:rPr>
                <w:del w:id="2694" w:author="Jeff Pitzen" w:date="2025-12-10T12:39:00Z" w16du:dateUtc="2025-12-10T17:39:00Z"/>
              </w:rPr>
            </w:pPr>
            <w:del w:id="2695" w:author="Jeff Pitzen" w:date="2025-12-10T12:39:00Z" w16du:dateUtc="2025-12-10T17:39:00Z">
              <w:r w:rsidRPr="008A432C" w:rsidDel="00F81EBA">
                <w:rPr>
                  <w:rStyle w:val="Strong"/>
                </w:rPr>
                <w:delText>Layer</w:delText>
              </w:r>
              <w:bookmarkStart w:id="2696" w:name="_Toc216514713"/>
              <w:bookmarkEnd w:id="2696"/>
            </w:del>
          </w:p>
        </w:tc>
        <w:tc>
          <w:tcPr>
            <w:tcW w:w="8008" w:type="dxa"/>
            <w:shd w:val="pct15" w:color="auto" w:fill="auto"/>
            <w:hideMark/>
          </w:tcPr>
          <w:p w14:paraId="01E523D7" w14:textId="3F4F4BA8" w:rsidR="00311D9D" w:rsidRPr="008A432C" w:rsidDel="00F81EBA" w:rsidRDefault="00311D9D" w:rsidP="008A432C">
            <w:pPr>
              <w:pStyle w:val="Body"/>
              <w:ind w:left="29" w:right="29"/>
              <w:jc w:val="center"/>
              <w:rPr>
                <w:del w:id="2697" w:author="Jeff Pitzen" w:date="2025-12-10T12:39:00Z" w16du:dateUtc="2025-12-10T17:39:00Z"/>
              </w:rPr>
            </w:pPr>
            <w:del w:id="2698" w:author="Jeff Pitzen" w:date="2025-12-10T12:39:00Z" w16du:dateUtc="2025-12-10T17:39:00Z">
              <w:r w:rsidRPr="008A432C" w:rsidDel="00F81EBA">
                <w:rPr>
                  <w:rStyle w:val="Strong"/>
                </w:rPr>
                <w:delText>Configure / Verify</w:delText>
              </w:r>
              <w:bookmarkStart w:id="2699" w:name="_Toc216514714"/>
              <w:bookmarkEnd w:id="2699"/>
            </w:del>
          </w:p>
        </w:tc>
        <w:bookmarkStart w:id="2700" w:name="_Toc216514715"/>
        <w:bookmarkEnd w:id="2700"/>
      </w:tr>
      <w:tr w:rsidR="00311D9D" w:rsidRPr="0009388A" w:rsidDel="00F81EBA" w14:paraId="1261C65C" w14:textId="18A6D9DE" w:rsidTr="00B4243A">
        <w:trPr>
          <w:del w:id="2701" w:author="Jeff Pitzen" w:date="2025-12-10T12:39:00Z" w16du:dateUtc="2025-12-10T17:39:00Z"/>
        </w:trPr>
        <w:tc>
          <w:tcPr>
            <w:tcW w:w="1982" w:type="dxa"/>
            <w:hideMark/>
          </w:tcPr>
          <w:p w14:paraId="69106B92" w14:textId="07F5141C" w:rsidR="00311D9D" w:rsidRPr="00B4243A" w:rsidDel="00F81EBA" w:rsidRDefault="00311D9D" w:rsidP="008A432C">
            <w:pPr>
              <w:pStyle w:val="Body"/>
              <w:ind w:left="29" w:right="29"/>
              <w:rPr>
                <w:del w:id="2702" w:author="Jeff Pitzen" w:date="2025-12-10T12:39:00Z" w16du:dateUtc="2025-12-10T17:39:00Z"/>
              </w:rPr>
            </w:pPr>
            <w:del w:id="2703" w:author="Jeff Pitzen" w:date="2025-12-10T12:39:00Z" w16du:dateUtc="2025-12-10T17:39:00Z">
              <w:r w:rsidRPr="00B4243A" w:rsidDel="00F81EBA">
                <w:rPr>
                  <w:rStyle w:val="Strong"/>
                </w:rPr>
                <w:delText>Image Layer</w:delText>
              </w:r>
              <w:bookmarkStart w:id="2704" w:name="_Toc216514716"/>
              <w:bookmarkEnd w:id="2704"/>
            </w:del>
          </w:p>
        </w:tc>
        <w:tc>
          <w:tcPr>
            <w:tcW w:w="8008" w:type="dxa"/>
            <w:hideMark/>
          </w:tcPr>
          <w:p w14:paraId="35FBA7D1" w14:textId="0CAE6008" w:rsidR="00311D9D" w:rsidRPr="008A432C" w:rsidDel="00F81EBA" w:rsidRDefault="00311D9D" w:rsidP="008A432C">
            <w:pPr>
              <w:pStyle w:val="Body"/>
              <w:ind w:left="29" w:right="29"/>
              <w:rPr>
                <w:del w:id="2705" w:author="Jeff Pitzen" w:date="2025-12-10T12:39:00Z" w16du:dateUtc="2025-12-10T17:39:00Z"/>
              </w:rPr>
            </w:pPr>
            <w:del w:id="2706" w:author="Jeff Pitzen" w:date="2025-12-10T12:39:00Z" w16du:dateUtc="2025-12-10T17:39:00Z">
              <w:r w:rsidRPr="008A432C" w:rsidDel="00F81EBA">
                <w:delText>OCI compliance, non-root user, vulnerability scanning, AMD64-only builds</w:delText>
              </w:r>
              <w:bookmarkStart w:id="2707" w:name="_Toc216514717"/>
              <w:bookmarkEnd w:id="2707"/>
            </w:del>
          </w:p>
        </w:tc>
        <w:bookmarkStart w:id="2708" w:name="_Toc216514718"/>
        <w:bookmarkEnd w:id="2708"/>
      </w:tr>
      <w:tr w:rsidR="00311D9D" w:rsidRPr="0009388A" w:rsidDel="00F81EBA" w14:paraId="0322F107" w14:textId="69E98967" w:rsidTr="00B4243A">
        <w:trPr>
          <w:del w:id="2709" w:author="Jeff Pitzen" w:date="2025-12-10T12:39:00Z" w16du:dateUtc="2025-12-10T17:39:00Z"/>
        </w:trPr>
        <w:tc>
          <w:tcPr>
            <w:tcW w:w="1982" w:type="dxa"/>
            <w:hideMark/>
          </w:tcPr>
          <w:p w14:paraId="4C036B32" w14:textId="3DDE3564" w:rsidR="00311D9D" w:rsidRPr="00B4243A" w:rsidDel="00F81EBA" w:rsidRDefault="00311D9D" w:rsidP="008A432C">
            <w:pPr>
              <w:pStyle w:val="Body"/>
              <w:ind w:left="29" w:right="29"/>
              <w:rPr>
                <w:del w:id="2710" w:author="Jeff Pitzen" w:date="2025-12-10T12:39:00Z" w16du:dateUtc="2025-12-10T17:39:00Z"/>
              </w:rPr>
            </w:pPr>
            <w:del w:id="2711" w:author="Jeff Pitzen" w:date="2025-12-10T12:39:00Z" w16du:dateUtc="2025-12-10T17:39:00Z">
              <w:r w:rsidRPr="00B4243A" w:rsidDel="00F81EBA">
                <w:rPr>
                  <w:rStyle w:val="Strong"/>
                </w:rPr>
                <w:delText>CI/CD Layer (GitHub)</w:delText>
              </w:r>
              <w:bookmarkStart w:id="2712" w:name="_Toc216514719"/>
              <w:bookmarkEnd w:id="2712"/>
            </w:del>
          </w:p>
        </w:tc>
        <w:tc>
          <w:tcPr>
            <w:tcW w:w="8008" w:type="dxa"/>
            <w:hideMark/>
          </w:tcPr>
          <w:p w14:paraId="3A344AB6" w14:textId="42E86EA5" w:rsidR="00311D9D" w:rsidRPr="008A432C" w:rsidDel="00F81EBA" w:rsidRDefault="00311D9D" w:rsidP="008A432C">
            <w:pPr>
              <w:pStyle w:val="Body"/>
              <w:ind w:left="29" w:right="29"/>
              <w:rPr>
                <w:del w:id="2713" w:author="Jeff Pitzen" w:date="2025-12-10T12:39:00Z" w16du:dateUtc="2025-12-10T17:39:00Z"/>
              </w:rPr>
            </w:pPr>
            <w:del w:id="2714" w:author="Jeff Pitzen" w:date="2025-12-10T12:39:00Z" w16du:dateUtc="2025-12-10T17:39:00Z">
              <w:r w:rsidRPr="008A432C" w:rsidDel="00F81EBA">
                <w:delText>Secure builds, Trivy scanning, code signing, Harbor image push</w:delText>
              </w:r>
              <w:bookmarkStart w:id="2715" w:name="_Toc216514720"/>
              <w:bookmarkEnd w:id="2715"/>
            </w:del>
          </w:p>
        </w:tc>
        <w:bookmarkStart w:id="2716" w:name="_Toc216514721"/>
        <w:bookmarkEnd w:id="2716"/>
      </w:tr>
      <w:tr w:rsidR="00311D9D" w:rsidRPr="0009388A" w:rsidDel="00F81EBA" w14:paraId="6EF3F68F" w14:textId="6FB2F47F" w:rsidTr="00B4243A">
        <w:trPr>
          <w:del w:id="2717" w:author="Jeff Pitzen" w:date="2025-12-10T12:39:00Z" w16du:dateUtc="2025-12-10T17:39:00Z"/>
        </w:trPr>
        <w:tc>
          <w:tcPr>
            <w:tcW w:w="1982" w:type="dxa"/>
            <w:hideMark/>
          </w:tcPr>
          <w:p w14:paraId="6E8542E7" w14:textId="75C25173" w:rsidR="00311D9D" w:rsidRPr="00B4243A" w:rsidDel="00F81EBA" w:rsidRDefault="00311D9D" w:rsidP="008A432C">
            <w:pPr>
              <w:pStyle w:val="Body"/>
              <w:ind w:left="29" w:right="29"/>
              <w:rPr>
                <w:del w:id="2718" w:author="Jeff Pitzen" w:date="2025-12-10T12:39:00Z" w16du:dateUtc="2025-12-10T17:39:00Z"/>
              </w:rPr>
            </w:pPr>
            <w:del w:id="2719" w:author="Jeff Pitzen" w:date="2025-12-10T12:39:00Z" w16du:dateUtc="2025-12-10T17:39:00Z">
              <w:r w:rsidRPr="00B4243A" w:rsidDel="00F81EBA">
                <w:rPr>
                  <w:rStyle w:val="Strong"/>
                </w:rPr>
                <w:delText>Kubernetes Layer</w:delText>
              </w:r>
              <w:bookmarkStart w:id="2720" w:name="_Toc216514722"/>
              <w:bookmarkEnd w:id="2720"/>
            </w:del>
          </w:p>
        </w:tc>
        <w:tc>
          <w:tcPr>
            <w:tcW w:w="8008" w:type="dxa"/>
            <w:hideMark/>
          </w:tcPr>
          <w:p w14:paraId="09647BF4" w14:textId="4A490E35" w:rsidR="00311D9D" w:rsidRPr="008A432C" w:rsidDel="00F81EBA" w:rsidRDefault="00311D9D" w:rsidP="008A432C">
            <w:pPr>
              <w:pStyle w:val="Body"/>
              <w:ind w:left="29" w:right="29"/>
              <w:rPr>
                <w:del w:id="2721" w:author="Jeff Pitzen" w:date="2025-12-10T12:39:00Z" w16du:dateUtc="2025-12-10T17:39:00Z"/>
              </w:rPr>
            </w:pPr>
            <w:del w:id="2722" w:author="Jeff Pitzen" w:date="2025-12-10T12:39:00Z" w16du:dateUtc="2025-12-10T17:39:00Z">
              <w:r w:rsidRPr="008A432C" w:rsidDel="00F81EBA">
                <w:delText>Job for DB seeding, IRSA roles, EFS for storage, NetworkPolicy enforcement</w:delText>
              </w:r>
              <w:bookmarkStart w:id="2723" w:name="_Toc216514723"/>
              <w:bookmarkEnd w:id="2723"/>
            </w:del>
          </w:p>
        </w:tc>
        <w:bookmarkStart w:id="2724" w:name="_Toc216514724"/>
        <w:bookmarkEnd w:id="2724"/>
      </w:tr>
      <w:tr w:rsidR="00311D9D" w:rsidRPr="0009388A" w:rsidDel="00F81EBA" w14:paraId="7850D483" w14:textId="7C55F931" w:rsidTr="00B4243A">
        <w:trPr>
          <w:del w:id="2725" w:author="Jeff Pitzen" w:date="2025-12-10T12:39:00Z" w16du:dateUtc="2025-12-10T17:39:00Z"/>
        </w:trPr>
        <w:tc>
          <w:tcPr>
            <w:tcW w:w="1982" w:type="dxa"/>
            <w:hideMark/>
          </w:tcPr>
          <w:p w14:paraId="2046D1A0" w14:textId="139B227A" w:rsidR="00311D9D" w:rsidRPr="00B4243A" w:rsidDel="00F81EBA" w:rsidRDefault="00311D9D" w:rsidP="008A432C">
            <w:pPr>
              <w:pStyle w:val="Body"/>
              <w:ind w:left="29" w:right="29"/>
              <w:rPr>
                <w:del w:id="2726" w:author="Jeff Pitzen" w:date="2025-12-10T12:39:00Z" w16du:dateUtc="2025-12-10T17:39:00Z"/>
              </w:rPr>
            </w:pPr>
            <w:del w:id="2727" w:author="Jeff Pitzen" w:date="2025-12-10T12:39:00Z" w16du:dateUtc="2025-12-10T17:39:00Z">
              <w:r w:rsidRPr="00B4243A" w:rsidDel="00F81EBA">
                <w:rPr>
                  <w:rStyle w:val="Strong"/>
                </w:rPr>
                <w:delText>IAM / Security Layer</w:delText>
              </w:r>
              <w:bookmarkStart w:id="2728" w:name="_Toc216514725"/>
              <w:bookmarkEnd w:id="2728"/>
            </w:del>
          </w:p>
        </w:tc>
        <w:tc>
          <w:tcPr>
            <w:tcW w:w="8008" w:type="dxa"/>
            <w:hideMark/>
          </w:tcPr>
          <w:p w14:paraId="57E49C66" w14:textId="5BEF09C0" w:rsidR="00311D9D" w:rsidRPr="008A432C" w:rsidDel="00F81EBA" w:rsidRDefault="00311D9D" w:rsidP="008A432C">
            <w:pPr>
              <w:pStyle w:val="Body"/>
              <w:ind w:left="29" w:right="29"/>
              <w:rPr>
                <w:del w:id="2729" w:author="Jeff Pitzen" w:date="2025-12-10T12:39:00Z" w16du:dateUtc="2025-12-10T17:39:00Z"/>
              </w:rPr>
            </w:pPr>
            <w:del w:id="2730" w:author="Jeff Pitzen" w:date="2025-12-10T12:39:00Z" w16du:dateUtc="2025-12-10T17:39:00Z">
              <w:r w:rsidRPr="008A432C" w:rsidDel="00F81EBA">
                <w:delText>SSO integration (Game Warden or P1), PKI cert validation, access card enforcement</w:delText>
              </w:r>
              <w:bookmarkStart w:id="2731" w:name="_Toc216514726"/>
              <w:bookmarkEnd w:id="2731"/>
            </w:del>
          </w:p>
        </w:tc>
        <w:bookmarkStart w:id="2732" w:name="_Toc216514727"/>
        <w:bookmarkEnd w:id="2732"/>
      </w:tr>
      <w:tr w:rsidR="00311D9D" w:rsidRPr="0009388A" w:rsidDel="00F81EBA" w14:paraId="0B818D28" w14:textId="0B87A846" w:rsidTr="00B4243A">
        <w:trPr>
          <w:del w:id="2733" w:author="Jeff Pitzen" w:date="2025-12-10T12:39:00Z" w16du:dateUtc="2025-12-10T17:39:00Z"/>
        </w:trPr>
        <w:tc>
          <w:tcPr>
            <w:tcW w:w="1982" w:type="dxa"/>
            <w:hideMark/>
          </w:tcPr>
          <w:p w14:paraId="4FF58F2A" w14:textId="54554270" w:rsidR="00311D9D" w:rsidRPr="00B4243A" w:rsidDel="00F81EBA" w:rsidRDefault="00311D9D" w:rsidP="008A432C">
            <w:pPr>
              <w:pStyle w:val="Body"/>
              <w:ind w:left="29" w:right="29"/>
              <w:rPr>
                <w:del w:id="2734" w:author="Jeff Pitzen" w:date="2025-12-10T12:39:00Z" w16du:dateUtc="2025-12-10T17:39:00Z"/>
              </w:rPr>
            </w:pPr>
            <w:del w:id="2735" w:author="Jeff Pitzen" w:date="2025-12-10T12:39:00Z" w16du:dateUtc="2025-12-10T17:39:00Z">
              <w:r w:rsidRPr="00B4243A" w:rsidDel="00F81EBA">
                <w:rPr>
                  <w:rStyle w:val="Strong"/>
                </w:rPr>
                <w:delText>System / Environment Layer</w:delText>
              </w:r>
              <w:bookmarkStart w:id="2736" w:name="_Toc216514728"/>
              <w:bookmarkEnd w:id="2736"/>
            </w:del>
          </w:p>
        </w:tc>
        <w:tc>
          <w:tcPr>
            <w:tcW w:w="8008" w:type="dxa"/>
            <w:hideMark/>
          </w:tcPr>
          <w:p w14:paraId="1A82158D" w14:textId="44DA7357" w:rsidR="00311D9D" w:rsidRPr="008A432C" w:rsidDel="00F81EBA" w:rsidRDefault="00311D9D" w:rsidP="008A432C">
            <w:pPr>
              <w:pStyle w:val="Body"/>
              <w:ind w:left="29" w:right="29"/>
              <w:rPr>
                <w:del w:id="2737" w:author="Jeff Pitzen" w:date="2025-12-10T12:39:00Z" w16du:dateUtc="2025-12-10T17:39:00Z"/>
              </w:rPr>
            </w:pPr>
            <w:del w:id="2738" w:author="Jeff Pitzen" w:date="2025-12-10T12:39:00Z" w16du:dateUtc="2025-12-10T17:39:00Z">
              <w:r w:rsidRPr="008A432C" w:rsidDel="00F81EBA">
                <w:delText>GPU instance selection, subnet/VPC isolation, monitoring, backup/recovery</w:delText>
              </w:r>
              <w:bookmarkStart w:id="2739" w:name="_Toc216514729"/>
              <w:bookmarkEnd w:id="2739"/>
            </w:del>
          </w:p>
        </w:tc>
        <w:bookmarkStart w:id="2740" w:name="_Toc216514730"/>
        <w:bookmarkEnd w:id="2740"/>
      </w:tr>
    </w:tbl>
    <w:p w14:paraId="16039532" w14:textId="1923E382" w:rsidR="00311D9D" w:rsidRPr="007F0714" w:rsidDel="00F81EBA" w:rsidRDefault="00311D9D" w:rsidP="008246B7">
      <w:pPr>
        <w:pStyle w:val="Heading3"/>
        <w:rPr>
          <w:del w:id="2741" w:author="Jeff Pitzen" w:date="2025-12-10T12:39:00Z" w16du:dateUtc="2025-12-10T17:39:00Z"/>
        </w:rPr>
      </w:pPr>
      <w:bookmarkStart w:id="2742" w:name="_Toc213425418"/>
      <w:bookmarkStart w:id="2743" w:name="_Ref213914940"/>
      <w:del w:id="2744" w:author="Jeff Pitzen" w:date="2025-12-10T12:39:00Z" w16du:dateUtc="2025-12-10T17:39:00Z">
        <w:r w:rsidRPr="007F0714" w:rsidDel="00F81EBA">
          <w:delText>Alignment — Current vs Required State</w:delText>
        </w:r>
        <w:bookmarkStart w:id="2745" w:name="_Toc216514731"/>
        <w:bookmarkEnd w:id="2742"/>
        <w:bookmarkEnd w:id="2743"/>
        <w:bookmarkEnd w:id="2745"/>
      </w:del>
    </w:p>
    <w:tbl>
      <w:tblPr>
        <w:tblStyle w:val="TableGrid"/>
        <w:tblW w:w="0" w:type="auto"/>
        <w:tblInd w:w="715" w:type="dxa"/>
        <w:tblLook w:val="04A0" w:firstRow="1" w:lastRow="0" w:firstColumn="1" w:lastColumn="0" w:noHBand="0" w:noVBand="1"/>
      </w:tblPr>
      <w:tblGrid>
        <w:gridCol w:w="1440"/>
        <w:gridCol w:w="2250"/>
        <w:gridCol w:w="3585"/>
        <w:gridCol w:w="2800"/>
      </w:tblGrid>
      <w:tr w:rsidR="00B4243A" w:rsidRPr="0009388A" w:rsidDel="00F81EBA" w14:paraId="098B7F06" w14:textId="6F523C61" w:rsidTr="00B4243A">
        <w:trPr>
          <w:cantSplit/>
          <w:tblHeader/>
          <w:del w:id="2746" w:author="Jeff Pitzen" w:date="2025-12-10T12:39:00Z" w16du:dateUtc="2025-12-10T17:39:00Z"/>
        </w:trPr>
        <w:tc>
          <w:tcPr>
            <w:tcW w:w="1440" w:type="dxa"/>
            <w:shd w:val="pct15" w:color="auto" w:fill="auto"/>
            <w:hideMark/>
          </w:tcPr>
          <w:p w14:paraId="227F6F90" w14:textId="551D5FD0" w:rsidR="00311D9D" w:rsidRPr="00772968" w:rsidDel="00F81EBA" w:rsidRDefault="00311D9D" w:rsidP="00772968">
            <w:pPr>
              <w:pStyle w:val="Body"/>
              <w:ind w:left="29" w:right="29"/>
              <w:jc w:val="center"/>
              <w:rPr>
                <w:del w:id="2747" w:author="Jeff Pitzen" w:date="2025-12-10T12:39:00Z" w16du:dateUtc="2025-12-10T17:39:00Z"/>
                <w:rFonts w:cs="Arial"/>
              </w:rPr>
            </w:pPr>
            <w:del w:id="2748" w:author="Jeff Pitzen" w:date="2025-12-10T12:39:00Z" w16du:dateUtc="2025-12-10T17:39:00Z">
              <w:r w:rsidRPr="00772968" w:rsidDel="00F81EBA">
                <w:rPr>
                  <w:rStyle w:val="Strong"/>
                  <w:rFonts w:cs="Arial"/>
                </w:rPr>
                <w:delText>Area</w:delText>
              </w:r>
              <w:bookmarkStart w:id="2749" w:name="_Toc216514732"/>
              <w:bookmarkEnd w:id="2749"/>
            </w:del>
          </w:p>
        </w:tc>
        <w:tc>
          <w:tcPr>
            <w:tcW w:w="2250" w:type="dxa"/>
            <w:shd w:val="pct15" w:color="auto" w:fill="auto"/>
            <w:hideMark/>
          </w:tcPr>
          <w:p w14:paraId="0DE7BD55" w14:textId="67A3023C" w:rsidR="00311D9D" w:rsidRPr="00772968" w:rsidDel="00F81EBA" w:rsidRDefault="00311D9D" w:rsidP="00772968">
            <w:pPr>
              <w:pStyle w:val="Body"/>
              <w:ind w:left="29" w:right="29"/>
              <w:jc w:val="center"/>
              <w:rPr>
                <w:del w:id="2750" w:author="Jeff Pitzen" w:date="2025-12-10T12:39:00Z" w16du:dateUtc="2025-12-10T17:39:00Z"/>
                <w:rFonts w:cs="Arial"/>
              </w:rPr>
            </w:pPr>
            <w:del w:id="2751" w:author="Jeff Pitzen" w:date="2025-12-10T12:39:00Z" w16du:dateUtc="2025-12-10T17:39:00Z">
              <w:r w:rsidRPr="00772968" w:rsidDel="00F81EBA">
                <w:rPr>
                  <w:rStyle w:val="Strong"/>
                  <w:rFonts w:cs="Arial"/>
                </w:rPr>
                <w:delText>Current State (ZL)</w:delText>
              </w:r>
              <w:bookmarkStart w:id="2752" w:name="_Toc216514733"/>
              <w:bookmarkEnd w:id="2752"/>
            </w:del>
          </w:p>
        </w:tc>
        <w:tc>
          <w:tcPr>
            <w:tcW w:w="3585" w:type="dxa"/>
            <w:shd w:val="pct15" w:color="auto" w:fill="auto"/>
            <w:hideMark/>
          </w:tcPr>
          <w:p w14:paraId="0E572D70" w14:textId="6726F85B" w:rsidR="00311D9D" w:rsidRPr="00772968" w:rsidDel="00F81EBA" w:rsidRDefault="00311D9D" w:rsidP="00772968">
            <w:pPr>
              <w:pStyle w:val="Body"/>
              <w:ind w:left="29" w:right="29"/>
              <w:jc w:val="center"/>
              <w:rPr>
                <w:del w:id="2753" w:author="Jeff Pitzen" w:date="2025-12-10T12:39:00Z" w16du:dateUtc="2025-12-10T17:39:00Z"/>
                <w:rFonts w:cs="Arial"/>
              </w:rPr>
            </w:pPr>
            <w:del w:id="2754" w:author="Jeff Pitzen" w:date="2025-12-10T12:39:00Z" w16du:dateUtc="2025-12-10T17:39:00Z">
              <w:r w:rsidRPr="00772968" w:rsidDel="00F81EBA">
                <w:rPr>
                  <w:rStyle w:val="Strong"/>
                  <w:rFonts w:cs="Arial"/>
                </w:rPr>
                <w:delText>Required State (Game Warden)</w:delText>
              </w:r>
              <w:bookmarkStart w:id="2755" w:name="_Toc216514734"/>
              <w:bookmarkEnd w:id="2755"/>
            </w:del>
          </w:p>
        </w:tc>
        <w:tc>
          <w:tcPr>
            <w:tcW w:w="0" w:type="auto"/>
            <w:shd w:val="pct15" w:color="auto" w:fill="auto"/>
            <w:hideMark/>
          </w:tcPr>
          <w:p w14:paraId="4176E712" w14:textId="31539A46" w:rsidR="00311D9D" w:rsidRPr="00772968" w:rsidDel="00F81EBA" w:rsidRDefault="00311D9D" w:rsidP="00772968">
            <w:pPr>
              <w:pStyle w:val="Body"/>
              <w:ind w:left="29" w:right="29"/>
              <w:jc w:val="center"/>
              <w:rPr>
                <w:del w:id="2756" w:author="Jeff Pitzen" w:date="2025-12-10T12:39:00Z" w16du:dateUtc="2025-12-10T17:39:00Z"/>
                <w:rFonts w:cs="Arial"/>
              </w:rPr>
            </w:pPr>
            <w:del w:id="2757" w:author="Jeff Pitzen" w:date="2025-12-10T12:39:00Z" w16du:dateUtc="2025-12-10T17:39:00Z">
              <w:r w:rsidRPr="00772968" w:rsidDel="00F81EBA">
                <w:rPr>
                  <w:rStyle w:val="Strong"/>
                  <w:rFonts w:cs="Arial"/>
                </w:rPr>
                <w:delText>Gap / Action</w:delText>
              </w:r>
              <w:bookmarkStart w:id="2758" w:name="_Toc216514735"/>
              <w:bookmarkEnd w:id="2758"/>
            </w:del>
          </w:p>
        </w:tc>
        <w:bookmarkStart w:id="2759" w:name="_Toc216514736"/>
        <w:bookmarkEnd w:id="2759"/>
      </w:tr>
      <w:tr w:rsidR="00B4243A" w:rsidRPr="00772968" w:rsidDel="00F81EBA" w14:paraId="3CD15E43" w14:textId="600F2FB4" w:rsidTr="00B4243A">
        <w:trPr>
          <w:del w:id="2760" w:author="Jeff Pitzen" w:date="2025-12-10T12:39:00Z" w16du:dateUtc="2025-12-10T17:39:00Z"/>
        </w:trPr>
        <w:tc>
          <w:tcPr>
            <w:tcW w:w="1440" w:type="dxa"/>
            <w:hideMark/>
          </w:tcPr>
          <w:p w14:paraId="4794C8B8" w14:textId="69B3E001" w:rsidR="00311D9D" w:rsidRPr="00772968" w:rsidDel="00F81EBA" w:rsidRDefault="00311D9D" w:rsidP="00772968">
            <w:pPr>
              <w:pStyle w:val="Body"/>
              <w:ind w:left="29" w:right="29"/>
              <w:rPr>
                <w:del w:id="2761" w:author="Jeff Pitzen" w:date="2025-12-10T12:39:00Z" w16du:dateUtc="2025-12-10T17:39:00Z"/>
                <w:rFonts w:cs="Arial"/>
                <w:szCs w:val="20"/>
              </w:rPr>
            </w:pPr>
            <w:del w:id="2762" w:author="Jeff Pitzen" w:date="2025-12-10T12:39:00Z" w16du:dateUtc="2025-12-10T17:39:00Z">
              <w:r w:rsidRPr="00772968" w:rsidDel="00F81EBA">
                <w:rPr>
                  <w:rStyle w:val="Strong"/>
                  <w:rFonts w:cs="Arial"/>
                  <w:szCs w:val="20"/>
                </w:rPr>
                <w:delText>Image Build</w:delText>
              </w:r>
              <w:bookmarkStart w:id="2763" w:name="_Toc216514737"/>
              <w:bookmarkEnd w:id="2763"/>
            </w:del>
          </w:p>
        </w:tc>
        <w:tc>
          <w:tcPr>
            <w:tcW w:w="2250" w:type="dxa"/>
            <w:hideMark/>
          </w:tcPr>
          <w:p w14:paraId="31E515E2" w14:textId="49990358" w:rsidR="00311D9D" w:rsidRPr="00772968" w:rsidDel="00F81EBA" w:rsidRDefault="00311D9D" w:rsidP="00772968">
            <w:pPr>
              <w:pStyle w:val="Body"/>
              <w:ind w:left="29" w:right="29"/>
              <w:rPr>
                <w:del w:id="2764" w:author="Jeff Pitzen" w:date="2025-12-10T12:39:00Z" w16du:dateUtc="2025-12-10T17:39:00Z"/>
                <w:rFonts w:cs="Arial"/>
                <w:szCs w:val="20"/>
              </w:rPr>
            </w:pPr>
            <w:del w:id="2765" w:author="Jeff Pitzen" w:date="2025-12-10T12:39:00Z" w16du:dateUtc="2025-12-10T17:39:00Z">
              <w:r w:rsidRPr="00772968" w:rsidDel="00F81EBA">
                <w:rPr>
                  <w:rFonts w:cs="Arial"/>
                  <w:szCs w:val="20"/>
                </w:rPr>
                <w:delText>ECR-based image builds using Ubuntu + JRE</w:delText>
              </w:r>
              <w:bookmarkStart w:id="2766" w:name="_Toc216514738"/>
              <w:bookmarkEnd w:id="2766"/>
            </w:del>
          </w:p>
        </w:tc>
        <w:tc>
          <w:tcPr>
            <w:tcW w:w="3585" w:type="dxa"/>
            <w:hideMark/>
          </w:tcPr>
          <w:p w14:paraId="3C854D2D" w14:textId="3210D21B" w:rsidR="00311D9D" w:rsidRPr="00772968" w:rsidDel="00F81EBA" w:rsidRDefault="00311D9D" w:rsidP="00772968">
            <w:pPr>
              <w:pStyle w:val="Body"/>
              <w:ind w:left="29" w:right="29"/>
              <w:rPr>
                <w:del w:id="2767" w:author="Jeff Pitzen" w:date="2025-12-10T12:39:00Z" w16du:dateUtc="2025-12-10T17:39:00Z"/>
                <w:rFonts w:cs="Arial"/>
                <w:szCs w:val="20"/>
              </w:rPr>
            </w:pPr>
            <w:del w:id="2768" w:author="Jeff Pitzen" w:date="2025-12-10T12:39:00Z" w16du:dateUtc="2025-12-10T17:39:00Z">
              <w:r w:rsidRPr="00772968" w:rsidDel="00F81EBA">
                <w:rPr>
                  <w:rFonts w:cs="Arial"/>
                  <w:szCs w:val="20"/>
                </w:rPr>
                <w:delText>OCI-compliant image (UBI-micro or distroless), AMD64-only, vulnerability-scanned</w:delText>
              </w:r>
              <w:r w:rsidR="001D3397" w:rsidDel="00F81EBA">
                <w:rPr>
                  <w:rFonts w:cs="Arial"/>
                  <w:szCs w:val="20"/>
                </w:rPr>
                <w:delText>.</w:delText>
              </w:r>
              <w:bookmarkStart w:id="2769" w:name="_Toc216514739"/>
              <w:bookmarkEnd w:id="2769"/>
            </w:del>
          </w:p>
        </w:tc>
        <w:tc>
          <w:tcPr>
            <w:tcW w:w="0" w:type="auto"/>
            <w:hideMark/>
          </w:tcPr>
          <w:p w14:paraId="60EE9B86" w14:textId="4F21D5AD" w:rsidR="00311D9D" w:rsidRPr="00772968" w:rsidDel="00F81EBA" w:rsidRDefault="00311D9D" w:rsidP="00772968">
            <w:pPr>
              <w:pStyle w:val="Body"/>
              <w:ind w:left="29" w:right="29"/>
              <w:rPr>
                <w:del w:id="2770" w:author="Jeff Pitzen" w:date="2025-12-10T12:39:00Z" w16du:dateUtc="2025-12-10T17:39:00Z"/>
                <w:rFonts w:cs="Arial"/>
                <w:szCs w:val="20"/>
              </w:rPr>
            </w:pPr>
            <w:del w:id="2771" w:author="Jeff Pitzen" w:date="2025-12-10T12:39:00Z" w16du:dateUtc="2025-12-10T17:39:00Z">
              <w:r w:rsidRPr="00772968" w:rsidDel="00F81EBA">
                <w:rPr>
                  <w:rFonts w:cs="Arial"/>
                  <w:szCs w:val="20"/>
                </w:rPr>
                <w:delText>Modify Dockerfile and add Trivy scan to CI</w:delText>
              </w:r>
              <w:r w:rsidR="001D3397" w:rsidDel="00F81EBA">
                <w:rPr>
                  <w:rFonts w:cs="Arial"/>
                  <w:szCs w:val="20"/>
                </w:rPr>
                <w:delText>.</w:delText>
              </w:r>
              <w:bookmarkStart w:id="2772" w:name="_Toc216514740"/>
              <w:bookmarkEnd w:id="2772"/>
            </w:del>
          </w:p>
        </w:tc>
        <w:bookmarkStart w:id="2773" w:name="_Toc216514741"/>
        <w:bookmarkEnd w:id="2773"/>
      </w:tr>
      <w:tr w:rsidR="00B4243A" w:rsidRPr="00772968" w:rsidDel="00F81EBA" w14:paraId="0035CB41" w14:textId="798428F6" w:rsidTr="00B4243A">
        <w:trPr>
          <w:del w:id="2774" w:author="Jeff Pitzen" w:date="2025-12-10T12:39:00Z" w16du:dateUtc="2025-12-10T17:39:00Z"/>
        </w:trPr>
        <w:tc>
          <w:tcPr>
            <w:tcW w:w="1440" w:type="dxa"/>
            <w:hideMark/>
          </w:tcPr>
          <w:p w14:paraId="471A1079" w14:textId="15C5E85D" w:rsidR="00311D9D" w:rsidRPr="00772968" w:rsidDel="00F81EBA" w:rsidRDefault="00311D9D" w:rsidP="00772968">
            <w:pPr>
              <w:pStyle w:val="Body"/>
              <w:ind w:left="29" w:right="29"/>
              <w:rPr>
                <w:del w:id="2775" w:author="Jeff Pitzen" w:date="2025-12-10T12:39:00Z" w16du:dateUtc="2025-12-10T17:39:00Z"/>
                <w:rFonts w:cs="Arial"/>
                <w:szCs w:val="20"/>
              </w:rPr>
            </w:pPr>
            <w:del w:id="2776" w:author="Jeff Pitzen" w:date="2025-12-10T12:39:00Z" w16du:dateUtc="2025-12-10T17:39:00Z">
              <w:r w:rsidRPr="00772968" w:rsidDel="00F81EBA">
                <w:rPr>
                  <w:rStyle w:val="Strong"/>
                  <w:rFonts w:cs="Arial"/>
                  <w:szCs w:val="20"/>
                </w:rPr>
                <w:delText>Database Seeding</w:delText>
              </w:r>
              <w:bookmarkStart w:id="2777" w:name="_Toc216514742"/>
              <w:bookmarkEnd w:id="2777"/>
            </w:del>
          </w:p>
        </w:tc>
        <w:tc>
          <w:tcPr>
            <w:tcW w:w="2250" w:type="dxa"/>
            <w:hideMark/>
          </w:tcPr>
          <w:p w14:paraId="4DF6CD85" w14:textId="38E589DE" w:rsidR="00311D9D" w:rsidRPr="00772968" w:rsidDel="00F81EBA" w:rsidRDefault="00311D9D" w:rsidP="00772968">
            <w:pPr>
              <w:pStyle w:val="Body"/>
              <w:ind w:left="29" w:right="29"/>
              <w:rPr>
                <w:del w:id="2778" w:author="Jeff Pitzen" w:date="2025-12-10T12:39:00Z" w16du:dateUtc="2025-12-10T17:39:00Z"/>
                <w:rFonts w:cs="Arial"/>
                <w:szCs w:val="20"/>
              </w:rPr>
            </w:pPr>
            <w:del w:id="2779" w:author="Jeff Pitzen" w:date="2025-12-10T12:39:00Z" w16du:dateUtc="2025-12-10T17:39:00Z">
              <w:r w:rsidRPr="00772968" w:rsidDel="00F81EBA">
                <w:rPr>
                  <w:rFonts w:cs="Arial"/>
                  <w:szCs w:val="20"/>
                </w:rPr>
                <w:delText>Manual SQL execution</w:delText>
              </w:r>
              <w:bookmarkStart w:id="2780" w:name="_Toc216514743"/>
              <w:bookmarkEnd w:id="2780"/>
            </w:del>
          </w:p>
        </w:tc>
        <w:tc>
          <w:tcPr>
            <w:tcW w:w="3585" w:type="dxa"/>
            <w:hideMark/>
          </w:tcPr>
          <w:p w14:paraId="10373FCF" w14:textId="687CD5C1" w:rsidR="00311D9D" w:rsidRPr="00772968" w:rsidDel="00F81EBA" w:rsidRDefault="00311D9D" w:rsidP="00772968">
            <w:pPr>
              <w:pStyle w:val="Body"/>
              <w:ind w:left="29" w:right="29"/>
              <w:rPr>
                <w:del w:id="2781" w:author="Jeff Pitzen" w:date="2025-12-10T12:39:00Z" w16du:dateUtc="2025-12-10T17:39:00Z"/>
                <w:rFonts w:cs="Arial"/>
                <w:szCs w:val="20"/>
              </w:rPr>
            </w:pPr>
            <w:del w:id="2782" w:author="Jeff Pitzen" w:date="2025-12-10T12:39:00Z" w16du:dateUtc="2025-12-10T17:39:00Z">
              <w:r w:rsidRPr="00772968" w:rsidDel="00F81EBA">
                <w:rPr>
                  <w:rFonts w:cs="Arial"/>
                  <w:szCs w:val="20"/>
                </w:rPr>
                <w:delText>Automated k8s/job-seed.yaml triggered by Game Warden op</w:delText>
              </w:r>
              <w:r w:rsidR="001D3397" w:rsidDel="00F81EBA">
                <w:rPr>
                  <w:rFonts w:cs="Arial"/>
                  <w:szCs w:val="20"/>
                </w:rPr>
                <w:delText>eration</w:delText>
              </w:r>
              <w:r w:rsidRPr="00772968" w:rsidDel="00F81EBA">
                <w:rPr>
                  <w:rFonts w:cs="Arial"/>
                  <w:szCs w:val="20"/>
                </w:rPr>
                <w:delText>s</w:delText>
              </w:r>
              <w:r w:rsidR="001D3397" w:rsidDel="00F81EBA">
                <w:rPr>
                  <w:rFonts w:cs="Arial"/>
                  <w:szCs w:val="20"/>
                </w:rPr>
                <w:delText>.</w:delText>
              </w:r>
              <w:bookmarkStart w:id="2783" w:name="_Toc216514744"/>
              <w:bookmarkEnd w:id="2783"/>
            </w:del>
          </w:p>
        </w:tc>
        <w:tc>
          <w:tcPr>
            <w:tcW w:w="0" w:type="auto"/>
            <w:hideMark/>
          </w:tcPr>
          <w:p w14:paraId="3297AF88" w14:textId="1327D0DB" w:rsidR="00311D9D" w:rsidRPr="00772968" w:rsidDel="00F81EBA" w:rsidRDefault="00311D9D" w:rsidP="00772968">
            <w:pPr>
              <w:pStyle w:val="Body"/>
              <w:ind w:left="29" w:right="29"/>
              <w:rPr>
                <w:del w:id="2784" w:author="Jeff Pitzen" w:date="2025-12-10T12:39:00Z" w16du:dateUtc="2025-12-10T17:39:00Z"/>
                <w:rFonts w:cs="Arial"/>
                <w:szCs w:val="20"/>
              </w:rPr>
            </w:pPr>
            <w:del w:id="2785" w:author="Jeff Pitzen" w:date="2025-12-10T12:39:00Z" w16du:dateUtc="2025-12-10T17:39:00Z">
              <w:r w:rsidRPr="00772968" w:rsidDel="00F81EBA">
                <w:rPr>
                  <w:rFonts w:cs="Arial"/>
                  <w:szCs w:val="20"/>
                </w:rPr>
                <w:delText>Add seeding job manifest</w:delText>
              </w:r>
              <w:r w:rsidR="001D3397" w:rsidDel="00F81EBA">
                <w:rPr>
                  <w:rFonts w:cs="Arial"/>
                  <w:szCs w:val="20"/>
                </w:rPr>
                <w:delText>.</w:delText>
              </w:r>
              <w:bookmarkStart w:id="2786" w:name="_Toc216514745"/>
              <w:bookmarkEnd w:id="2786"/>
            </w:del>
          </w:p>
        </w:tc>
        <w:bookmarkStart w:id="2787" w:name="_Toc216514746"/>
        <w:bookmarkEnd w:id="2787"/>
      </w:tr>
      <w:tr w:rsidR="00B4243A" w:rsidRPr="00772968" w:rsidDel="00F81EBA" w14:paraId="25492015" w14:textId="504BF70B" w:rsidTr="00B4243A">
        <w:trPr>
          <w:del w:id="2788" w:author="Jeff Pitzen" w:date="2025-12-10T12:39:00Z" w16du:dateUtc="2025-12-10T17:39:00Z"/>
        </w:trPr>
        <w:tc>
          <w:tcPr>
            <w:tcW w:w="1440" w:type="dxa"/>
            <w:hideMark/>
          </w:tcPr>
          <w:p w14:paraId="2AC31DBC" w14:textId="35F1BCDC" w:rsidR="00311D9D" w:rsidRPr="00772968" w:rsidDel="00F81EBA" w:rsidRDefault="00311D9D" w:rsidP="00772968">
            <w:pPr>
              <w:pStyle w:val="Body"/>
              <w:ind w:left="29" w:right="29"/>
              <w:rPr>
                <w:del w:id="2789" w:author="Jeff Pitzen" w:date="2025-12-10T12:39:00Z" w16du:dateUtc="2025-12-10T17:39:00Z"/>
                <w:rFonts w:cs="Arial"/>
                <w:szCs w:val="20"/>
              </w:rPr>
            </w:pPr>
            <w:del w:id="2790" w:author="Jeff Pitzen" w:date="2025-12-10T12:39:00Z" w16du:dateUtc="2025-12-10T17:39:00Z">
              <w:r w:rsidRPr="00772968" w:rsidDel="00F81EBA">
                <w:rPr>
                  <w:rStyle w:val="Strong"/>
                  <w:rFonts w:cs="Arial"/>
                  <w:szCs w:val="20"/>
                </w:rPr>
                <w:delText>Storage</w:delText>
              </w:r>
              <w:bookmarkStart w:id="2791" w:name="_Toc216514747"/>
              <w:bookmarkEnd w:id="2791"/>
            </w:del>
          </w:p>
        </w:tc>
        <w:tc>
          <w:tcPr>
            <w:tcW w:w="2250" w:type="dxa"/>
            <w:hideMark/>
          </w:tcPr>
          <w:p w14:paraId="1A5873B7" w14:textId="5A5FE232" w:rsidR="00311D9D" w:rsidRPr="00772968" w:rsidDel="00F81EBA" w:rsidRDefault="00311D9D" w:rsidP="00772968">
            <w:pPr>
              <w:pStyle w:val="Body"/>
              <w:ind w:left="29" w:right="29"/>
              <w:rPr>
                <w:del w:id="2792" w:author="Jeff Pitzen" w:date="2025-12-10T12:39:00Z" w16du:dateUtc="2025-12-10T17:39:00Z"/>
                <w:rFonts w:cs="Arial"/>
                <w:szCs w:val="20"/>
              </w:rPr>
            </w:pPr>
            <w:del w:id="2793" w:author="Jeff Pitzen" w:date="2025-12-10T12:39:00Z" w16du:dateUtc="2025-12-10T17:39:00Z">
              <w:r w:rsidRPr="00772968" w:rsidDel="00F81EBA">
                <w:rPr>
                  <w:rFonts w:cs="Arial"/>
                  <w:szCs w:val="20"/>
                </w:rPr>
                <w:delText>EFS for logs, EBS for data, S3 for backups</w:delText>
              </w:r>
              <w:bookmarkStart w:id="2794" w:name="_Toc216514748"/>
              <w:bookmarkEnd w:id="2794"/>
            </w:del>
          </w:p>
        </w:tc>
        <w:tc>
          <w:tcPr>
            <w:tcW w:w="3585" w:type="dxa"/>
            <w:hideMark/>
          </w:tcPr>
          <w:p w14:paraId="4E5C011B" w14:textId="080D5BB1" w:rsidR="00311D9D" w:rsidRPr="00772968" w:rsidDel="00F81EBA" w:rsidRDefault="00311D9D" w:rsidP="00772968">
            <w:pPr>
              <w:pStyle w:val="Body"/>
              <w:ind w:left="29" w:right="29"/>
              <w:rPr>
                <w:del w:id="2795" w:author="Jeff Pitzen" w:date="2025-12-10T12:39:00Z" w16du:dateUtc="2025-12-10T17:39:00Z"/>
                <w:rFonts w:cs="Arial"/>
                <w:szCs w:val="20"/>
              </w:rPr>
            </w:pPr>
            <w:del w:id="2796" w:author="Jeff Pitzen" w:date="2025-12-10T12:39:00Z" w16du:dateUtc="2025-12-10T17:39:00Z">
              <w:r w:rsidRPr="00772968" w:rsidDel="00F81EBA">
                <w:rPr>
                  <w:rFonts w:cs="Arial"/>
                  <w:szCs w:val="20"/>
                </w:rPr>
                <w:delText>Continue with encryption (KMS CMK) and IAM-based restricted access</w:delText>
              </w:r>
              <w:r w:rsidR="001D3397" w:rsidDel="00F81EBA">
                <w:rPr>
                  <w:rFonts w:cs="Arial"/>
                  <w:szCs w:val="20"/>
                </w:rPr>
                <w:delText>.</w:delText>
              </w:r>
              <w:bookmarkStart w:id="2797" w:name="_Toc216514749"/>
              <w:bookmarkEnd w:id="2797"/>
            </w:del>
          </w:p>
        </w:tc>
        <w:tc>
          <w:tcPr>
            <w:tcW w:w="0" w:type="auto"/>
            <w:hideMark/>
          </w:tcPr>
          <w:p w14:paraId="3AA3498B" w14:textId="3B79F22A" w:rsidR="00311D9D" w:rsidRPr="00772968" w:rsidDel="00F81EBA" w:rsidRDefault="00311D9D" w:rsidP="00772968">
            <w:pPr>
              <w:pStyle w:val="Body"/>
              <w:ind w:left="29" w:right="29"/>
              <w:rPr>
                <w:del w:id="2798" w:author="Jeff Pitzen" w:date="2025-12-10T12:39:00Z" w16du:dateUtc="2025-12-10T17:39:00Z"/>
                <w:rFonts w:cs="Arial"/>
                <w:szCs w:val="20"/>
              </w:rPr>
            </w:pPr>
            <w:del w:id="2799" w:author="Jeff Pitzen" w:date="2025-12-10T12:39:00Z" w16du:dateUtc="2025-12-10T17:39:00Z">
              <w:r w:rsidRPr="00772968" w:rsidDel="00F81EBA">
                <w:rPr>
                  <w:rFonts w:cs="Arial"/>
                  <w:szCs w:val="20"/>
                </w:rPr>
                <w:delText>Validate encryption and restrict public access policies</w:delText>
              </w:r>
              <w:r w:rsidR="001D3397" w:rsidDel="00F81EBA">
                <w:rPr>
                  <w:rFonts w:cs="Arial"/>
                  <w:szCs w:val="20"/>
                </w:rPr>
                <w:delText>.</w:delText>
              </w:r>
              <w:bookmarkStart w:id="2800" w:name="_Toc216514750"/>
              <w:bookmarkEnd w:id="2800"/>
            </w:del>
          </w:p>
        </w:tc>
        <w:bookmarkStart w:id="2801" w:name="_Toc216514751"/>
        <w:bookmarkEnd w:id="2801"/>
      </w:tr>
    </w:tbl>
    <w:p w14:paraId="2816298B" w14:textId="4956644B" w:rsidR="00311D9D" w:rsidRPr="00772968" w:rsidDel="00F81EBA" w:rsidRDefault="00311D9D" w:rsidP="008246B7">
      <w:pPr>
        <w:pStyle w:val="Heading3"/>
        <w:rPr>
          <w:del w:id="2802" w:author="Jeff Pitzen" w:date="2025-12-10T12:39:00Z" w16du:dateUtc="2025-12-10T17:39:00Z"/>
        </w:rPr>
      </w:pPr>
      <w:bookmarkStart w:id="2803" w:name="_Toc213425420"/>
      <w:bookmarkStart w:id="2804" w:name="_Ref213914944"/>
      <w:del w:id="2805" w:author="Jeff Pitzen" w:date="2025-12-10T12:39:00Z" w16du:dateUtc="2025-12-10T17:39:00Z">
        <w:r w:rsidRPr="00772968" w:rsidDel="00F81EBA">
          <w:delText>Final Recommendations Summary</w:delText>
        </w:r>
        <w:bookmarkStart w:id="2806" w:name="_Toc216514752"/>
        <w:bookmarkEnd w:id="2803"/>
        <w:bookmarkEnd w:id="2804"/>
        <w:bookmarkEnd w:id="2806"/>
      </w:del>
    </w:p>
    <w:tbl>
      <w:tblPr>
        <w:tblStyle w:val="TableGrid"/>
        <w:tblW w:w="0" w:type="auto"/>
        <w:tblInd w:w="625" w:type="dxa"/>
        <w:tblLook w:val="04A0" w:firstRow="1" w:lastRow="0" w:firstColumn="1" w:lastColumn="0" w:noHBand="0" w:noVBand="1"/>
      </w:tblPr>
      <w:tblGrid>
        <w:gridCol w:w="5679"/>
        <w:gridCol w:w="4401"/>
      </w:tblGrid>
      <w:tr w:rsidR="00D23690" w:rsidRPr="00772968" w:rsidDel="00F81EBA" w14:paraId="4AC9DF1E" w14:textId="17351894" w:rsidTr="00B4243A">
        <w:trPr>
          <w:tblHeader/>
          <w:del w:id="2807" w:author="Jeff Pitzen" w:date="2025-12-10T12:39:00Z" w16du:dateUtc="2025-12-10T17:39:00Z"/>
        </w:trPr>
        <w:tc>
          <w:tcPr>
            <w:tcW w:w="5679" w:type="dxa"/>
            <w:shd w:val="pct15" w:color="auto" w:fill="auto"/>
            <w:hideMark/>
          </w:tcPr>
          <w:p w14:paraId="5F73E2D7" w14:textId="7F41D865" w:rsidR="00D23690" w:rsidRPr="00772968" w:rsidDel="00F81EBA" w:rsidRDefault="00D23690" w:rsidP="00D23690">
            <w:pPr>
              <w:pStyle w:val="Body"/>
              <w:ind w:left="29" w:right="29"/>
              <w:jc w:val="center"/>
              <w:rPr>
                <w:del w:id="2808" w:author="Jeff Pitzen" w:date="2025-12-10T12:39:00Z" w16du:dateUtc="2025-12-10T17:39:00Z"/>
                <w:rFonts w:cs="Arial"/>
                <w:szCs w:val="20"/>
              </w:rPr>
            </w:pPr>
            <w:del w:id="2809" w:author="Jeff Pitzen" w:date="2025-12-10T12:39:00Z" w16du:dateUtc="2025-12-10T17:39:00Z">
              <w:r w:rsidRPr="00772968" w:rsidDel="00F81EBA">
                <w:rPr>
                  <w:rStyle w:val="Strong"/>
                  <w:rFonts w:cs="Arial"/>
                  <w:szCs w:val="20"/>
                </w:rPr>
                <w:delText>Recommendation</w:delText>
              </w:r>
              <w:bookmarkStart w:id="2810" w:name="_Toc216514753"/>
              <w:bookmarkEnd w:id="2810"/>
            </w:del>
          </w:p>
        </w:tc>
        <w:tc>
          <w:tcPr>
            <w:tcW w:w="4401" w:type="dxa"/>
            <w:shd w:val="pct15" w:color="auto" w:fill="auto"/>
            <w:hideMark/>
          </w:tcPr>
          <w:p w14:paraId="7BD23861" w14:textId="4D6AD9DF" w:rsidR="00D23690" w:rsidRPr="00772968" w:rsidDel="00F81EBA" w:rsidRDefault="00D23690" w:rsidP="00D23690">
            <w:pPr>
              <w:pStyle w:val="Body"/>
              <w:ind w:left="29" w:right="29"/>
              <w:jc w:val="center"/>
              <w:rPr>
                <w:del w:id="2811" w:author="Jeff Pitzen" w:date="2025-12-10T12:39:00Z" w16du:dateUtc="2025-12-10T17:39:00Z"/>
                <w:rFonts w:cs="Arial"/>
                <w:szCs w:val="20"/>
              </w:rPr>
            </w:pPr>
            <w:del w:id="2812" w:author="Jeff Pitzen" w:date="2025-12-10T12:39:00Z" w16du:dateUtc="2025-12-10T17:39:00Z">
              <w:r w:rsidRPr="00772968" w:rsidDel="00F81EBA">
                <w:rPr>
                  <w:rStyle w:val="Strong"/>
                  <w:rFonts w:cs="Arial"/>
                  <w:szCs w:val="20"/>
                </w:rPr>
                <w:delText>Outcome</w:delText>
              </w:r>
              <w:bookmarkStart w:id="2813" w:name="_Toc216514754"/>
              <w:bookmarkEnd w:id="2813"/>
            </w:del>
          </w:p>
        </w:tc>
        <w:bookmarkStart w:id="2814" w:name="_Toc216514755"/>
        <w:bookmarkEnd w:id="2814"/>
      </w:tr>
      <w:tr w:rsidR="00D23690" w:rsidRPr="00772968" w:rsidDel="00F81EBA" w14:paraId="19FFBE84" w14:textId="75E56A48" w:rsidTr="00B4243A">
        <w:trPr>
          <w:del w:id="2815" w:author="Jeff Pitzen" w:date="2025-12-10T12:39:00Z" w16du:dateUtc="2025-12-10T17:39:00Z"/>
        </w:trPr>
        <w:tc>
          <w:tcPr>
            <w:tcW w:w="5679" w:type="dxa"/>
            <w:hideMark/>
          </w:tcPr>
          <w:p w14:paraId="278F28FD" w14:textId="7B94C2E5" w:rsidR="00D23690" w:rsidRPr="00B4243A" w:rsidDel="00F81EBA" w:rsidRDefault="00D23690" w:rsidP="00F5493D">
            <w:pPr>
              <w:pStyle w:val="Body"/>
              <w:numPr>
                <w:ilvl w:val="0"/>
                <w:numId w:val="8"/>
              </w:numPr>
              <w:ind w:right="29"/>
              <w:rPr>
                <w:del w:id="2816" w:author="Jeff Pitzen" w:date="2025-12-10T12:39:00Z" w16du:dateUtc="2025-12-10T17:39:00Z"/>
                <w:rFonts w:cs="Arial"/>
                <w:b/>
                <w:bCs/>
                <w:szCs w:val="20"/>
              </w:rPr>
            </w:pPr>
            <w:del w:id="2817" w:author="Jeff Pitzen" w:date="2025-12-10T12:39:00Z" w16du:dateUtc="2025-12-10T17:39:00Z">
              <w:r w:rsidRPr="00B4243A" w:rsidDel="00F81EBA">
                <w:rPr>
                  <w:rFonts w:cs="Arial"/>
                  <w:b/>
                  <w:bCs/>
                  <w:szCs w:val="20"/>
                </w:rPr>
                <w:delText>Rebuild all ZL containers using Chainguard or Iron Bank images</w:delText>
              </w:r>
              <w:bookmarkStart w:id="2818" w:name="_Toc216514756"/>
              <w:bookmarkEnd w:id="2818"/>
            </w:del>
          </w:p>
        </w:tc>
        <w:tc>
          <w:tcPr>
            <w:tcW w:w="4401" w:type="dxa"/>
            <w:hideMark/>
          </w:tcPr>
          <w:p w14:paraId="3A243486" w14:textId="17A6D27B" w:rsidR="00D23690" w:rsidRPr="00772968" w:rsidDel="00F81EBA" w:rsidRDefault="00D23690" w:rsidP="00772968">
            <w:pPr>
              <w:pStyle w:val="Body"/>
              <w:ind w:left="29" w:right="29"/>
              <w:rPr>
                <w:del w:id="2819" w:author="Jeff Pitzen" w:date="2025-12-10T12:39:00Z" w16du:dateUtc="2025-12-10T17:39:00Z"/>
                <w:rFonts w:cs="Arial"/>
                <w:szCs w:val="20"/>
              </w:rPr>
            </w:pPr>
            <w:del w:id="2820" w:author="Jeff Pitzen" w:date="2025-12-10T12:39:00Z" w16du:dateUtc="2025-12-10T17:39:00Z">
              <w:r w:rsidRPr="00772968" w:rsidDel="00F81EBA">
                <w:rPr>
                  <w:rFonts w:cs="Arial"/>
                  <w:szCs w:val="20"/>
                </w:rPr>
                <w:delText>Security baseline alignment</w:delText>
              </w:r>
              <w:bookmarkStart w:id="2821" w:name="_Toc216514757"/>
              <w:bookmarkEnd w:id="2821"/>
            </w:del>
          </w:p>
        </w:tc>
        <w:bookmarkStart w:id="2822" w:name="_Toc216514758"/>
        <w:bookmarkEnd w:id="2822"/>
      </w:tr>
      <w:tr w:rsidR="00D23690" w:rsidRPr="00772968" w:rsidDel="00F81EBA" w14:paraId="694227C2" w14:textId="4AA37B66" w:rsidTr="00B4243A">
        <w:trPr>
          <w:del w:id="2823" w:author="Jeff Pitzen" w:date="2025-12-10T12:39:00Z" w16du:dateUtc="2025-12-10T17:39:00Z"/>
        </w:trPr>
        <w:tc>
          <w:tcPr>
            <w:tcW w:w="5679" w:type="dxa"/>
            <w:hideMark/>
          </w:tcPr>
          <w:p w14:paraId="44E7977E" w14:textId="028766E1" w:rsidR="00D23690" w:rsidRPr="00B4243A" w:rsidDel="00F81EBA" w:rsidRDefault="00D23690" w:rsidP="00F5493D">
            <w:pPr>
              <w:pStyle w:val="Body"/>
              <w:numPr>
                <w:ilvl w:val="0"/>
                <w:numId w:val="8"/>
              </w:numPr>
              <w:ind w:right="29"/>
              <w:rPr>
                <w:del w:id="2824" w:author="Jeff Pitzen" w:date="2025-12-10T12:39:00Z" w16du:dateUtc="2025-12-10T17:39:00Z"/>
                <w:rFonts w:cs="Arial"/>
                <w:b/>
                <w:bCs/>
                <w:szCs w:val="20"/>
              </w:rPr>
            </w:pPr>
            <w:del w:id="2825" w:author="Jeff Pitzen" w:date="2025-12-10T12:39:00Z" w16du:dateUtc="2025-12-10T17:39:00Z">
              <w:r w:rsidRPr="00B4243A" w:rsidDel="00F81EBA">
                <w:rPr>
                  <w:rFonts w:cs="Arial"/>
                  <w:b/>
                  <w:bCs/>
                  <w:szCs w:val="20"/>
                </w:rPr>
                <w:delText>Replace ECR with Game Warden Harbor registry</w:delText>
              </w:r>
              <w:bookmarkStart w:id="2826" w:name="_Toc216514759"/>
              <w:bookmarkEnd w:id="2826"/>
            </w:del>
          </w:p>
        </w:tc>
        <w:tc>
          <w:tcPr>
            <w:tcW w:w="4401" w:type="dxa"/>
            <w:hideMark/>
          </w:tcPr>
          <w:p w14:paraId="03AB9A11" w14:textId="695A5CB5" w:rsidR="00D23690" w:rsidRPr="00772968" w:rsidDel="00F81EBA" w:rsidRDefault="00D23690" w:rsidP="00772968">
            <w:pPr>
              <w:pStyle w:val="Body"/>
              <w:ind w:left="29" w:right="29"/>
              <w:rPr>
                <w:del w:id="2827" w:author="Jeff Pitzen" w:date="2025-12-10T12:39:00Z" w16du:dateUtc="2025-12-10T17:39:00Z"/>
                <w:rFonts w:cs="Arial"/>
                <w:szCs w:val="20"/>
              </w:rPr>
            </w:pPr>
            <w:del w:id="2828" w:author="Jeff Pitzen" w:date="2025-12-10T12:39:00Z" w16du:dateUtc="2025-12-10T17:39:00Z">
              <w:r w:rsidRPr="00772968" w:rsidDel="00F81EBA">
                <w:rPr>
                  <w:rFonts w:cs="Arial"/>
                  <w:szCs w:val="20"/>
                </w:rPr>
                <w:delText>CVE visibility &amp; auto approval</w:delText>
              </w:r>
              <w:bookmarkStart w:id="2829" w:name="_Toc216514760"/>
              <w:bookmarkEnd w:id="2829"/>
            </w:del>
          </w:p>
        </w:tc>
        <w:bookmarkStart w:id="2830" w:name="_Toc216514761"/>
        <w:bookmarkEnd w:id="2830"/>
      </w:tr>
      <w:tr w:rsidR="00D23690" w:rsidRPr="00772968" w:rsidDel="00F81EBA" w14:paraId="76C9FC54" w14:textId="66CAB07F" w:rsidTr="00B4243A">
        <w:trPr>
          <w:del w:id="2831" w:author="Jeff Pitzen" w:date="2025-12-10T12:39:00Z" w16du:dateUtc="2025-12-10T17:39:00Z"/>
        </w:trPr>
        <w:tc>
          <w:tcPr>
            <w:tcW w:w="5679" w:type="dxa"/>
            <w:hideMark/>
          </w:tcPr>
          <w:p w14:paraId="4BC03A6D" w14:textId="3092E767" w:rsidR="00D23690" w:rsidRPr="00B4243A" w:rsidDel="00F81EBA" w:rsidRDefault="00D23690" w:rsidP="00F5493D">
            <w:pPr>
              <w:pStyle w:val="Body"/>
              <w:numPr>
                <w:ilvl w:val="0"/>
                <w:numId w:val="8"/>
              </w:numPr>
              <w:ind w:right="29"/>
              <w:rPr>
                <w:del w:id="2832" w:author="Jeff Pitzen" w:date="2025-12-10T12:39:00Z" w16du:dateUtc="2025-12-10T17:39:00Z"/>
                <w:rFonts w:cs="Arial"/>
                <w:b/>
                <w:bCs/>
                <w:szCs w:val="20"/>
              </w:rPr>
            </w:pPr>
            <w:del w:id="2833" w:author="Jeff Pitzen" w:date="2025-12-10T12:39:00Z" w16du:dateUtc="2025-12-10T17:39:00Z">
              <w:r w:rsidRPr="00B4243A" w:rsidDel="00F81EBA">
                <w:rPr>
                  <w:rFonts w:cs="Arial"/>
                  <w:b/>
                  <w:bCs/>
                  <w:szCs w:val="20"/>
                </w:rPr>
                <w:delText>Configure EKS OIDC to authenticate via P1 Keycloak</w:delText>
              </w:r>
              <w:bookmarkStart w:id="2834" w:name="_Toc216514762"/>
              <w:bookmarkEnd w:id="2834"/>
            </w:del>
          </w:p>
        </w:tc>
        <w:tc>
          <w:tcPr>
            <w:tcW w:w="4401" w:type="dxa"/>
            <w:hideMark/>
          </w:tcPr>
          <w:p w14:paraId="288E5119" w14:textId="156F382C" w:rsidR="00D23690" w:rsidRPr="00772968" w:rsidDel="00F81EBA" w:rsidRDefault="00D23690" w:rsidP="00772968">
            <w:pPr>
              <w:pStyle w:val="Body"/>
              <w:ind w:left="29" w:right="29"/>
              <w:rPr>
                <w:del w:id="2835" w:author="Jeff Pitzen" w:date="2025-12-10T12:39:00Z" w16du:dateUtc="2025-12-10T17:39:00Z"/>
                <w:rFonts w:cs="Arial"/>
                <w:szCs w:val="20"/>
              </w:rPr>
            </w:pPr>
            <w:del w:id="2836" w:author="Jeff Pitzen" w:date="2025-12-10T12:39:00Z" w16du:dateUtc="2025-12-10T17:39:00Z">
              <w:r w:rsidRPr="00772968" w:rsidDel="00F81EBA">
                <w:rPr>
                  <w:rFonts w:cs="Arial"/>
                  <w:szCs w:val="20"/>
                </w:rPr>
                <w:delText>PKI SSO access compliance</w:delText>
              </w:r>
              <w:bookmarkStart w:id="2837" w:name="_Toc216514763"/>
              <w:bookmarkEnd w:id="2837"/>
            </w:del>
          </w:p>
        </w:tc>
        <w:bookmarkStart w:id="2838" w:name="_Toc216514764"/>
        <w:bookmarkEnd w:id="2838"/>
      </w:tr>
      <w:tr w:rsidR="00D23690" w:rsidRPr="00772968" w:rsidDel="00F81EBA" w14:paraId="43463CEB" w14:textId="1CB56AF8" w:rsidTr="00B4243A">
        <w:trPr>
          <w:del w:id="2839" w:author="Jeff Pitzen" w:date="2025-12-10T12:39:00Z" w16du:dateUtc="2025-12-10T17:39:00Z"/>
        </w:trPr>
        <w:tc>
          <w:tcPr>
            <w:tcW w:w="5679" w:type="dxa"/>
            <w:hideMark/>
          </w:tcPr>
          <w:p w14:paraId="24B17D51" w14:textId="5C82FB7F" w:rsidR="00D23690" w:rsidRPr="00B4243A" w:rsidDel="00F81EBA" w:rsidRDefault="00D23690" w:rsidP="00F5493D">
            <w:pPr>
              <w:pStyle w:val="Body"/>
              <w:numPr>
                <w:ilvl w:val="0"/>
                <w:numId w:val="8"/>
              </w:numPr>
              <w:ind w:right="29"/>
              <w:rPr>
                <w:del w:id="2840" w:author="Jeff Pitzen" w:date="2025-12-10T12:39:00Z" w16du:dateUtc="2025-12-10T17:39:00Z"/>
                <w:rFonts w:cs="Arial"/>
                <w:b/>
                <w:bCs/>
                <w:szCs w:val="20"/>
              </w:rPr>
            </w:pPr>
            <w:del w:id="2841" w:author="Jeff Pitzen" w:date="2025-12-10T12:39:00Z" w16du:dateUtc="2025-12-10T17:39:00Z">
              <w:r w:rsidRPr="00B4243A" w:rsidDel="00F81EBA">
                <w:rPr>
                  <w:rFonts w:cs="Arial"/>
                  <w:b/>
                  <w:bCs/>
                  <w:szCs w:val="20"/>
                </w:rPr>
                <w:delText>Acquiring CAC / ECA Medium Token for all operators</w:delText>
              </w:r>
              <w:bookmarkStart w:id="2842" w:name="_Toc216514765"/>
              <w:bookmarkEnd w:id="2842"/>
            </w:del>
          </w:p>
        </w:tc>
        <w:tc>
          <w:tcPr>
            <w:tcW w:w="4401" w:type="dxa"/>
            <w:hideMark/>
          </w:tcPr>
          <w:p w14:paraId="48215EFF" w14:textId="4E9A9E3D" w:rsidR="00D23690" w:rsidRPr="00772968" w:rsidDel="00F81EBA" w:rsidRDefault="00D23690" w:rsidP="00772968">
            <w:pPr>
              <w:pStyle w:val="Body"/>
              <w:ind w:left="29" w:right="29"/>
              <w:rPr>
                <w:del w:id="2843" w:author="Jeff Pitzen" w:date="2025-12-10T12:39:00Z" w16du:dateUtc="2025-12-10T17:39:00Z"/>
                <w:rFonts w:cs="Arial"/>
                <w:szCs w:val="20"/>
              </w:rPr>
            </w:pPr>
            <w:del w:id="2844" w:author="Jeff Pitzen" w:date="2025-12-10T12:39:00Z" w16du:dateUtc="2025-12-10T17:39:00Z">
              <w:r w:rsidRPr="00772968" w:rsidDel="00F81EBA">
                <w:rPr>
                  <w:rFonts w:cs="Arial"/>
                  <w:szCs w:val="20"/>
                </w:rPr>
                <w:delText>Required for IL2 STG and above</w:delText>
              </w:r>
              <w:bookmarkStart w:id="2845" w:name="_Toc216514766"/>
              <w:bookmarkEnd w:id="2845"/>
            </w:del>
          </w:p>
        </w:tc>
        <w:bookmarkStart w:id="2846" w:name="_Toc216514767"/>
        <w:bookmarkEnd w:id="2846"/>
      </w:tr>
      <w:tr w:rsidR="00D23690" w:rsidRPr="00772968" w:rsidDel="00F81EBA" w14:paraId="02DD17E8" w14:textId="486F8AF5" w:rsidTr="00B4243A">
        <w:trPr>
          <w:del w:id="2847" w:author="Jeff Pitzen" w:date="2025-12-10T12:39:00Z" w16du:dateUtc="2025-12-10T17:39:00Z"/>
        </w:trPr>
        <w:tc>
          <w:tcPr>
            <w:tcW w:w="5679" w:type="dxa"/>
            <w:hideMark/>
          </w:tcPr>
          <w:p w14:paraId="10DAF743" w14:textId="76A888B4" w:rsidR="00D23690" w:rsidRPr="00B4243A" w:rsidDel="00F81EBA" w:rsidRDefault="00D23690" w:rsidP="00F5493D">
            <w:pPr>
              <w:pStyle w:val="Body"/>
              <w:numPr>
                <w:ilvl w:val="0"/>
                <w:numId w:val="8"/>
              </w:numPr>
              <w:ind w:right="29"/>
              <w:rPr>
                <w:del w:id="2848" w:author="Jeff Pitzen" w:date="2025-12-10T12:39:00Z" w16du:dateUtc="2025-12-10T17:39:00Z"/>
                <w:rFonts w:cs="Arial"/>
                <w:b/>
                <w:bCs/>
                <w:szCs w:val="20"/>
              </w:rPr>
            </w:pPr>
            <w:del w:id="2849" w:author="Jeff Pitzen" w:date="2025-12-10T12:39:00Z" w16du:dateUtc="2025-12-10T17:39:00Z">
              <w:r w:rsidRPr="00B4243A" w:rsidDel="00F81EBA">
                <w:rPr>
                  <w:rFonts w:cs="Arial"/>
                  <w:b/>
                  <w:bCs/>
                  <w:szCs w:val="20"/>
                </w:rPr>
                <w:delText>Integrate ArgoCD and Grafana with P1 SSO</w:delText>
              </w:r>
              <w:bookmarkStart w:id="2850" w:name="_Toc216514768"/>
              <w:bookmarkEnd w:id="2850"/>
            </w:del>
          </w:p>
        </w:tc>
        <w:tc>
          <w:tcPr>
            <w:tcW w:w="4401" w:type="dxa"/>
            <w:hideMark/>
          </w:tcPr>
          <w:p w14:paraId="3B4C8D7F" w14:textId="741AEFD4" w:rsidR="00D23690" w:rsidRPr="00772968" w:rsidDel="00F81EBA" w:rsidRDefault="00D23690" w:rsidP="00772968">
            <w:pPr>
              <w:pStyle w:val="Body"/>
              <w:ind w:left="29" w:right="29"/>
              <w:rPr>
                <w:del w:id="2851" w:author="Jeff Pitzen" w:date="2025-12-10T12:39:00Z" w16du:dateUtc="2025-12-10T17:39:00Z"/>
                <w:rFonts w:cs="Arial"/>
                <w:szCs w:val="20"/>
              </w:rPr>
            </w:pPr>
            <w:del w:id="2852" w:author="Jeff Pitzen" w:date="2025-12-10T12:39:00Z" w16du:dateUtc="2025-12-10T17:39:00Z">
              <w:r w:rsidRPr="00772968" w:rsidDel="00F81EBA">
                <w:rPr>
                  <w:rFonts w:cs="Arial"/>
                  <w:szCs w:val="20"/>
                </w:rPr>
                <w:delText>Unified secured access</w:delText>
              </w:r>
              <w:bookmarkStart w:id="2853" w:name="_Toc216514769"/>
              <w:bookmarkEnd w:id="2853"/>
            </w:del>
          </w:p>
        </w:tc>
        <w:bookmarkStart w:id="2854" w:name="_Toc216514770"/>
        <w:bookmarkEnd w:id="2854"/>
      </w:tr>
      <w:tr w:rsidR="00D23690" w:rsidRPr="00772968" w:rsidDel="00F81EBA" w14:paraId="2CA4C4D7" w14:textId="699F40ED" w:rsidTr="00B4243A">
        <w:trPr>
          <w:del w:id="2855" w:author="Jeff Pitzen" w:date="2025-12-10T12:39:00Z" w16du:dateUtc="2025-12-10T17:39:00Z"/>
        </w:trPr>
        <w:tc>
          <w:tcPr>
            <w:tcW w:w="5679" w:type="dxa"/>
            <w:hideMark/>
          </w:tcPr>
          <w:p w14:paraId="2B9857A6" w14:textId="03F2F1F1" w:rsidR="00D23690" w:rsidRPr="00B4243A" w:rsidDel="00F81EBA" w:rsidRDefault="00D23690" w:rsidP="00F5493D">
            <w:pPr>
              <w:pStyle w:val="Body"/>
              <w:numPr>
                <w:ilvl w:val="0"/>
                <w:numId w:val="8"/>
              </w:numPr>
              <w:ind w:right="29"/>
              <w:rPr>
                <w:del w:id="2856" w:author="Jeff Pitzen" w:date="2025-12-10T12:39:00Z" w16du:dateUtc="2025-12-10T17:39:00Z"/>
                <w:rFonts w:cs="Arial"/>
                <w:b/>
                <w:bCs/>
                <w:szCs w:val="20"/>
              </w:rPr>
            </w:pPr>
            <w:del w:id="2857" w:author="Jeff Pitzen" w:date="2025-12-10T12:39:00Z" w16du:dateUtc="2025-12-10T17:39:00Z">
              <w:r w:rsidRPr="00B4243A" w:rsidDel="00F81EBA">
                <w:rPr>
                  <w:rFonts w:cs="Arial"/>
                  <w:b/>
                  <w:bCs/>
                  <w:szCs w:val="20"/>
                </w:rPr>
                <w:delText>Enable Game Warden Scan Lab and Deployment Passport</w:delText>
              </w:r>
              <w:bookmarkStart w:id="2858" w:name="_Toc216514771"/>
              <w:bookmarkEnd w:id="2858"/>
            </w:del>
          </w:p>
        </w:tc>
        <w:tc>
          <w:tcPr>
            <w:tcW w:w="4401" w:type="dxa"/>
            <w:hideMark/>
          </w:tcPr>
          <w:p w14:paraId="0E675140" w14:textId="7E17943F" w:rsidR="00D23690" w:rsidRPr="00772968" w:rsidDel="00F81EBA" w:rsidRDefault="00D23690" w:rsidP="00772968">
            <w:pPr>
              <w:pStyle w:val="Body"/>
              <w:ind w:left="29" w:right="29"/>
              <w:rPr>
                <w:del w:id="2859" w:author="Jeff Pitzen" w:date="2025-12-10T12:39:00Z" w16du:dateUtc="2025-12-10T17:39:00Z"/>
                <w:rFonts w:cs="Arial"/>
                <w:szCs w:val="20"/>
              </w:rPr>
            </w:pPr>
            <w:del w:id="2860" w:author="Jeff Pitzen" w:date="2025-12-10T12:39:00Z" w16du:dateUtc="2025-12-10T17:39:00Z">
              <w:r w:rsidRPr="00772968" w:rsidDel="00F81EBA">
                <w:rPr>
                  <w:rFonts w:cs="Arial"/>
                  <w:szCs w:val="20"/>
                </w:rPr>
                <w:delText>Automated vulnerability tracking</w:delText>
              </w:r>
              <w:bookmarkStart w:id="2861" w:name="_Toc216514772"/>
              <w:bookmarkEnd w:id="2861"/>
            </w:del>
          </w:p>
        </w:tc>
        <w:bookmarkStart w:id="2862" w:name="_Toc216514773"/>
        <w:bookmarkEnd w:id="2862"/>
      </w:tr>
      <w:tr w:rsidR="00D23690" w:rsidRPr="00772968" w:rsidDel="00F81EBA" w14:paraId="24ED5D20" w14:textId="332001C2" w:rsidTr="00B4243A">
        <w:trPr>
          <w:del w:id="2863" w:author="Jeff Pitzen" w:date="2025-12-10T12:39:00Z" w16du:dateUtc="2025-12-10T17:39:00Z"/>
        </w:trPr>
        <w:tc>
          <w:tcPr>
            <w:tcW w:w="5679" w:type="dxa"/>
            <w:hideMark/>
          </w:tcPr>
          <w:p w14:paraId="16B582C8" w14:textId="6CA87187" w:rsidR="00D23690" w:rsidRPr="00B4243A" w:rsidDel="00F81EBA" w:rsidRDefault="00D23690" w:rsidP="00F5493D">
            <w:pPr>
              <w:pStyle w:val="Body"/>
              <w:numPr>
                <w:ilvl w:val="0"/>
                <w:numId w:val="8"/>
              </w:numPr>
              <w:ind w:right="29"/>
              <w:rPr>
                <w:del w:id="2864" w:author="Jeff Pitzen" w:date="2025-12-10T12:39:00Z" w16du:dateUtc="2025-12-10T17:39:00Z"/>
                <w:rFonts w:cs="Arial"/>
                <w:b/>
                <w:bCs/>
                <w:szCs w:val="20"/>
              </w:rPr>
            </w:pPr>
            <w:del w:id="2865" w:author="Jeff Pitzen" w:date="2025-12-10T12:39:00Z" w16du:dateUtc="2025-12-10T17:39:00Z">
              <w:r w:rsidRPr="00B4243A" w:rsidDel="00F81EBA">
                <w:rPr>
                  <w:rFonts w:cs="Arial"/>
                  <w:b/>
                  <w:bCs/>
                  <w:szCs w:val="20"/>
                </w:rPr>
                <w:delText>Perform monthly compliance review and update base images</w:delText>
              </w:r>
              <w:bookmarkStart w:id="2866" w:name="_Toc216514774"/>
              <w:bookmarkEnd w:id="2866"/>
            </w:del>
          </w:p>
        </w:tc>
        <w:tc>
          <w:tcPr>
            <w:tcW w:w="4401" w:type="dxa"/>
            <w:hideMark/>
          </w:tcPr>
          <w:p w14:paraId="4C66F5B7" w14:textId="5A9C240E" w:rsidR="00D23690" w:rsidRPr="00772968" w:rsidDel="00F81EBA" w:rsidRDefault="00D23690" w:rsidP="00772968">
            <w:pPr>
              <w:pStyle w:val="Body"/>
              <w:ind w:left="29" w:right="29"/>
              <w:rPr>
                <w:del w:id="2867" w:author="Jeff Pitzen" w:date="2025-12-10T12:39:00Z" w16du:dateUtc="2025-12-10T17:39:00Z"/>
                <w:rFonts w:cs="Arial"/>
                <w:szCs w:val="20"/>
              </w:rPr>
            </w:pPr>
            <w:del w:id="2868" w:author="Jeff Pitzen" w:date="2025-12-10T12:39:00Z" w16du:dateUtc="2025-12-10T17:39:00Z">
              <w:r w:rsidRPr="00772968" w:rsidDel="00F81EBA">
                <w:rPr>
                  <w:rFonts w:cs="Arial"/>
                  <w:szCs w:val="20"/>
                </w:rPr>
                <w:delText>Maintain continuous approval</w:delText>
              </w:r>
              <w:bookmarkStart w:id="2869" w:name="_Toc216514775"/>
              <w:bookmarkEnd w:id="2869"/>
            </w:del>
          </w:p>
        </w:tc>
        <w:bookmarkStart w:id="2870" w:name="_Toc216514776"/>
        <w:bookmarkEnd w:id="2870"/>
      </w:tr>
      <w:tr w:rsidR="00D23690" w:rsidRPr="00772968" w:rsidDel="00F81EBA" w14:paraId="09D25706" w14:textId="159E61E0" w:rsidTr="00B4243A">
        <w:trPr>
          <w:del w:id="2871" w:author="Jeff Pitzen" w:date="2025-12-10T12:39:00Z" w16du:dateUtc="2025-12-10T17:39:00Z"/>
        </w:trPr>
        <w:tc>
          <w:tcPr>
            <w:tcW w:w="5679" w:type="dxa"/>
            <w:hideMark/>
          </w:tcPr>
          <w:p w14:paraId="2C017471" w14:textId="31EF6B80" w:rsidR="00D23690" w:rsidRPr="00B4243A" w:rsidDel="00F81EBA" w:rsidRDefault="00D23690" w:rsidP="00F5493D">
            <w:pPr>
              <w:pStyle w:val="Body"/>
              <w:numPr>
                <w:ilvl w:val="0"/>
                <w:numId w:val="8"/>
              </w:numPr>
              <w:ind w:right="29"/>
              <w:rPr>
                <w:del w:id="2872" w:author="Jeff Pitzen" w:date="2025-12-10T12:39:00Z" w16du:dateUtc="2025-12-10T17:39:00Z"/>
                <w:rFonts w:cs="Arial"/>
                <w:b/>
                <w:bCs/>
                <w:szCs w:val="20"/>
              </w:rPr>
            </w:pPr>
            <w:del w:id="2873" w:author="Jeff Pitzen" w:date="2025-12-10T12:39:00Z" w16du:dateUtc="2025-12-10T17:39:00Z">
              <w:r w:rsidRPr="00B4243A" w:rsidDel="00F81EBA">
                <w:rPr>
                  <w:rFonts w:cs="Arial"/>
                  <w:b/>
                  <w:bCs/>
                  <w:szCs w:val="20"/>
                </w:rPr>
                <w:delText>Ensure EBS, EFS, and S3 are encrypted and backed up</w:delText>
              </w:r>
              <w:bookmarkStart w:id="2874" w:name="_Toc216514777"/>
              <w:bookmarkEnd w:id="2874"/>
            </w:del>
          </w:p>
        </w:tc>
        <w:tc>
          <w:tcPr>
            <w:tcW w:w="4401" w:type="dxa"/>
            <w:hideMark/>
          </w:tcPr>
          <w:p w14:paraId="4EDCDB35" w14:textId="030944BB" w:rsidR="00D23690" w:rsidRPr="00772968" w:rsidDel="00F81EBA" w:rsidRDefault="00D23690" w:rsidP="00772968">
            <w:pPr>
              <w:pStyle w:val="Body"/>
              <w:ind w:left="29" w:right="29"/>
              <w:rPr>
                <w:del w:id="2875" w:author="Jeff Pitzen" w:date="2025-12-10T12:39:00Z" w16du:dateUtc="2025-12-10T17:39:00Z"/>
                <w:rFonts w:cs="Arial"/>
                <w:szCs w:val="20"/>
              </w:rPr>
            </w:pPr>
            <w:del w:id="2876" w:author="Jeff Pitzen" w:date="2025-12-10T12:39:00Z" w16du:dateUtc="2025-12-10T17:39:00Z">
              <w:r w:rsidRPr="00772968" w:rsidDel="00F81EBA">
                <w:rPr>
                  <w:rFonts w:cs="Arial"/>
                  <w:szCs w:val="20"/>
                </w:rPr>
                <w:delText>Storage compliance and data recovery</w:delText>
              </w:r>
              <w:bookmarkStart w:id="2877" w:name="_Toc216514778"/>
              <w:bookmarkEnd w:id="2877"/>
            </w:del>
          </w:p>
        </w:tc>
        <w:bookmarkStart w:id="2878" w:name="_Toc216514779"/>
        <w:bookmarkEnd w:id="2878"/>
      </w:tr>
    </w:tbl>
    <w:p w14:paraId="7741FB40" w14:textId="00060DC6" w:rsidR="00055167" w:rsidDel="00F81EBA" w:rsidRDefault="00055167" w:rsidP="005F2451">
      <w:pPr>
        <w:pStyle w:val="Heading3"/>
        <w:rPr>
          <w:del w:id="2879" w:author="Jeff Pitzen" w:date="2025-12-10T12:39:00Z" w16du:dateUtc="2025-12-10T17:39:00Z"/>
        </w:rPr>
      </w:pPr>
      <w:bookmarkStart w:id="2880" w:name="_Toc213425421"/>
      <w:commentRangeStart w:id="2881"/>
      <w:del w:id="2882" w:author="Jeff Pitzen" w:date="2025-12-10T12:39:00Z" w16du:dateUtc="2025-12-10T17:39:00Z">
        <w:r w:rsidDel="00F81EBA">
          <w:delText xml:space="preserve">Required </w:delText>
        </w:r>
        <w:r w:rsidR="004C1060" w:rsidDel="00F81EBA">
          <w:delText>Architectural</w:delText>
        </w:r>
        <w:r w:rsidDel="00F81EBA">
          <w:delText xml:space="preserve"> Updates</w:delText>
        </w:r>
        <w:bookmarkStart w:id="2883" w:name="_Toc216514780"/>
        <w:bookmarkEnd w:id="2883"/>
      </w:del>
    </w:p>
    <w:p w14:paraId="49B8B1B8" w14:textId="44512926" w:rsidR="005F2451" w:rsidDel="00F81EBA" w:rsidRDefault="00055167" w:rsidP="00055167">
      <w:pPr>
        <w:pStyle w:val="Body"/>
        <w:rPr>
          <w:del w:id="2884" w:author="Jeff Pitzen" w:date="2025-12-10T12:39:00Z" w16du:dateUtc="2025-12-10T17:39:00Z"/>
        </w:rPr>
      </w:pPr>
      <w:del w:id="2885" w:author="Jeff Pitzen" w:date="2025-12-10T12:39:00Z" w16du:dateUtc="2025-12-10T17:39:00Z">
        <w:r w:rsidDel="00F81EBA">
          <w:delText>This section should include an analysis of what should be added, improved</w:delText>
        </w:r>
      </w:del>
      <w:ins w:id="2886" w:author="Angela Kovach" w:date="2025-11-24T16:14:00Z">
        <w:del w:id="2887" w:author="Jeff Pitzen" w:date="2025-12-10T12:39:00Z" w16du:dateUtc="2025-12-10T17:39:00Z">
          <w:r w:rsidR="374F40CC" w:rsidDel="00F81EBA">
            <w:delText>improved,</w:delText>
          </w:r>
        </w:del>
      </w:ins>
      <w:del w:id="2888" w:author="Jeff Pitzen" w:date="2025-12-10T12:39:00Z" w16du:dateUtc="2025-12-10T17:39:00Z">
        <w:r w:rsidDel="00F81EBA">
          <w:delText xml:space="preserve"> or tested to meet DoD and Second Front requirements</w:delText>
        </w:r>
        <w:r w:rsidR="004C1060" w:rsidDel="00F81EBA">
          <w:delText xml:space="preserve"> </w:delText>
        </w:r>
        <w:r w:rsidDel="00F81EBA">
          <w:delText>.</w:delText>
        </w:r>
        <w:commentRangeEnd w:id="2881"/>
        <w:r w:rsidDel="00F81EBA">
          <w:rPr>
            <w:rStyle w:val="CommentReference"/>
            <w:sz w:val="20"/>
            <w:szCs w:val="22"/>
          </w:rPr>
          <w:commentReference w:id="2881"/>
        </w:r>
        <w:bookmarkStart w:id="2891" w:name="_Toc216514781"/>
        <w:bookmarkEnd w:id="2891"/>
      </w:del>
    </w:p>
    <w:p w14:paraId="3D3979B4" w14:textId="5826143E" w:rsidR="000677E7" w:rsidRPr="00772968" w:rsidDel="00F81EBA" w:rsidRDefault="000677E7" w:rsidP="000677E7">
      <w:pPr>
        <w:pStyle w:val="Heading3"/>
        <w:rPr>
          <w:del w:id="2892" w:author="Jeff Pitzen" w:date="2025-12-10T12:39:00Z" w16du:dateUtc="2025-12-10T17:39:00Z"/>
        </w:rPr>
      </w:pPr>
      <w:bookmarkStart w:id="2893" w:name="_Ref213914942"/>
      <w:commentRangeStart w:id="2894"/>
      <w:del w:id="2895" w:author="Jeff Pitzen" w:date="2025-12-10T12:39:00Z" w16du:dateUtc="2025-12-10T17:39:00Z">
        <w:r w:rsidRPr="00772968" w:rsidDel="00F81EBA">
          <w:delText>Implementation Roadmap</w:delText>
        </w:r>
        <w:bookmarkStart w:id="2896" w:name="_Toc216514782"/>
        <w:bookmarkEnd w:id="2893"/>
        <w:bookmarkEnd w:id="2896"/>
      </w:del>
    </w:p>
    <w:tbl>
      <w:tblPr>
        <w:tblStyle w:val="TableGrid"/>
        <w:tblW w:w="0" w:type="auto"/>
        <w:tblInd w:w="625" w:type="dxa"/>
        <w:tblLook w:val="04A0" w:firstRow="1" w:lastRow="0" w:firstColumn="1" w:lastColumn="0" w:noHBand="0" w:noVBand="1"/>
      </w:tblPr>
      <w:tblGrid>
        <w:gridCol w:w="1800"/>
        <w:gridCol w:w="5647"/>
        <w:gridCol w:w="2718"/>
      </w:tblGrid>
      <w:tr w:rsidR="000677E7" w:rsidRPr="00772968" w:rsidDel="00F81EBA" w14:paraId="757233C6" w14:textId="1BEE0F1B">
        <w:trPr>
          <w:cantSplit/>
          <w:tblHeader/>
          <w:del w:id="2897" w:author="Jeff Pitzen" w:date="2025-12-10T12:39:00Z" w16du:dateUtc="2025-12-10T17:39:00Z"/>
        </w:trPr>
        <w:tc>
          <w:tcPr>
            <w:tcW w:w="1800" w:type="dxa"/>
            <w:shd w:val="pct15" w:color="auto" w:fill="auto"/>
            <w:hideMark/>
          </w:tcPr>
          <w:p w14:paraId="60FEB32C" w14:textId="7964123F" w:rsidR="000677E7" w:rsidRPr="00772968" w:rsidDel="00F81EBA" w:rsidRDefault="000677E7">
            <w:pPr>
              <w:pStyle w:val="Body"/>
              <w:keepNext/>
              <w:keepLines/>
              <w:ind w:left="29" w:right="29"/>
              <w:jc w:val="center"/>
              <w:rPr>
                <w:del w:id="2898" w:author="Jeff Pitzen" w:date="2025-12-10T12:39:00Z" w16du:dateUtc="2025-12-10T17:39:00Z"/>
                <w:rFonts w:cs="Arial"/>
                <w:szCs w:val="20"/>
              </w:rPr>
            </w:pPr>
            <w:del w:id="2899" w:author="Jeff Pitzen" w:date="2025-12-10T12:39:00Z" w16du:dateUtc="2025-12-10T17:39:00Z">
              <w:r w:rsidRPr="00772968" w:rsidDel="00F81EBA">
                <w:rPr>
                  <w:rStyle w:val="Strong"/>
                  <w:rFonts w:cs="Arial"/>
                  <w:szCs w:val="20"/>
                </w:rPr>
                <w:delText>Phase</w:delText>
              </w:r>
              <w:bookmarkStart w:id="2900" w:name="_Toc216514783"/>
              <w:bookmarkEnd w:id="2900"/>
            </w:del>
          </w:p>
        </w:tc>
        <w:tc>
          <w:tcPr>
            <w:tcW w:w="5647" w:type="dxa"/>
            <w:shd w:val="pct15" w:color="auto" w:fill="auto"/>
            <w:hideMark/>
          </w:tcPr>
          <w:p w14:paraId="262C9573" w14:textId="67889FB4" w:rsidR="000677E7" w:rsidRPr="00772968" w:rsidDel="00F81EBA" w:rsidRDefault="000677E7">
            <w:pPr>
              <w:pStyle w:val="Body"/>
              <w:keepNext/>
              <w:keepLines/>
              <w:ind w:left="29" w:right="29"/>
              <w:jc w:val="center"/>
              <w:rPr>
                <w:del w:id="2901" w:author="Jeff Pitzen" w:date="2025-12-10T12:39:00Z" w16du:dateUtc="2025-12-10T17:39:00Z"/>
                <w:rFonts w:cs="Arial"/>
                <w:szCs w:val="20"/>
              </w:rPr>
            </w:pPr>
            <w:del w:id="2902" w:author="Jeff Pitzen" w:date="2025-12-10T12:39:00Z" w16du:dateUtc="2025-12-10T17:39:00Z">
              <w:r w:rsidRPr="00772968" w:rsidDel="00F81EBA">
                <w:rPr>
                  <w:rStyle w:val="Strong"/>
                  <w:rFonts w:cs="Arial"/>
                  <w:szCs w:val="20"/>
                </w:rPr>
                <w:delText>Tasks</w:delText>
              </w:r>
              <w:bookmarkStart w:id="2903" w:name="_Toc216514784"/>
              <w:bookmarkEnd w:id="2903"/>
            </w:del>
          </w:p>
        </w:tc>
        <w:tc>
          <w:tcPr>
            <w:tcW w:w="0" w:type="auto"/>
            <w:shd w:val="pct15" w:color="auto" w:fill="auto"/>
            <w:hideMark/>
          </w:tcPr>
          <w:p w14:paraId="176E16ED" w14:textId="2ADA835B" w:rsidR="000677E7" w:rsidRPr="00772968" w:rsidDel="00F81EBA" w:rsidRDefault="000677E7">
            <w:pPr>
              <w:pStyle w:val="Body"/>
              <w:keepNext/>
              <w:keepLines/>
              <w:ind w:left="29" w:right="29"/>
              <w:jc w:val="center"/>
              <w:rPr>
                <w:del w:id="2904" w:author="Jeff Pitzen" w:date="2025-12-10T12:39:00Z" w16du:dateUtc="2025-12-10T17:39:00Z"/>
                <w:rFonts w:cs="Arial"/>
                <w:szCs w:val="20"/>
              </w:rPr>
            </w:pPr>
            <w:del w:id="2905" w:author="Jeff Pitzen" w:date="2025-12-10T12:39:00Z" w16du:dateUtc="2025-12-10T17:39:00Z">
              <w:r w:rsidRPr="00772968" w:rsidDel="00F81EBA">
                <w:rPr>
                  <w:rStyle w:val="Strong"/>
                  <w:rFonts w:cs="Arial"/>
                  <w:szCs w:val="20"/>
                </w:rPr>
                <w:delText>Deliverables</w:delText>
              </w:r>
              <w:bookmarkStart w:id="2906" w:name="_Toc216514785"/>
              <w:bookmarkEnd w:id="2906"/>
            </w:del>
          </w:p>
        </w:tc>
        <w:bookmarkStart w:id="2907" w:name="_Toc216514786"/>
        <w:bookmarkEnd w:id="2907"/>
      </w:tr>
      <w:tr w:rsidR="000677E7" w:rsidRPr="00772968" w:rsidDel="00F81EBA" w14:paraId="7778D3A2" w14:textId="21B08E32">
        <w:trPr>
          <w:del w:id="2908" w:author="Jeff Pitzen" w:date="2025-12-10T12:39:00Z" w16du:dateUtc="2025-12-10T17:39:00Z"/>
        </w:trPr>
        <w:tc>
          <w:tcPr>
            <w:tcW w:w="1800" w:type="dxa"/>
            <w:hideMark/>
          </w:tcPr>
          <w:p w14:paraId="39391D2E" w14:textId="4D728175" w:rsidR="000677E7" w:rsidRPr="00772968" w:rsidDel="00F81EBA" w:rsidRDefault="000677E7">
            <w:pPr>
              <w:pStyle w:val="Body"/>
              <w:keepNext/>
              <w:keepLines/>
              <w:ind w:left="29" w:right="29"/>
              <w:rPr>
                <w:del w:id="2909" w:author="Jeff Pitzen" w:date="2025-12-10T12:39:00Z" w16du:dateUtc="2025-12-10T17:39:00Z"/>
                <w:rFonts w:cs="Arial"/>
                <w:szCs w:val="20"/>
              </w:rPr>
            </w:pPr>
            <w:del w:id="2910" w:author="Jeff Pitzen" w:date="2025-12-10T12:39:00Z" w16du:dateUtc="2025-12-10T17:39:00Z">
              <w:r w:rsidRPr="00772968" w:rsidDel="00F81EBA">
                <w:rPr>
                  <w:rStyle w:val="Strong"/>
                  <w:rFonts w:cs="Arial"/>
                  <w:szCs w:val="20"/>
                </w:rPr>
                <w:delText>1. Preparation</w:delText>
              </w:r>
              <w:bookmarkStart w:id="2911" w:name="_Toc216514787"/>
              <w:bookmarkEnd w:id="2911"/>
            </w:del>
          </w:p>
        </w:tc>
        <w:tc>
          <w:tcPr>
            <w:tcW w:w="5647" w:type="dxa"/>
            <w:hideMark/>
          </w:tcPr>
          <w:p w14:paraId="5F213710" w14:textId="0F3E3FDC" w:rsidR="000677E7" w:rsidRPr="00772968" w:rsidDel="00F81EBA" w:rsidRDefault="000677E7">
            <w:pPr>
              <w:pStyle w:val="Body"/>
              <w:keepNext/>
              <w:keepLines/>
              <w:ind w:left="29" w:right="29"/>
              <w:rPr>
                <w:del w:id="2912" w:author="Jeff Pitzen" w:date="2025-12-10T12:39:00Z" w16du:dateUtc="2025-12-10T17:39:00Z"/>
                <w:rFonts w:cs="Arial"/>
                <w:szCs w:val="20"/>
              </w:rPr>
            </w:pPr>
            <w:del w:id="2913" w:author="Jeff Pitzen" w:date="2025-12-10T12:39:00Z" w16du:dateUtc="2025-12-10T17:39:00Z">
              <w:r w:rsidRPr="00772968" w:rsidDel="00F81EBA">
                <w:rPr>
                  <w:rFonts w:cs="Arial"/>
                  <w:szCs w:val="20"/>
                </w:rPr>
                <w:delText>Inventory images &amp; IAM users; identify IL level (IL2/IL4)</w:delText>
              </w:r>
              <w:bookmarkStart w:id="2914" w:name="_Toc216514788"/>
              <w:bookmarkEnd w:id="2914"/>
            </w:del>
          </w:p>
        </w:tc>
        <w:tc>
          <w:tcPr>
            <w:tcW w:w="0" w:type="auto"/>
            <w:hideMark/>
          </w:tcPr>
          <w:p w14:paraId="184A5A59" w14:textId="2F8BCFD3" w:rsidR="000677E7" w:rsidRPr="00772968" w:rsidDel="00F81EBA" w:rsidRDefault="000677E7">
            <w:pPr>
              <w:pStyle w:val="Body"/>
              <w:keepNext/>
              <w:keepLines/>
              <w:ind w:left="29" w:right="29"/>
              <w:rPr>
                <w:del w:id="2915" w:author="Jeff Pitzen" w:date="2025-12-10T12:39:00Z" w16du:dateUtc="2025-12-10T17:39:00Z"/>
                <w:rFonts w:cs="Arial"/>
                <w:szCs w:val="20"/>
              </w:rPr>
            </w:pPr>
            <w:del w:id="2916" w:author="Jeff Pitzen" w:date="2025-12-10T12:39:00Z" w16du:dateUtc="2025-12-10T17:39:00Z">
              <w:r w:rsidRPr="00772968" w:rsidDel="00F81EBA">
                <w:rPr>
                  <w:rFonts w:cs="Arial"/>
                  <w:szCs w:val="20"/>
                </w:rPr>
                <w:delText>Inventory sheet</w:delText>
              </w:r>
              <w:bookmarkStart w:id="2917" w:name="_Toc216514789"/>
              <w:bookmarkEnd w:id="2917"/>
            </w:del>
          </w:p>
        </w:tc>
        <w:bookmarkStart w:id="2918" w:name="_Toc216514790"/>
        <w:bookmarkEnd w:id="2918"/>
      </w:tr>
      <w:tr w:rsidR="000677E7" w:rsidRPr="00772968" w:rsidDel="00F81EBA" w14:paraId="42A452FB" w14:textId="6A6903CE">
        <w:trPr>
          <w:del w:id="2919" w:author="Jeff Pitzen" w:date="2025-12-10T12:39:00Z" w16du:dateUtc="2025-12-10T17:39:00Z"/>
        </w:trPr>
        <w:tc>
          <w:tcPr>
            <w:tcW w:w="1800" w:type="dxa"/>
            <w:hideMark/>
          </w:tcPr>
          <w:p w14:paraId="715BDCBE" w14:textId="339D7D8E" w:rsidR="000677E7" w:rsidRPr="00772968" w:rsidDel="00F81EBA" w:rsidRDefault="000677E7">
            <w:pPr>
              <w:pStyle w:val="Body"/>
              <w:keepNext/>
              <w:keepLines/>
              <w:ind w:left="29" w:right="29"/>
              <w:rPr>
                <w:del w:id="2920" w:author="Jeff Pitzen" w:date="2025-12-10T12:39:00Z" w16du:dateUtc="2025-12-10T17:39:00Z"/>
                <w:rFonts w:cs="Arial"/>
                <w:szCs w:val="20"/>
              </w:rPr>
            </w:pPr>
            <w:del w:id="2921" w:author="Jeff Pitzen" w:date="2025-12-10T12:39:00Z" w16du:dateUtc="2025-12-10T17:39:00Z">
              <w:r w:rsidRPr="00772968" w:rsidDel="00F81EBA">
                <w:rPr>
                  <w:rStyle w:val="Strong"/>
                  <w:rFonts w:cs="Arial"/>
                  <w:szCs w:val="20"/>
                </w:rPr>
                <w:delText>2. Identity Integration</w:delText>
              </w:r>
              <w:bookmarkStart w:id="2922" w:name="_Toc216514791"/>
              <w:bookmarkEnd w:id="2922"/>
            </w:del>
          </w:p>
        </w:tc>
        <w:tc>
          <w:tcPr>
            <w:tcW w:w="5647" w:type="dxa"/>
            <w:hideMark/>
          </w:tcPr>
          <w:p w14:paraId="6C305EA1" w14:textId="15A7114A" w:rsidR="000677E7" w:rsidRPr="00772968" w:rsidDel="00F81EBA" w:rsidRDefault="000677E7">
            <w:pPr>
              <w:pStyle w:val="Body"/>
              <w:keepNext/>
              <w:keepLines/>
              <w:ind w:left="29" w:right="29"/>
              <w:rPr>
                <w:del w:id="2923" w:author="Jeff Pitzen" w:date="2025-12-10T12:39:00Z" w16du:dateUtc="2025-12-10T17:39:00Z"/>
                <w:rFonts w:cs="Arial"/>
                <w:szCs w:val="20"/>
              </w:rPr>
            </w:pPr>
            <w:del w:id="2924" w:author="Jeff Pitzen" w:date="2025-12-10T12:39:00Z" w16du:dateUtc="2025-12-10T17:39:00Z">
              <w:r w:rsidRPr="00772968" w:rsidDel="00F81EBA">
                <w:rPr>
                  <w:rFonts w:cs="Arial"/>
                  <w:szCs w:val="20"/>
                </w:rPr>
                <w:delText>Request P1 account &amp; Harbor namespace; link EKS OIDC to Keycloak</w:delText>
              </w:r>
              <w:bookmarkStart w:id="2925" w:name="_Toc216514792"/>
              <w:bookmarkEnd w:id="2925"/>
            </w:del>
          </w:p>
        </w:tc>
        <w:tc>
          <w:tcPr>
            <w:tcW w:w="0" w:type="auto"/>
            <w:hideMark/>
          </w:tcPr>
          <w:p w14:paraId="16AB3F33" w14:textId="052EAB29" w:rsidR="000677E7" w:rsidRPr="00772968" w:rsidDel="00F81EBA" w:rsidRDefault="000677E7">
            <w:pPr>
              <w:pStyle w:val="Body"/>
              <w:keepNext/>
              <w:keepLines/>
              <w:ind w:left="29" w:right="29"/>
              <w:rPr>
                <w:del w:id="2926" w:author="Jeff Pitzen" w:date="2025-12-10T12:39:00Z" w16du:dateUtc="2025-12-10T17:39:00Z"/>
                <w:rFonts w:cs="Arial"/>
                <w:szCs w:val="20"/>
              </w:rPr>
            </w:pPr>
            <w:del w:id="2927" w:author="Jeff Pitzen" w:date="2025-12-10T12:39:00Z" w16du:dateUtc="2025-12-10T17:39:00Z">
              <w:r w:rsidRPr="00772968" w:rsidDel="00F81EBA">
                <w:rPr>
                  <w:rFonts w:cs="Arial"/>
                  <w:szCs w:val="20"/>
                </w:rPr>
                <w:delText>PKI OIDC configured</w:delText>
              </w:r>
              <w:bookmarkStart w:id="2928" w:name="_Toc216514793"/>
              <w:bookmarkEnd w:id="2928"/>
            </w:del>
          </w:p>
        </w:tc>
        <w:bookmarkStart w:id="2929" w:name="_Toc216514794"/>
        <w:bookmarkEnd w:id="2929"/>
      </w:tr>
      <w:tr w:rsidR="000677E7" w:rsidRPr="00772968" w:rsidDel="00F81EBA" w14:paraId="5DD31797" w14:textId="380A819C">
        <w:trPr>
          <w:del w:id="2930" w:author="Jeff Pitzen" w:date="2025-12-10T12:39:00Z" w16du:dateUtc="2025-12-10T17:39:00Z"/>
        </w:trPr>
        <w:tc>
          <w:tcPr>
            <w:tcW w:w="1800" w:type="dxa"/>
            <w:hideMark/>
          </w:tcPr>
          <w:p w14:paraId="35103DA7" w14:textId="4D699350" w:rsidR="000677E7" w:rsidRPr="00772968" w:rsidDel="00F81EBA" w:rsidRDefault="000677E7">
            <w:pPr>
              <w:pStyle w:val="Body"/>
              <w:keepNext/>
              <w:keepLines/>
              <w:ind w:left="29" w:right="29"/>
              <w:rPr>
                <w:del w:id="2931" w:author="Jeff Pitzen" w:date="2025-12-10T12:39:00Z" w16du:dateUtc="2025-12-10T17:39:00Z"/>
                <w:rFonts w:cs="Arial"/>
                <w:szCs w:val="20"/>
              </w:rPr>
            </w:pPr>
            <w:del w:id="2932" w:author="Jeff Pitzen" w:date="2025-12-10T12:39:00Z" w16du:dateUtc="2025-12-10T17:39:00Z">
              <w:r w:rsidRPr="00772968" w:rsidDel="00F81EBA">
                <w:rPr>
                  <w:rStyle w:val="Strong"/>
                  <w:rFonts w:cs="Arial"/>
                  <w:szCs w:val="20"/>
                </w:rPr>
                <w:delText>3. Container Hardening</w:delText>
              </w:r>
              <w:bookmarkStart w:id="2933" w:name="_Toc216514795"/>
              <w:bookmarkEnd w:id="2933"/>
            </w:del>
          </w:p>
        </w:tc>
        <w:tc>
          <w:tcPr>
            <w:tcW w:w="5647" w:type="dxa"/>
            <w:hideMark/>
          </w:tcPr>
          <w:p w14:paraId="4B19FAAC" w14:textId="2A141E6D" w:rsidR="000677E7" w:rsidRPr="00772968" w:rsidDel="00F81EBA" w:rsidRDefault="000677E7">
            <w:pPr>
              <w:pStyle w:val="Body"/>
              <w:keepNext/>
              <w:keepLines/>
              <w:ind w:left="29" w:right="29"/>
              <w:rPr>
                <w:del w:id="2934" w:author="Jeff Pitzen" w:date="2025-12-10T12:39:00Z" w16du:dateUtc="2025-12-10T17:39:00Z"/>
                <w:rFonts w:cs="Arial"/>
                <w:szCs w:val="20"/>
              </w:rPr>
            </w:pPr>
            <w:del w:id="2935" w:author="Jeff Pitzen" w:date="2025-12-10T12:39:00Z" w16du:dateUtc="2025-12-10T17:39:00Z">
              <w:r w:rsidRPr="00772968" w:rsidDel="00F81EBA">
                <w:rPr>
                  <w:rFonts w:cs="Arial"/>
                  <w:szCs w:val="20"/>
                </w:rPr>
                <w:delText>Rebuild Dockerfiles from Chainguard/Iron Bank; push to Harbor</w:delText>
              </w:r>
              <w:bookmarkStart w:id="2936" w:name="_Toc216514796"/>
              <w:bookmarkEnd w:id="2936"/>
            </w:del>
          </w:p>
        </w:tc>
        <w:tc>
          <w:tcPr>
            <w:tcW w:w="0" w:type="auto"/>
            <w:hideMark/>
          </w:tcPr>
          <w:p w14:paraId="3EB26B81" w14:textId="0B8CEA70" w:rsidR="000677E7" w:rsidRPr="00772968" w:rsidDel="00F81EBA" w:rsidRDefault="000677E7">
            <w:pPr>
              <w:pStyle w:val="Body"/>
              <w:keepNext/>
              <w:keepLines/>
              <w:ind w:left="29" w:right="29"/>
              <w:rPr>
                <w:del w:id="2937" w:author="Jeff Pitzen" w:date="2025-12-10T12:39:00Z" w16du:dateUtc="2025-12-10T17:39:00Z"/>
                <w:rFonts w:cs="Arial"/>
                <w:szCs w:val="20"/>
              </w:rPr>
            </w:pPr>
            <w:del w:id="2938" w:author="Jeff Pitzen" w:date="2025-12-10T12:39:00Z" w16du:dateUtc="2025-12-10T17:39:00Z">
              <w:r w:rsidRPr="00772968" w:rsidDel="00F81EBA">
                <w:rPr>
                  <w:rFonts w:cs="Arial"/>
                  <w:szCs w:val="20"/>
                </w:rPr>
                <w:delText>CVE-free container set</w:delText>
              </w:r>
              <w:bookmarkStart w:id="2939" w:name="_Toc216514797"/>
              <w:bookmarkEnd w:id="2939"/>
            </w:del>
          </w:p>
        </w:tc>
        <w:bookmarkStart w:id="2940" w:name="_Toc216514798"/>
        <w:bookmarkEnd w:id="2940"/>
      </w:tr>
      <w:tr w:rsidR="000677E7" w:rsidRPr="00772968" w:rsidDel="00F81EBA" w14:paraId="7F94F75B" w14:textId="7B8C8F50">
        <w:trPr>
          <w:del w:id="2941" w:author="Jeff Pitzen" w:date="2025-12-10T12:39:00Z" w16du:dateUtc="2025-12-10T17:39:00Z"/>
        </w:trPr>
        <w:tc>
          <w:tcPr>
            <w:tcW w:w="1800" w:type="dxa"/>
            <w:hideMark/>
          </w:tcPr>
          <w:p w14:paraId="063CF2FF" w14:textId="5933A4D2" w:rsidR="000677E7" w:rsidRPr="00772968" w:rsidDel="00F81EBA" w:rsidRDefault="000677E7">
            <w:pPr>
              <w:pStyle w:val="Body"/>
              <w:keepNext/>
              <w:keepLines/>
              <w:ind w:left="29" w:right="29"/>
              <w:rPr>
                <w:del w:id="2942" w:author="Jeff Pitzen" w:date="2025-12-10T12:39:00Z" w16du:dateUtc="2025-12-10T17:39:00Z"/>
                <w:rFonts w:cs="Arial"/>
                <w:szCs w:val="20"/>
              </w:rPr>
            </w:pPr>
            <w:del w:id="2943" w:author="Jeff Pitzen" w:date="2025-12-10T12:39:00Z" w16du:dateUtc="2025-12-10T17:39:00Z">
              <w:r w:rsidRPr="00772968" w:rsidDel="00F81EBA">
                <w:rPr>
                  <w:rStyle w:val="Strong"/>
                  <w:rFonts w:cs="Arial"/>
                  <w:szCs w:val="20"/>
                </w:rPr>
                <w:delText>4. Access Card Procurement</w:delText>
              </w:r>
              <w:bookmarkStart w:id="2944" w:name="_Toc216514799"/>
              <w:bookmarkEnd w:id="2944"/>
            </w:del>
          </w:p>
        </w:tc>
        <w:tc>
          <w:tcPr>
            <w:tcW w:w="5647" w:type="dxa"/>
            <w:hideMark/>
          </w:tcPr>
          <w:p w14:paraId="6B42CCC4" w14:textId="14CEE7F7" w:rsidR="000677E7" w:rsidRPr="00772968" w:rsidDel="00F81EBA" w:rsidRDefault="000677E7">
            <w:pPr>
              <w:pStyle w:val="Body"/>
              <w:keepNext/>
              <w:keepLines/>
              <w:ind w:left="29" w:right="29"/>
              <w:rPr>
                <w:del w:id="2945" w:author="Jeff Pitzen" w:date="2025-12-10T12:39:00Z" w16du:dateUtc="2025-12-10T17:39:00Z"/>
                <w:rFonts w:cs="Arial"/>
                <w:szCs w:val="20"/>
              </w:rPr>
            </w:pPr>
            <w:del w:id="2946" w:author="Jeff Pitzen" w:date="2025-12-10T12:39:00Z" w16du:dateUtc="2025-12-10T17:39:00Z">
              <w:r w:rsidRPr="00772968" w:rsidDel="00F81EBA">
                <w:rPr>
                  <w:rFonts w:cs="Arial"/>
                  <w:szCs w:val="20"/>
                </w:rPr>
                <w:delText>Apply for ECA/CAC; validate cert OIDs</w:delText>
              </w:r>
              <w:bookmarkStart w:id="2947" w:name="_Toc216514800"/>
              <w:bookmarkEnd w:id="2947"/>
            </w:del>
          </w:p>
        </w:tc>
        <w:tc>
          <w:tcPr>
            <w:tcW w:w="0" w:type="auto"/>
            <w:hideMark/>
          </w:tcPr>
          <w:p w14:paraId="7CB67AE1" w14:textId="4CE80174" w:rsidR="000677E7" w:rsidRPr="00772968" w:rsidDel="00F81EBA" w:rsidRDefault="000677E7">
            <w:pPr>
              <w:pStyle w:val="Body"/>
              <w:keepNext/>
              <w:keepLines/>
              <w:ind w:left="29" w:right="29"/>
              <w:rPr>
                <w:del w:id="2948" w:author="Jeff Pitzen" w:date="2025-12-10T12:39:00Z" w16du:dateUtc="2025-12-10T17:39:00Z"/>
                <w:rFonts w:cs="Arial"/>
                <w:szCs w:val="20"/>
              </w:rPr>
            </w:pPr>
            <w:del w:id="2949" w:author="Jeff Pitzen" w:date="2025-12-10T12:39:00Z" w16du:dateUtc="2025-12-10T17:39:00Z">
              <w:r w:rsidRPr="00772968" w:rsidDel="00F81EBA">
                <w:rPr>
                  <w:rFonts w:cs="Arial"/>
                  <w:szCs w:val="20"/>
                </w:rPr>
                <w:delText>Verified ECA/CAC tokens</w:delText>
              </w:r>
              <w:bookmarkStart w:id="2950" w:name="_Toc216514801"/>
              <w:bookmarkEnd w:id="2950"/>
            </w:del>
          </w:p>
        </w:tc>
        <w:bookmarkStart w:id="2951" w:name="_Toc216514802"/>
        <w:bookmarkEnd w:id="2951"/>
      </w:tr>
      <w:tr w:rsidR="000677E7" w:rsidRPr="00772968" w:rsidDel="00F81EBA" w14:paraId="14637A0A" w14:textId="05AE4ED3">
        <w:trPr>
          <w:del w:id="2952" w:author="Jeff Pitzen" w:date="2025-12-10T12:39:00Z" w16du:dateUtc="2025-12-10T17:39:00Z"/>
        </w:trPr>
        <w:tc>
          <w:tcPr>
            <w:tcW w:w="1800" w:type="dxa"/>
            <w:hideMark/>
          </w:tcPr>
          <w:p w14:paraId="10E25460" w14:textId="1CF39D21" w:rsidR="000677E7" w:rsidRPr="00772968" w:rsidDel="00F81EBA" w:rsidRDefault="000677E7">
            <w:pPr>
              <w:pStyle w:val="Body"/>
              <w:keepNext/>
              <w:keepLines/>
              <w:ind w:left="29" w:right="29"/>
              <w:rPr>
                <w:del w:id="2953" w:author="Jeff Pitzen" w:date="2025-12-10T12:39:00Z" w16du:dateUtc="2025-12-10T17:39:00Z"/>
                <w:rFonts w:cs="Arial"/>
                <w:szCs w:val="20"/>
              </w:rPr>
            </w:pPr>
            <w:del w:id="2954" w:author="Jeff Pitzen" w:date="2025-12-10T12:39:00Z" w16du:dateUtc="2025-12-10T17:39:00Z">
              <w:r w:rsidRPr="00772968" w:rsidDel="00F81EBA">
                <w:rPr>
                  <w:rStyle w:val="Strong"/>
                  <w:rFonts w:cs="Arial"/>
                  <w:szCs w:val="20"/>
                </w:rPr>
                <w:delText>5. Integration Testing</w:delText>
              </w:r>
              <w:bookmarkStart w:id="2955" w:name="_Toc216514803"/>
              <w:bookmarkEnd w:id="2955"/>
            </w:del>
          </w:p>
        </w:tc>
        <w:tc>
          <w:tcPr>
            <w:tcW w:w="5647" w:type="dxa"/>
            <w:hideMark/>
          </w:tcPr>
          <w:p w14:paraId="55CB9328" w14:textId="4BC413E8" w:rsidR="000677E7" w:rsidRPr="00772968" w:rsidDel="00F81EBA" w:rsidRDefault="000677E7">
            <w:pPr>
              <w:pStyle w:val="Body"/>
              <w:keepNext/>
              <w:keepLines/>
              <w:ind w:left="29" w:right="29"/>
              <w:rPr>
                <w:del w:id="2956" w:author="Jeff Pitzen" w:date="2025-12-10T12:39:00Z" w16du:dateUtc="2025-12-10T17:39:00Z"/>
                <w:rFonts w:cs="Arial"/>
                <w:szCs w:val="20"/>
              </w:rPr>
            </w:pPr>
            <w:del w:id="2957" w:author="Jeff Pitzen" w:date="2025-12-10T12:39:00Z" w16du:dateUtc="2025-12-10T17:39:00Z">
              <w:r w:rsidRPr="00772968" w:rsidDel="00F81EBA">
                <w:rPr>
                  <w:rFonts w:cs="Arial"/>
                  <w:szCs w:val="20"/>
                </w:rPr>
                <w:delText>Deploy to IL2 STG via ArgoCD; verify Harbor scan and PKI login</w:delText>
              </w:r>
              <w:bookmarkStart w:id="2958" w:name="_Toc216514804"/>
              <w:bookmarkEnd w:id="2958"/>
            </w:del>
          </w:p>
        </w:tc>
        <w:tc>
          <w:tcPr>
            <w:tcW w:w="0" w:type="auto"/>
            <w:hideMark/>
          </w:tcPr>
          <w:p w14:paraId="7DD94CC7" w14:textId="786CEC33" w:rsidR="000677E7" w:rsidRPr="00772968" w:rsidDel="00F81EBA" w:rsidRDefault="000677E7">
            <w:pPr>
              <w:pStyle w:val="Body"/>
              <w:keepNext/>
              <w:keepLines/>
              <w:ind w:left="29" w:right="29"/>
              <w:rPr>
                <w:del w:id="2959" w:author="Jeff Pitzen" w:date="2025-12-10T12:39:00Z" w16du:dateUtc="2025-12-10T17:39:00Z"/>
                <w:rFonts w:cs="Arial"/>
                <w:szCs w:val="20"/>
              </w:rPr>
            </w:pPr>
            <w:del w:id="2960" w:author="Jeff Pitzen" w:date="2025-12-10T12:39:00Z" w16du:dateUtc="2025-12-10T17:39:00Z">
              <w:r w:rsidRPr="00772968" w:rsidDel="00F81EBA">
                <w:rPr>
                  <w:rFonts w:cs="Arial"/>
                  <w:szCs w:val="20"/>
                </w:rPr>
                <w:delText>Functional STG deployment</w:delText>
              </w:r>
              <w:bookmarkStart w:id="2961" w:name="_Toc216514805"/>
              <w:bookmarkEnd w:id="2961"/>
            </w:del>
          </w:p>
        </w:tc>
        <w:bookmarkStart w:id="2962" w:name="_Toc216514806"/>
        <w:bookmarkEnd w:id="2962"/>
      </w:tr>
      <w:tr w:rsidR="000677E7" w:rsidRPr="00772968" w:rsidDel="00F81EBA" w14:paraId="3E647C6A" w14:textId="5DF5611F">
        <w:trPr>
          <w:del w:id="2963" w:author="Jeff Pitzen" w:date="2025-12-10T12:39:00Z" w16du:dateUtc="2025-12-10T17:39:00Z"/>
        </w:trPr>
        <w:tc>
          <w:tcPr>
            <w:tcW w:w="1800" w:type="dxa"/>
            <w:hideMark/>
          </w:tcPr>
          <w:p w14:paraId="474D7BF8" w14:textId="67F0B2D4" w:rsidR="000677E7" w:rsidRPr="00772968" w:rsidDel="00F81EBA" w:rsidRDefault="000677E7">
            <w:pPr>
              <w:pStyle w:val="Body"/>
              <w:keepNext/>
              <w:keepLines/>
              <w:ind w:left="29" w:right="29"/>
              <w:rPr>
                <w:del w:id="2964" w:author="Jeff Pitzen" w:date="2025-12-10T12:39:00Z" w16du:dateUtc="2025-12-10T17:39:00Z"/>
                <w:rFonts w:cs="Arial"/>
                <w:szCs w:val="20"/>
              </w:rPr>
            </w:pPr>
            <w:del w:id="2965" w:author="Jeff Pitzen" w:date="2025-12-10T12:39:00Z" w16du:dateUtc="2025-12-10T17:39:00Z">
              <w:r w:rsidRPr="00772968" w:rsidDel="00F81EBA">
                <w:rPr>
                  <w:rStyle w:val="Strong"/>
                  <w:rFonts w:cs="Arial"/>
                  <w:szCs w:val="20"/>
                </w:rPr>
                <w:delText>6. Compliance Review</w:delText>
              </w:r>
              <w:bookmarkStart w:id="2966" w:name="_Toc216514807"/>
              <w:bookmarkEnd w:id="2966"/>
            </w:del>
          </w:p>
        </w:tc>
        <w:tc>
          <w:tcPr>
            <w:tcW w:w="5647" w:type="dxa"/>
            <w:hideMark/>
          </w:tcPr>
          <w:p w14:paraId="0299A4A0" w14:textId="3953732D" w:rsidR="000677E7" w:rsidRPr="00772968" w:rsidDel="00F81EBA" w:rsidRDefault="000677E7">
            <w:pPr>
              <w:pStyle w:val="Body"/>
              <w:keepNext/>
              <w:keepLines/>
              <w:ind w:left="29" w:right="29"/>
              <w:rPr>
                <w:del w:id="2967" w:author="Jeff Pitzen" w:date="2025-12-10T12:39:00Z" w16du:dateUtc="2025-12-10T17:39:00Z"/>
                <w:rFonts w:cs="Arial"/>
                <w:szCs w:val="20"/>
              </w:rPr>
            </w:pPr>
            <w:del w:id="2968" w:author="Jeff Pitzen" w:date="2025-12-10T12:39:00Z" w16du:dateUtc="2025-12-10T17:39:00Z">
              <w:r w:rsidRPr="00772968" w:rsidDel="00F81EBA">
                <w:rPr>
                  <w:rFonts w:cs="Arial"/>
                  <w:szCs w:val="20"/>
                </w:rPr>
                <w:delText>Remediate Scan Lab findings; obtain Game Warden approval</w:delText>
              </w:r>
              <w:bookmarkStart w:id="2969" w:name="_Toc216514808"/>
              <w:bookmarkEnd w:id="2969"/>
            </w:del>
          </w:p>
        </w:tc>
        <w:tc>
          <w:tcPr>
            <w:tcW w:w="0" w:type="auto"/>
            <w:hideMark/>
          </w:tcPr>
          <w:p w14:paraId="5B4D4532" w14:textId="453A0598" w:rsidR="000677E7" w:rsidRPr="00772968" w:rsidDel="00F81EBA" w:rsidRDefault="000677E7">
            <w:pPr>
              <w:pStyle w:val="Body"/>
              <w:keepNext/>
              <w:keepLines/>
              <w:ind w:left="29" w:right="29"/>
              <w:rPr>
                <w:del w:id="2970" w:author="Jeff Pitzen" w:date="2025-12-10T12:39:00Z" w16du:dateUtc="2025-12-10T17:39:00Z"/>
                <w:rFonts w:cs="Arial"/>
                <w:szCs w:val="20"/>
              </w:rPr>
            </w:pPr>
            <w:del w:id="2971" w:author="Jeff Pitzen" w:date="2025-12-10T12:39:00Z" w16du:dateUtc="2025-12-10T17:39:00Z">
              <w:r w:rsidRPr="00772968" w:rsidDel="00F81EBA">
                <w:rPr>
                  <w:rFonts w:cs="Arial"/>
                  <w:szCs w:val="20"/>
                </w:rPr>
                <w:delText>Approved Deployment Passport</w:delText>
              </w:r>
              <w:bookmarkStart w:id="2972" w:name="_Toc216514809"/>
              <w:bookmarkEnd w:id="2972"/>
            </w:del>
          </w:p>
        </w:tc>
        <w:bookmarkStart w:id="2973" w:name="_Toc216514810"/>
        <w:bookmarkEnd w:id="2973"/>
      </w:tr>
      <w:tr w:rsidR="000677E7" w:rsidRPr="00772968" w:rsidDel="00F81EBA" w14:paraId="586B8255" w14:textId="77EE8103">
        <w:trPr>
          <w:del w:id="2974" w:author="Jeff Pitzen" w:date="2025-12-10T12:39:00Z" w16du:dateUtc="2025-12-10T17:39:00Z"/>
        </w:trPr>
        <w:tc>
          <w:tcPr>
            <w:tcW w:w="1800" w:type="dxa"/>
            <w:hideMark/>
          </w:tcPr>
          <w:p w14:paraId="3005B28B" w14:textId="5AC7B25C" w:rsidR="000677E7" w:rsidRPr="00772968" w:rsidDel="00F81EBA" w:rsidRDefault="000677E7">
            <w:pPr>
              <w:pStyle w:val="Body"/>
              <w:keepNext/>
              <w:keepLines/>
              <w:ind w:left="29" w:right="29"/>
              <w:rPr>
                <w:del w:id="2975" w:author="Jeff Pitzen" w:date="2025-12-10T12:39:00Z" w16du:dateUtc="2025-12-10T17:39:00Z"/>
                <w:rFonts w:cs="Arial"/>
                <w:szCs w:val="20"/>
              </w:rPr>
            </w:pPr>
            <w:del w:id="2976" w:author="Jeff Pitzen" w:date="2025-12-10T12:39:00Z" w16du:dateUtc="2025-12-10T17:39:00Z">
              <w:r w:rsidRPr="00772968" w:rsidDel="00F81EBA">
                <w:rPr>
                  <w:rStyle w:val="Strong"/>
                  <w:rFonts w:cs="Arial"/>
                  <w:szCs w:val="20"/>
                </w:rPr>
                <w:delText>7. Production Cut-over</w:delText>
              </w:r>
              <w:bookmarkStart w:id="2977" w:name="_Toc216514811"/>
              <w:bookmarkEnd w:id="2977"/>
            </w:del>
          </w:p>
        </w:tc>
        <w:tc>
          <w:tcPr>
            <w:tcW w:w="5647" w:type="dxa"/>
            <w:hideMark/>
          </w:tcPr>
          <w:p w14:paraId="659F55A3" w14:textId="6DFC548C" w:rsidR="000677E7" w:rsidRPr="00772968" w:rsidDel="00F81EBA" w:rsidRDefault="000677E7">
            <w:pPr>
              <w:pStyle w:val="Body"/>
              <w:keepNext/>
              <w:keepLines/>
              <w:ind w:left="29" w:right="29"/>
              <w:rPr>
                <w:del w:id="2978" w:author="Jeff Pitzen" w:date="2025-12-10T12:39:00Z" w16du:dateUtc="2025-12-10T17:39:00Z"/>
                <w:rFonts w:cs="Arial"/>
                <w:szCs w:val="20"/>
              </w:rPr>
            </w:pPr>
            <w:del w:id="2979" w:author="Jeff Pitzen" w:date="2025-12-10T12:39:00Z" w16du:dateUtc="2025-12-10T17:39:00Z">
              <w:r w:rsidRPr="00772968" w:rsidDel="00F81EBA">
                <w:rPr>
                  <w:rFonts w:cs="Arial"/>
                  <w:szCs w:val="20"/>
                </w:rPr>
                <w:delText>Migrate to IL4 cluster; decommission ECR/IAM access</w:delText>
              </w:r>
              <w:bookmarkStart w:id="2980" w:name="_Toc216514812"/>
              <w:bookmarkEnd w:id="2980"/>
            </w:del>
          </w:p>
        </w:tc>
        <w:tc>
          <w:tcPr>
            <w:tcW w:w="0" w:type="auto"/>
            <w:hideMark/>
          </w:tcPr>
          <w:p w14:paraId="2CA53192" w14:textId="52F0B8CD" w:rsidR="000677E7" w:rsidRPr="00772968" w:rsidDel="00F81EBA" w:rsidRDefault="000677E7">
            <w:pPr>
              <w:pStyle w:val="Body"/>
              <w:keepNext/>
              <w:keepLines/>
              <w:ind w:left="29" w:right="29"/>
              <w:rPr>
                <w:del w:id="2981" w:author="Jeff Pitzen" w:date="2025-12-10T12:39:00Z" w16du:dateUtc="2025-12-10T17:39:00Z"/>
                <w:rFonts w:cs="Arial"/>
                <w:szCs w:val="20"/>
              </w:rPr>
            </w:pPr>
            <w:del w:id="2982" w:author="Jeff Pitzen" w:date="2025-12-10T12:39:00Z" w16du:dateUtc="2025-12-10T17:39:00Z">
              <w:r w:rsidRPr="00772968" w:rsidDel="00F81EBA">
                <w:rPr>
                  <w:rFonts w:cs="Arial"/>
                  <w:szCs w:val="20"/>
                </w:rPr>
                <w:delText>IL4-compliant deployment</w:delText>
              </w:r>
              <w:bookmarkStart w:id="2983" w:name="_Toc216514813"/>
              <w:bookmarkEnd w:id="2983"/>
            </w:del>
          </w:p>
        </w:tc>
        <w:bookmarkStart w:id="2984" w:name="_Toc216514814"/>
        <w:bookmarkEnd w:id="2984"/>
      </w:tr>
    </w:tbl>
    <w:p w14:paraId="72F9D590" w14:textId="7BB55007" w:rsidR="000107B8" w:rsidRPr="000107B8" w:rsidRDefault="00794437" w:rsidP="00EB2560">
      <w:pPr>
        <w:pStyle w:val="Heading2"/>
        <w:rPr>
          <w:ins w:id="2985" w:author="Jeff Pitzen" w:date="2025-12-10T12:50:00Z" w16du:dateUtc="2025-12-10T17:50:00Z"/>
          <w:rPrChange w:id="2986" w:author="Jeff Pitzen" w:date="2025-12-10T12:50:00Z" w16du:dateUtc="2025-12-10T17:50:00Z">
            <w:rPr>
              <w:ins w:id="2987" w:author="Jeff Pitzen" w:date="2025-12-10T12:50:00Z" w16du:dateUtc="2025-12-10T17:50:00Z"/>
              <w:rFonts w:eastAsia="Times New Roman"/>
              <w:lang w:val="en-IN"/>
            </w:rPr>
          </w:rPrChange>
        </w:rPr>
      </w:pPr>
      <w:bookmarkStart w:id="2988" w:name="_Toc216514815"/>
      <w:commentRangeEnd w:id="2894"/>
      <w:r w:rsidRPr="007F0714">
        <w:rPr>
          <w:rStyle w:val="CommentReference"/>
          <w:rFonts w:eastAsia="Times New Roman"/>
          <w:sz w:val="28"/>
          <w:szCs w:val="24"/>
          <w:lang w:val="en-IN"/>
        </w:rPr>
        <w:commentReference w:id="2894"/>
      </w:r>
      <w:del w:id="2989" w:author="Jeff Pitzen" w:date="2025-12-10T12:48:00Z" w16du:dateUtc="2025-12-10T17:48:00Z">
        <w:r w:rsidR="00311D9D" w:rsidRPr="00B8252D" w:rsidDel="002350BA">
          <w:rPr>
            <w:rFonts w:eastAsia="Times New Roman"/>
            <w:lang w:val="en-IN"/>
          </w:rPr>
          <w:delText>Deep-Dive by Section</w:delText>
        </w:r>
      </w:del>
      <w:bookmarkEnd w:id="2880"/>
      <w:ins w:id="2990" w:author="Jeff Pitzen" w:date="2025-12-10T12:48:00Z" w16du:dateUtc="2025-12-10T17:48:00Z">
        <w:r w:rsidR="002350BA" w:rsidRPr="00B8252D">
          <w:rPr>
            <w:rFonts w:eastAsia="Times New Roman"/>
            <w:lang w:val="en-IN"/>
          </w:rPr>
          <w:t xml:space="preserve">STEP 9: </w:t>
        </w:r>
      </w:ins>
      <w:ins w:id="2991" w:author="Jeff Pitzen" w:date="2025-12-10T13:54:00Z" w16du:dateUtc="2025-12-10T18:54:00Z">
        <w:r w:rsidR="00001333">
          <w:rPr>
            <w:rFonts w:eastAsia="Times New Roman"/>
            <w:lang w:val="en-IN"/>
          </w:rPr>
          <w:t>List Images in ECR</w:t>
        </w:r>
      </w:ins>
      <w:bookmarkEnd w:id="2988"/>
    </w:p>
    <w:p w14:paraId="28795908" w14:textId="4434C0A2" w:rsidR="00B8252D" w:rsidRDefault="00BE6007" w:rsidP="000107B8">
      <w:pPr>
        <w:pStyle w:val="BodyText"/>
        <w:rPr>
          <w:ins w:id="2992" w:author="Jeff Pitzen" w:date="2025-12-10T12:50:00Z" w16du:dateUtc="2025-12-10T17:50:00Z"/>
        </w:rPr>
        <w:pPrChange w:id="2993" w:author="Jeff Pitzen" w:date="2025-12-10T12:50:00Z" w16du:dateUtc="2025-12-10T17:50:00Z">
          <w:pPr>
            <w:pStyle w:val="Body"/>
            <w:keepNext/>
            <w:keepLines/>
          </w:pPr>
        </w:pPrChange>
      </w:pPr>
      <w:ins w:id="2994" w:author="Jeff Pitzen" w:date="2025-12-10T13:38:00Z" w16du:dateUtc="2025-12-10T18:38:00Z">
        <w:r>
          <w:t>P</w:t>
        </w:r>
      </w:ins>
      <w:ins w:id="2995" w:author="Jeff Pitzen" w:date="2025-12-10T13:28:00Z" w16du:dateUtc="2025-12-10T18:28:00Z">
        <w:r w:rsidR="00841748" w:rsidRPr="00841748">
          <w:t>URPOSE: Verify all container images were uploaded successfully</w:t>
        </w:r>
      </w:ins>
    </w:p>
    <w:tbl>
      <w:tblPr>
        <w:tblStyle w:val="TableGrid"/>
        <w:tblW w:w="0" w:type="auto"/>
        <w:tblInd w:w="720" w:type="dxa"/>
        <w:tblLook w:val="04A0" w:firstRow="1" w:lastRow="0" w:firstColumn="1" w:lastColumn="0" w:noHBand="0" w:noVBand="1"/>
      </w:tblPr>
      <w:tblGrid>
        <w:gridCol w:w="2245"/>
        <w:gridCol w:w="7825"/>
        <w:tblGridChange w:id="2996">
          <w:tblGrid>
            <w:gridCol w:w="2245"/>
            <w:gridCol w:w="7825"/>
          </w:tblGrid>
        </w:tblGridChange>
      </w:tblGrid>
      <w:tr w:rsidR="00B8252D" w14:paraId="48D13C07" w14:textId="77777777" w:rsidTr="007C3D79">
        <w:trPr>
          <w:ins w:id="2997" w:author="Jeff Pitzen" w:date="2025-12-10T12:50:00Z" w16du:dateUtc="2025-12-10T17:50:00Z"/>
        </w:trPr>
        <w:tc>
          <w:tcPr>
            <w:tcW w:w="10070" w:type="dxa"/>
            <w:gridSpan w:val="2"/>
            <w:shd w:val="clear" w:color="auto" w:fill="BFBFBF" w:themeFill="background1" w:themeFillShade="BF"/>
          </w:tcPr>
          <w:p w14:paraId="525959A7" w14:textId="77777777" w:rsidR="00B8252D" w:rsidRDefault="00B8252D" w:rsidP="007C3D79">
            <w:pPr>
              <w:pStyle w:val="BodyText"/>
              <w:ind w:left="0"/>
              <w:rPr>
                <w:ins w:id="2998" w:author="Jeff Pitzen" w:date="2025-12-10T12:50:00Z" w16du:dateUtc="2025-12-10T17:50:00Z"/>
              </w:rPr>
            </w:pPr>
            <w:ins w:id="2999" w:author="Jeff Pitzen" w:date="2025-12-10T12:50:00Z" w16du:dateUtc="2025-12-10T17:50:00Z">
              <w:r w:rsidRPr="00D06073">
                <w:t>SHELL: All shells (PowerShell, Bash, CMD)</w:t>
              </w:r>
            </w:ins>
          </w:p>
        </w:tc>
      </w:tr>
      <w:tr w:rsidR="006C22C8" w14:paraId="6F14D3D4" w14:textId="77777777" w:rsidTr="00353216">
        <w:tblPrEx>
          <w:tblW w:w="0" w:type="auto"/>
          <w:tblInd w:w="720" w:type="dxa"/>
          <w:tblPrExChange w:id="3000" w:author="Jeff Pitzen" w:date="2025-12-10T13:35:00Z" w16du:dateUtc="2025-12-10T18:35:00Z">
            <w:tblPrEx>
              <w:tblW w:w="0" w:type="auto"/>
              <w:tblInd w:w="720" w:type="dxa"/>
            </w:tblPrEx>
          </w:tblPrExChange>
        </w:tblPrEx>
        <w:trPr>
          <w:trHeight w:val="4295"/>
          <w:ins w:id="3001" w:author="Jeff Pitzen" w:date="2025-12-10T12:50:00Z" w16du:dateUtc="2025-12-10T17:50:00Z"/>
          <w:trPrChange w:id="3002" w:author="Jeff Pitzen" w:date="2025-12-10T13:35:00Z" w16du:dateUtc="2025-12-10T18:35:00Z">
            <w:trPr>
              <w:trHeight w:val="5987"/>
            </w:trPr>
          </w:trPrChange>
        </w:trPr>
        <w:tc>
          <w:tcPr>
            <w:tcW w:w="2245" w:type="dxa"/>
            <w:tcPrChange w:id="3003" w:author="Jeff Pitzen" w:date="2025-12-10T13:35:00Z" w16du:dateUtc="2025-12-10T18:35:00Z">
              <w:tcPr>
                <w:tcW w:w="2245" w:type="dxa"/>
              </w:tcPr>
            </w:tcPrChange>
          </w:tcPr>
          <w:p w14:paraId="1DF8A2A6" w14:textId="640F01B5" w:rsidR="00B8252D" w:rsidRDefault="0059166C" w:rsidP="007C3D79">
            <w:pPr>
              <w:pStyle w:val="BodyText"/>
              <w:ind w:left="0"/>
              <w:rPr>
                <w:ins w:id="3004" w:author="Jeff Pitzen" w:date="2025-12-10T12:50:00Z" w16du:dateUtc="2025-12-10T17:50:00Z"/>
              </w:rPr>
            </w:pPr>
            <w:ins w:id="3005" w:author="Jeff Pitzen" w:date="2025-12-10T13:28:00Z" w16du:dateUtc="2025-12-10T18:28:00Z">
              <w:r w:rsidRPr="0059166C">
                <w:t>aws ecr describe-images --repository-name uw1-zlps-ecr-01 --region us-west-1</w:t>
              </w:r>
            </w:ins>
          </w:p>
        </w:tc>
        <w:tc>
          <w:tcPr>
            <w:tcW w:w="7825" w:type="dxa"/>
            <w:tcPrChange w:id="3006" w:author="Jeff Pitzen" w:date="2025-12-10T13:35:00Z" w16du:dateUtc="2025-12-10T18:35:00Z">
              <w:tcPr>
                <w:tcW w:w="7825" w:type="dxa"/>
              </w:tcPr>
            </w:tcPrChange>
          </w:tcPr>
          <w:p w14:paraId="6684866E" w14:textId="77777777" w:rsidR="00B8252D" w:rsidRDefault="00B8252D" w:rsidP="007C3D79">
            <w:pPr>
              <w:pStyle w:val="BodyText"/>
              <w:ind w:left="0"/>
              <w:rPr>
                <w:ins w:id="3007" w:author="Jeff Pitzen" w:date="2025-12-10T12:50:00Z" w16du:dateUtc="2025-12-10T17:50:00Z"/>
              </w:rPr>
            </w:pPr>
            <w:ins w:id="3008" w:author="Jeff Pitzen" w:date="2025-12-10T12:50:00Z" w16du:dateUtc="2025-12-10T17:50:00Z">
              <w:r>
                <w:rPr>
                  <w:noProof/>
                  <w:sz w:val="18"/>
                  <w:szCs w:val="20"/>
                </w:rPr>
                <mc:AlternateContent>
                  <mc:Choice Requires="wps">
                    <w:drawing>
                      <wp:anchor distT="0" distB="0" distL="114300" distR="114300" simplePos="0" relativeHeight="251678720" behindDoc="0" locked="0" layoutInCell="1" allowOverlap="1" wp14:anchorId="5860BAE0" wp14:editId="00A1AE99">
                        <wp:simplePos x="0" y="0"/>
                        <wp:positionH relativeFrom="column">
                          <wp:posOffset>-6977</wp:posOffset>
                        </wp:positionH>
                        <wp:positionV relativeFrom="paragraph">
                          <wp:posOffset>40178</wp:posOffset>
                        </wp:positionV>
                        <wp:extent cx="4874821" cy="2660073"/>
                        <wp:effectExtent l="0" t="0" r="21590" b="26035"/>
                        <wp:wrapNone/>
                        <wp:docPr id="2008295464" name="Rectangle 10"/>
                        <wp:cNvGraphicFramePr/>
                        <a:graphic xmlns:a="http://schemas.openxmlformats.org/drawingml/2006/main">
                          <a:graphicData uri="http://schemas.microsoft.com/office/word/2010/wordprocessingShape">
                            <wps:wsp>
                              <wps:cNvSpPr/>
                              <wps:spPr>
                                <a:xfrm>
                                  <a:off x="0" y="0"/>
                                  <a:ext cx="4874821" cy="2660073"/>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36B9FA3" w14:textId="77777777" w:rsidR="00B8252D" w:rsidRPr="007C3D79" w:rsidRDefault="00B8252D" w:rsidP="00B8252D">
                                    <w:pPr>
                                      <w:pStyle w:val="BodyText"/>
                                      <w:ind w:left="0"/>
                                      <w:rPr>
                                        <w:color w:val="000000" w:themeColor="text1"/>
                                        <w:sz w:val="14"/>
                                        <w:szCs w:val="16"/>
                                      </w:rPr>
                                    </w:pPr>
                                    <w:r w:rsidRPr="007C3D79">
                                      <w:rPr>
                                        <w:color w:val="000000" w:themeColor="text1"/>
                                        <w:sz w:val="14"/>
                                        <w:szCs w:val="16"/>
                                      </w:rPr>
                                      <w:t>OUTPUT:</w:t>
                                    </w:r>
                                  </w:p>
                                  <w:p w14:paraId="0565CEAF" w14:textId="77777777" w:rsidR="00FB296D" w:rsidRPr="00FB296D" w:rsidRDefault="00FB296D" w:rsidP="00FB296D">
                                    <w:pPr>
                                      <w:pStyle w:val="BodyText"/>
                                      <w:ind w:left="0"/>
                                      <w:rPr>
                                        <w:ins w:id="3009" w:author="Jeff Pitzen" w:date="2025-12-10T13:35:00Z" w16du:dateUtc="2025-12-10T18:35:00Z"/>
                                        <w:color w:val="000000" w:themeColor="text1"/>
                                        <w:sz w:val="14"/>
                                        <w:szCs w:val="16"/>
                                      </w:rPr>
                                    </w:pPr>
                                    <w:ins w:id="3010" w:author="Jeff Pitzen" w:date="2025-12-10T13:35:00Z" w16du:dateUtc="2025-12-10T18:35:00Z">
                                      <w:r w:rsidRPr="00FB296D">
                                        <w:rPr>
                                          <w:color w:val="000000" w:themeColor="text1"/>
                                          <w:sz w:val="14"/>
                                          <w:szCs w:val="16"/>
                                        </w:rPr>
                                        <w:t xml:space="preserve">        {</w:t>
                                      </w:r>
                                    </w:ins>
                                  </w:p>
                                  <w:p w14:paraId="2DB6B0C5" w14:textId="77777777" w:rsidR="00FB296D" w:rsidRPr="00FB296D" w:rsidRDefault="00FB296D" w:rsidP="00FB296D">
                                    <w:pPr>
                                      <w:pStyle w:val="BodyText"/>
                                      <w:ind w:left="0"/>
                                      <w:rPr>
                                        <w:ins w:id="3011" w:author="Jeff Pitzen" w:date="2025-12-10T13:35:00Z" w16du:dateUtc="2025-12-10T18:35:00Z"/>
                                        <w:color w:val="000000" w:themeColor="text1"/>
                                        <w:sz w:val="14"/>
                                        <w:szCs w:val="16"/>
                                      </w:rPr>
                                    </w:pPr>
                                    <w:ins w:id="3012" w:author="Jeff Pitzen" w:date="2025-12-10T13:35:00Z" w16du:dateUtc="2025-12-10T18:35:00Z">
                                      <w:r w:rsidRPr="00FB296D">
                                        <w:rPr>
                                          <w:color w:val="000000" w:themeColor="text1"/>
                                          <w:sz w:val="14"/>
                                          <w:szCs w:val="16"/>
                                        </w:rPr>
                                        <w:t xml:space="preserve">            "registryId": "995553364920",</w:t>
                                      </w:r>
                                    </w:ins>
                                  </w:p>
                                  <w:p w14:paraId="54A83AF3" w14:textId="77777777" w:rsidR="00FB296D" w:rsidRPr="00FB296D" w:rsidRDefault="00FB296D" w:rsidP="00FB296D">
                                    <w:pPr>
                                      <w:pStyle w:val="BodyText"/>
                                      <w:ind w:left="0"/>
                                      <w:rPr>
                                        <w:ins w:id="3013" w:author="Jeff Pitzen" w:date="2025-12-10T13:35:00Z" w16du:dateUtc="2025-12-10T18:35:00Z"/>
                                        <w:color w:val="000000" w:themeColor="text1"/>
                                        <w:sz w:val="14"/>
                                        <w:szCs w:val="16"/>
                                      </w:rPr>
                                    </w:pPr>
                                    <w:ins w:id="3014" w:author="Jeff Pitzen" w:date="2025-12-10T13:35:00Z" w16du:dateUtc="2025-12-10T18:35:00Z">
                                      <w:r w:rsidRPr="00FB296D">
                                        <w:rPr>
                                          <w:color w:val="000000" w:themeColor="text1"/>
                                          <w:sz w:val="14"/>
                                          <w:szCs w:val="16"/>
                                        </w:rPr>
                                        <w:t xml:space="preserve">            "repositoryName": "uw1-zlps-ecr-01",</w:t>
                                      </w:r>
                                    </w:ins>
                                  </w:p>
                                  <w:p w14:paraId="54EA5DC2" w14:textId="77777777" w:rsidR="00FB296D" w:rsidRPr="00FB296D" w:rsidRDefault="00FB296D" w:rsidP="00FB296D">
                                    <w:pPr>
                                      <w:pStyle w:val="BodyText"/>
                                      <w:ind w:left="0"/>
                                      <w:rPr>
                                        <w:ins w:id="3015" w:author="Jeff Pitzen" w:date="2025-12-10T13:35:00Z" w16du:dateUtc="2025-12-10T18:35:00Z"/>
                                        <w:color w:val="000000" w:themeColor="text1"/>
                                        <w:sz w:val="14"/>
                                        <w:szCs w:val="16"/>
                                      </w:rPr>
                                    </w:pPr>
                                    <w:ins w:id="3016"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imageDigest</w:t>
                                      </w:r>
                                      <w:proofErr w:type="spellEnd"/>
                                      <w:r w:rsidRPr="00FB296D">
                                        <w:rPr>
                                          <w:color w:val="000000" w:themeColor="text1"/>
                                          <w:sz w:val="14"/>
                                          <w:szCs w:val="16"/>
                                        </w:rPr>
                                        <w:t>": "sha256:87751cb96fffc6ad4697d35882fd3e7c609568f4345fd27e0c155a5a776f806b",</w:t>
                                      </w:r>
                                    </w:ins>
                                  </w:p>
                                  <w:p w14:paraId="3E1BC161" w14:textId="77777777" w:rsidR="00FB296D" w:rsidRPr="00FB296D" w:rsidRDefault="00FB296D" w:rsidP="00FB296D">
                                    <w:pPr>
                                      <w:pStyle w:val="BodyText"/>
                                      <w:ind w:left="0"/>
                                      <w:rPr>
                                        <w:ins w:id="3017" w:author="Jeff Pitzen" w:date="2025-12-10T13:35:00Z" w16du:dateUtc="2025-12-10T18:35:00Z"/>
                                        <w:color w:val="000000" w:themeColor="text1"/>
                                        <w:sz w:val="14"/>
                                        <w:szCs w:val="16"/>
                                      </w:rPr>
                                    </w:pPr>
                                    <w:ins w:id="3018"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imageTags</w:t>
                                      </w:r>
                                      <w:proofErr w:type="spellEnd"/>
                                      <w:r w:rsidRPr="00FB296D">
                                        <w:rPr>
                                          <w:color w:val="000000" w:themeColor="text1"/>
                                          <w:sz w:val="14"/>
                                          <w:szCs w:val="16"/>
                                        </w:rPr>
                                        <w:t>": [</w:t>
                                      </w:r>
                                    </w:ins>
                                  </w:p>
                                  <w:p w14:paraId="49D68147" w14:textId="77777777" w:rsidR="00FB296D" w:rsidRPr="00FB296D" w:rsidRDefault="00FB296D" w:rsidP="00FB296D">
                                    <w:pPr>
                                      <w:pStyle w:val="BodyText"/>
                                      <w:ind w:left="0"/>
                                      <w:rPr>
                                        <w:ins w:id="3019" w:author="Jeff Pitzen" w:date="2025-12-10T13:35:00Z" w16du:dateUtc="2025-12-10T18:35:00Z"/>
                                        <w:color w:val="000000" w:themeColor="text1"/>
                                        <w:sz w:val="14"/>
                                        <w:szCs w:val="16"/>
                                      </w:rPr>
                                    </w:pPr>
                                    <w:ins w:id="3020" w:author="Jeff Pitzen" w:date="2025-12-10T13:35:00Z" w16du:dateUtc="2025-12-10T18:35:00Z">
                                      <w:r w:rsidRPr="00FB296D">
                                        <w:rPr>
                                          <w:color w:val="000000" w:themeColor="text1"/>
                                          <w:sz w:val="14"/>
                                          <w:szCs w:val="16"/>
                                        </w:rPr>
                                        <w:t xml:space="preserve">                "</w:t>
                                      </w:r>
                                      <w:proofErr w:type="gramStart"/>
                                      <w:r w:rsidRPr="00FB296D">
                                        <w:rPr>
                                          <w:color w:val="000000" w:themeColor="text1"/>
                                          <w:sz w:val="14"/>
                                          <w:szCs w:val="16"/>
                                        </w:rPr>
                                        <w:t>zltika</w:t>
                                      </w:r>
                                      <w:proofErr w:type="gramEnd"/>
                                      <w:r w:rsidRPr="00FB296D">
                                        <w:rPr>
                                          <w:color w:val="000000" w:themeColor="text1"/>
                                          <w:sz w:val="14"/>
                                          <w:szCs w:val="16"/>
                                        </w:rPr>
                                        <w:t>-11.0.1-b123"</w:t>
                                      </w:r>
                                    </w:ins>
                                  </w:p>
                                  <w:p w14:paraId="452A4EDE" w14:textId="77777777" w:rsidR="00FB296D" w:rsidRPr="00FB296D" w:rsidRDefault="00FB296D" w:rsidP="00FB296D">
                                    <w:pPr>
                                      <w:pStyle w:val="BodyText"/>
                                      <w:ind w:left="0"/>
                                      <w:rPr>
                                        <w:ins w:id="3021" w:author="Jeff Pitzen" w:date="2025-12-10T13:35:00Z" w16du:dateUtc="2025-12-10T18:35:00Z"/>
                                        <w:color w:val="000000" w:themeColor="text1"/>
                                        <w:sz w:val="14"/>
                                        <w:szCs w:val="16"/>
                                      </w:rPr>
                                    </w:pPr>
                                    <w:ins w:id="3022" w:author="Jeff Pitzen" w:date="2025-12-10T13:35:00Z" w16du:dateUtc="2025-12-10T18:35:00Z">
                                      <w:r w:rsidRPr="00FB296D">
                                        <w:rPr>
                                          <w:color w:val="000000" w:themeColor="text1"/>
                                          <w:sz w:val="14"/>
                                          <w:szCs w:val="16"/>
                                        </w:rPr>
                                        <w:t xml:space="preserve">            ],</w:t>
                                      </w:r>
                                    </w:ins>
                                  </w:p>
                                  <w:p w14:paraId="03207ED5" w14:textId="77777777" w:rsidR="00FB296D" w:rsidRPr="00FB296D" w:rsidRDefault="00FB296D" w:rsidP="00FB296D">
                                    <w:pPr>
                                      <w:pStyle w:val="BodyText"/>
                                      <w:ind w:left="0"/>
                                      <w:rPr>
                                        <w:ins w:id="3023" w:author="Jeff Pitzen" w:date="2025-12-10T13:35:00Z" w16du:dateUtc="2025-12-10T18:35:00Z"/>
                                        <w:color w:val="000000" w:themeColor="text1"/>
                                        <w:sz w:val="14"/>
                                        <w:szCs w:val="16"/>
                                      </w:rPr>
                                    </w:pPr>
                                    <w:ins w:id="3024"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imageSizeInBytes</w:t>
                                      </w:r>
                                      <w:proofErr w:type="spellEnd"/>
                                      <w:r w:rsidRPr="00FB296D">
                                        <w:rPr>
                                          <w:color w:val="000000" w:themeColor="text1"/>
                                          <w:sz w:val="14"/>
                                          <w:szCs w:val="16"/>
                                        </w:rPr>
                                        <w:t>": 279521149,</w:t>
                                      </w:r>
                                    </w:ins>
                                  </w:p>
                                  <w:p w14:paraId="10AE5F3D" w14:textId="77777777" w:rsidR="00FB296D" w:rsidRPr="00FB296D" w:rsidRDefault="00FB296D" w:rsidP="00FB296D">
                                    <w:pPr>
                                      <w:pStyle w:val="BodyText"/>
                                      <w:ind w:left="0"/>
                                      <w:rPr>
                                        <w:ins w:id="3025" w:author="Jeff Pitzen" w:date="2025-12-10T13:35:00Z" w16du:dateUtc="2025-12-10T18:35:00Z"/>
                                        <w:color w:val="000000" w:themeColor="text1"/>
                                        <w:sz w:val="14"/>
                                        <w:szCs w:val="16"/>
                                      </w:rPr>
                                    </w:pPr>
                                    <w:ins w:id="3026"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imagePushedAt</w:t>
                                      </w:r>
                                      <w:proofErr w:type="spellEnd"/>
                                      <w:r w:rsidRPr="00FB296D">
                                        <w:rPr>
                                          <w:color w:val="000000" w:themeColor="text1"/>
                                          <w:sz w:val="14"/>
                                          <w:szCs w:val="16"/>
                                        </w:rPr>
                                        <w:t>": "2025-12-08T13:40:39.032000-05:00",</w:t>
                                      </w:r>
                                    </w:ins>
                                  </w:p>
                                  <w:p w14:paraId="0C8860F0" w14:textId="77777777" w:rsidR="00FB296D" w:rsidRPr="00FB296D" w:rsidRDefault="00FB296D" w:rsidP="00FB296D">
                                    <w:pPr>
                                      <w:pStyle w:val="BodyText"/>
                                      <w:ind w:left="0"/>
                                      <w:rPr>
                                        <w:ins w:id="3027" w:author="Jeff Pitzen" w:date="2025-12-10T13:35:00Z" w16du:dateUtc="2025-12-10T18:35:00Z"/>
                                        <w:color w:val="000000" w:themeColor="text1"/>
                                        <w:sz w:val="14"/>
                                        <w:szCs w:val="16"/>
                                      </w:rPr>
                                    </w:pPr>
                                    <w:ins w:id="3028"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imageManifestMediaType</w:t>
                                      </w:r>
                                      <w:proofErr w:type="spellEnd"/>
                                      <w:r w:rsidRPr="00FB296D">
                                        <w:rPr>
                                          <w:color w:val="000000" w:themeColor="text1"/>
                                          <w:sz w:val="14"/>
                                          <w:szCs w:val="16"/>
                                        </w:rPr>
                                        <w:t>": "</w:t>
                                      </w:r>
                                      <w:proofErr w:type="gramStart"/>
                                      <w:r w:rsidRPr="00FB296D">
                                        <w:rPr>
                                          <w:color w:val="000000" w:themeColor="text1"/>
                                          <w:sz w:val="14"/>
                                          <w:szCs w:val="16"/>
                                        </w:rPr>
                                        <w:t>application/vnd.docker.distribution.manifest.list.v</w:t>
                                      </w:r>
                                      <w:proofErr w:type="gramEnd"/>
                                      <w:r w:rsidRPr="00FB296D">
                                        <w:rPr>
                                          <w:color w:val="000000" w:themeColor="text1"/>
                                          <w:sz w:val="14"/>
                                          <w:szCs w:val="16"/>
                                        </w:rPr>
                                        <w:t>2+json",</w:t>
                                      </w:r>
                                    </w:ins>
                                  </w:p>
                                  <w:p w14:paraId="66FB7D06" w14:textId="77777777" w:rsidR="00FB296D" w:rsidRPr="00FB296D" w:rsidRDefault="00FB296D" w:rsidP="00FB296D">
                                    <w:pPr>
                                      <w:pStyle w:val="BodyText"/>
                                      <w:ind w:left="0"/>
                                      <w:rPr>
                                        <w:ins w:id="3029" w:author="Jeff Pitzen" w:date="2025-12-10T13:35:00Z" w16du:dateUtc="2025-12-10T18:35:00Z"/>
                                        <w:color w:val="000000" w:themeColor="text1"/>
                                        <w:sz w:val="14"/>
                                        <w:szCs w:val="16"/>
                                      </w:rPr>
                                    </w:pPr>
                                    <w:ins w:id="3030"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lastRecordedPullTime</w:t>
                                      </w:r>
                                      <w:proofErr w:type="spellEnd"/>
                                      <w:r w:rsidRPr="00FB296D">
                                        <w:rPr>
                                          <w:color w:val="000000" w:themeColor="text1"/>
                                          <w:sz w:val="14"/>
                                          <w:szCs w:val="16"/>
                                        </w:rPr>
                                        <w:t>": "2025-12-09T15:17:29.151000-05:00"</w:t>
                                      </w:r>
                                    </w:ins>
                                  </w:p>
                                  <w:p w14:paraId="47AFD1F3" w14:textId="4E28023A" w:rsidR="006C22C8" w:rsidRPr="006C22C8" w:rsidRDefault="00FB296D" w:rsidP="00FB296D">
                                    <w:pPr>
                                      <w:pStyle w:val="BodyText"/>
                                      <w:ind w:left="0"/>
                                      <w:rPr>
                                        <w:ins w:id="3031" w:author="Jeff Pitzen" w:date="2025-12-10T13:31:00Z" w16du:dateUtc="2025-12-10T18:31:00Z"/>
                                        <w:color w:val="000000" w:themeColor="text1"/>
                                        <w:sz w:val="14"/>
                                        <w:szCs w:val="16"/>
                                      </w:rPr>
                                    </w:pPr>
                                    <w:ins w:id="3032" w:author="Jeff Pitzen" w:date="2025-12-10T13:35:00Z" w16du:dateUtc="2025-12-10T18:35:00Z">
                                      <w:r w:rsidRPr="00FB296D">
                                        <w:rPr>
                                          <w:color w:val="000000" w:themeColor="text1"/>
                                          <w:sz w:val="14"/>
                                          <w:szCs w:val="16"/>
                                        </w:rPr>
                                        <w:t xml:space="preserve">        },</w:t>
                                      </w:r>
                                    </w:ins>
                                    <w:ins w:id="3033" w:author="Jeff Pitzen" w:date="2025-12-10T13:31:00Z" w16du:dateUtc="2025-12-10T18:31:00Z">
                                      <w:r w:rsidR="006C22C8" w:rsidRPr="006C22C8">
                                        <w:rPr>
                                          <w:color w:val="000000" w:themeColor="text1"/>
                                          <w:sz w:val="14"/>
                                          <w:szCs w:val="16"/>
                                        </w:rPr>
                                        <w:t xml:space="preserve">        </w:t>
                                      </w:r>
                                    </w:ins>
                                  </w:p>
                                  <w:p w14:paraId="32D80F60" w14:textId="75C70713" w:rsidR="00B8252D" w:rsidRPr="006C22C8" w:rsidDel="006C22C8" w:rsidRDefault="006C22C8" w:rsidP="006C22C8">
                                    <w:pPr>
                                      <w:pStyle w:val="BodyText"/>
                                      <w:ind w:left="0"/>
                                      <w:rPr>
                                        <w:del w:id="3034" w:author="Jeff Pitzen" w:date="2025-12-10T13:31:00Z" w16du:dateUtc="2025-12-10T18:31:00Z"/>
                                        <w:b/>
                                        <w:bCs/>
                                        <w:color w:val="000000" w:themeColor="text1"/>
                                        <w:sz w:val="14"/>
                                        <w:szCs w:val="16"/>
                                        <w:rPrChange w:id="3035" w:author="Jeff Pitzen" w:date="2025-12-10T13:32:00Z" w16du:dateUtc="2025-12-10T18:32:00Z">
                                          <w:rPr>
                                            <w:del w:id="3036" w:author="Jeff Pitzen" w:date="2025-12-10T13:31:00Z" w16du:dateUtc="2025-12-10T18:31:00Z"/>
                                            <w:color w:val="000000" w:themeColor="text1"/>
                                            <w:sz w:val="14"/>
                                            <w:szCs w:val="16"/>
                                          </w:rPr>
                                        </w:rPrChange>
                                      </w:rPr>
                                      <w:pPrChange w:id="3037" w:author="Jeff Pitzen" w:date="2025-12-10T13:32:00Z" w16du:dateUtc="2025-12-10T18:32:00Z">
                                        <w:pPr>
                                          <w:pStyle w:val="BodyText"/>
                                          <w:ind w:left="0"/>
                                        </w:pPr>
                                      </w:pPrChange>
                                    </w:pPr>
                                    <w:ins w:id="3038" w:author="Jeff Pitzen" w:date="2025-12-10T13:31:00Z" w16du:dateUtc="2025-12-10T18:31:00Z">
                                      <w:r w:rsidRPr="006C22C8">
                                        <w:rPr>
                                          <w:b/>
                                          <w:bCs/>
                                          <w:color w:val="000000" w:themeColor="text1"/>
                                          <w:sz w:val="14"/>
                                          <w:szCs w:val="16"/>
                                          <w:rPrChange w:id="3039" w:author="Jeff Pitzen" w:date="2025-12-10T13:32:00Z" w16du:dateUtc="2025-12-10T18:32:00Z">
                                            <w:rPr>
                                              <w:color w:val="000000" w:themeColor="text1"/>
                                              <w:sz w:val="14"/>
                                              <w:szCs w:val="16"/>
                                            </w:rPr>
                                          </w:rPrChange>
                                        </w:rPr>
                                        <w:t xml:space="preserve">        </w:t>
                                      </w:r>
                                    </w:ins>
                                    <w:ins w:id="3040" w:author="Jeff Pitzen" w:date="2025-12-10T13:32:00Z" w16du:dateUtc="2025-12-10T18:32:00Z">
                                      <w:r w:rsidRPr="006C22C8">
                                        <w:rPr>
                                          <w:b/>
                                          <w:bCs/>
                                          <w:color w:val="000000" w:themeColor="text1"/>
                                          <w:sz w:val="14"/>
                                          <w:szCs w:val="16"/>
                                          <w:rPrChange w:id="3041" w:author="Jeff Pitzen" w:date="2025-12-10T13:32:00Z" w16du:dateUtc="2025-12-10T18:32:00Z">
                                            <w:rPr>
                                              <w:color w:val="000000" w:themeColor="text1"/>
                                              <w:sz w:val="14"/>
                                              <w:szCs w:val="16"/>
                                            </w:rPr>
                                          </w:rPrChange>
                                        </w:rPr>
                                        <w:t>TRUNCATED DUE TO LENGTH</w:t>
                                      </w:r>
                                    </w:ins>
                                    <w:del w:id="3042" w:author="Jeff Pitzen" w:date="2025-12-10T13:31:00Z" w16du:dateUtc="2025-12-10T18:31:00Z">
                                      <w:r w:rsidR="00B8252D" w:rsidRPr="006C22C8" w:rsidDel="006C22C8">
                                        <w:rPr>
                                          <w:b/>
                                          <w:bCs/>
                                          <w:color w:val="000000" w:themeColor="text1"/>
                                          <w:sz w:val="14"/>
                                          <w:szCs w:val="16"/>
                                          <w:rPrChange w:id="3043" w:author="Jeff Pitzen" w:date="2025-12-10T13:32:00Z" w16du:dateUtc="2025-12-10T18:32:00Z">
                                            <w:rPr>
                                              <w:color w:val="000000" w:themeColor="text1"/>
                                              <w:sz w:val="14"/>
                                              <w:szCs w:val="16"/>
                                            </w:rPr>
                                          </w:rPrChange>
                                        </w:rPr>
                                        <w:delText>{</w:delText>
                                      </w:r>
                                    </w:del>
                                  </w:p>
                                  <w:p w14:paraId="25D2A394" w14:textId="6A1B222F" w:rsidR="00B8252D" w:rsidRPr="00845201" w:rsidDel="006C22C8" w:rsidRDefault="00B8252D" w:rsidP="006C22C8">
                                    <w:pPr>
                                      <w:pStyle w:val="BodyText"/>
                                      <w:ind w:left="0"/>
                                      <w:rPr>
                                        <w:del w:id="3044" w:author="Jeff Pitzen" w:date="2025-12-10T13:31:00Z" w16du:dateUtc="2025-12-10T18:31:00Z"/>
                                        <w:color w:val="000000" w:themeColor="text1"/>
                                        <w:sz w:val="14"/>
                                        <w:szCs w:val="16"/>
                                      </w:rPr>
                                      <w:pPrChange w:id="3045" w:author="Jeff Pitzen" w:date="2025-12-10T13:32:00Z" w16du:dateUtc="2025-12-10T18:32:00Z">
                                        <w:pPr>
                                          <w:pStyle w:val="BodyText"/>
                                          <w:ind w:left="0"/>
                                        </w:pPr>
                                      </w:pPrChange>
                                    </w:pPr>
                                    <w:del w:id="3046" w:author="Jeff Pitzen" w:date="2025-12-10T13:31:00Z" w16du:dateUtc="2025-12-10T18:31:00Z">
                                      <w:r w:rsidRPr="00845201" w:rsidDel="006C22C8">
                                        <w:rPr>
                                          <w:color w:val="000000" w:themeColor="text1"/>
                                          <w:sz w:val="14"/>
                                          <w:szCs w:val="16"/>
                                        </w:rPr>
                                        <w:delText xml:space="preserve">    "repositories": [</w:delText>
                                      </w:r>
                                    </w:del>
                                  </w:p>
                                  <w:p w14:paraId="1CDA261B" w14:textId="2DFB4B5A" w:rsidR="00B8252D" w:rsidRPr="00845201" w:rsidDel="006C22C8" w:rsidRDefault="00B8252D" w:rsidP="006C22C8">
                                    <w:pPr>
                                      <w:pStyle w:val="BodyText"/>
                                      <w:ind w:left="0"/>
                                      <w:rPr>
                                        <w:del w:id="3047" w:author="Jeff Pitzen" w:date="2025-12-10T13:31:00Z" w16du:dateUtc="2025-12-10T18:31:00Z"/>
                                        <w:color w:val="000000" w:themeColor="text1"/>
                                        <w:sz w:val="14"/>
                                        <w:szCs w:val="16"/>
                                      </w:rPr>
                                      <w:pPrChange w:id="3048" w:author="Jeff Pitzen" w:date="2025-12-10T13:32:00Z" w16du:dateUtc="2025-12-10T18:32:00Z">
                                        <w:pPr>
                                          <w:pStyle w:val="BodyText"/>
                                          <w:ind w:left="0"/>
                                        </w:pPr>
                                      </w:pPrChange>
                                    </w:pPr>
                                    <w:del w:id="3049" w:author="Jeff Pitzen" w:date="2025-12-10T13:31:00Z" w16du:dateUtc="2025-12-10T18:31:00Z">
                                      <w:r w:rsidRPr="00845201" w:rsidDel="006C22C8">
                                        <w:rPr>
                                          <w:color w:val="000000" w:themeColor="text1"/>
                                          <w:sz w:val="14"/>
                                          <w:szCs w:val="16"/>
                                        </w:rPr>
                                        <w:delText xml:space="preserve">        {</w:delText>
                                      </w:r>
                                    </w:del>
                                  </w:p>
                                  <w:p w14:paraId="77F49C44" w14:textId="1C869337" w:rsidR="00B8252D" w:rsidRPr="00845201" w:rsidDel="006C22C8" w:rsidRDefault="00B8252D" w:rsidP="006C22C8">
                                    <w:pPr>
                                      <w:pStyle w:val="BodyText"/>
                                      <w:ind w:left="0"/>
                                      <w:rPr>
                                        <w:del w:id="3050" w:author="Jeff Pitzen" w:date="2025-12-10T13:31:00Z" w16du:dateUtc="2025-12-10T18:31:00Z"/>
                                        <w:color w:val="000000" w:themeColor="text1"/>
                                        <w:sz w:val="14"/>
                                        <w:szCs w:val="16"/>
                                      </w:rPr>
                                      <w:pPrChange w:id="3051" w:author="Jeff Pitzen" w:date="2025-12-10T13:32:00Z" w16du:dateUtc="2025-12-10T18:32:00Z">
                                        <w:pPr>
                                          <w:pStyle w:val="BodyText"/>
                                          <w:ind w:left="0"/>
                                        </w:pPr>
                                      </w:pPrChange>
                                    </w:pPr>
                                    <w:del w:id="3052" w:author="Jeff Pitzen" w:date="2025-12-10T13:31:00Z" w16du:dateUtc="2025-12-10T18:31:00Z">
                                      <w:r w:rsidRPr="00845201" w:rsidDel="006C22C8">
                                        <w:rPr>
                                          <w:color w:val="000000" w:themeColor="text1"/>
                                          <w:sz w:val="14"/>
                                          <w:szCs w:val="16"/>
                                        </w:rPr>
                                        <w:delText xml:space="preserve">            "repositoryArn": "arn:aws:ecr:us-west-1:995553364920:repository/uw1-zlps-ecr-01",</w:delText>
                                      </w:r>
                                    </w:del>
                                  </w:p>
                                  <w:p w14:paraId="7E1BE153" w14:textId="71CA5E73" w:rsidR="00B8252D" w:rsidRPr="00845201" w:rsidDel="006C22C8" w:rsidRDefault="00B8252D" w:rsidP="006C22C8">
                                    <w:pPr>
                                      <w:pStyle w:val="BodyText"/>
                                      <w:ind w:left="0"/>
                                      <w:rPr>
                                        <w:del w:id="3053" w:author="Jeff Pitzen" w:date="2025-12-10T13:31:00Z" w16du:dateUtc="2025-12-10T18:31:00Z"/>
                                        <w:color w:val="000000" w:themeColor="text1"/>
                                        <w:sz w:val="14"/>
                                        <w:szCs w:val="16"/>
                                      </w:rPr>
                                      <w:pPrChange w:id="3054" w:author="Jeff Pitzen" w:date="2025-12-10T13:32:00Z" w16du:dateUtc="2025-12-10T18:32:00Z">
                                        <w:pPr>
                                          <w:pStyle w:val="BodyText"/>
                                          <w:ind w:left="0"/>
                                        </w:pPr>
                                      </w:pPrChange>
                                    </w:pPr>
                                    <w:del w:id="3055" w:author="Jeff Pitzen" w:date="2025-12-10T13:31:00Z" w16du:dateUtc="2025-12-10T18:31:00Z">
                                      <w:r w:rsidRPr="00845201" w:rsidDel="006C22C8">
                                        <w:rPr>
                                          <w:color w:val="000000" w:themeColor="text1"/>
                                          <w:sz w:val="14"/>
                                          <w:szCs w:val="16"/>
                                        </w:rPr>
                                        <w:delText xml:space="preserve">            "registryId": "995553364920",</w:delText>
                                      </w:r>
                                    </w:del>
                                  </w:p>
                                  <w:p w14:paraId="0EA01A7A" w14:textId="7B9647D4" w:rsidR="00B8252D" w:rsidRPr="00845201" w:rsidDel="006C22C8" w:rsidRDefault="00B8252D" w:rsidP="006C22C8">
                                    <w:pPr>
                                      <w:pStyle w:val="BodyText"/>
                                      <w:ind w:left="0"/>
                                      <w:rPr>
                                        <w:del w:id="3056" w:author="Jeff Pitzen" w:date="2025-12-10T13:31:00Z" w16du:dateUtc="2025-12-10T18:31:00Z"/>
                                        <w:color w:val="000000" w:themeColor="text1"/>
                                        <w:sz w:val="14"/>
                                        <w:szCs w:val="16"/>
                                      </w:rPr>
                                      <w:pPrChange w:id="3057" w:author="Jeff Pitzen" w:date="2025-12-10T13:32:00Z" w16du:dateUtc="2025-12-10T18:32:00Z">
                                        <w:pPr>
                                          <w:pStyle w:val="BodyText"/>
                                          <w:ind w:left="0"/>
                                        </w:pPr>
                                      </w:pPrChange>
                                    </w:pPr>
                                    <w:del w:id="3058" w:author="Jeff Pitzen" w:date="2025-12-10T13:31:00Z" w16du:dateUtc="2025-12-10T18:31:00Z">
                                      <w:r w:rsidRPr="00845201" w:rsidDel="006C22C8">
                                        <w:rPr>
                                          <w:color w:val="000000" w:themeColor="text1"/>
                                          <w:sz w:val="14"/>
                                          <w:szCs w:val="16"/>
                                        </w:rPr>
                                        <w:delText xml:space="preserve">            "repositoryName": "uw1-zlps-ecr-01",</w:delText>
                                      </w:r>
                                    </w:del>
                                  </w:p>
                                  <w:p w14:paraId="2F246E66" w14:textId="4F4E7924" w:rsidR="00B8252D" w:rsidRPr="00845201" w:rsidDel="006C22C8" w:rsidRDefault="00B8252D" w:rsidP="006C22C8">
                                    <w:pPr>
                                      <w:pStyle w:val="BodyText"/>
                                      <w:ind w:left="0"/>
                                      <w:rPr>
                                        <w:del w:id="3059" w:author="Jeff Pitzen" w:date="2025-12-10T13:31:00Z" w16du:dateUtc="2025-12-10T18:31:00Z"/>
                                        <w:color w:val="000000" w:themeColor="text1"/>
                                        <w:sz w:val="14"/>
                                        <w:szCs w:val="16"/>
                                      </w:rPr>
                                      <w:pPrChange w:id="3060" w:author="Jeff Pitzen" w:date="2025-12-10T13:32:00Z" w16du:dateUtc="2025-12-10T18:32:00Z">
                                        <w:pPr>
                                          <w:pStyle w:val="BodyText"/>
                                          <w:ind w:left="0"/>
                                        </w:pPr>
                                      </w:pPrChange>
                                    </w:pPr>
                                    <w:del w:id="3061" w:author="Jeff Pitzen" w:date="2025-12-10T13:31:00Z" w16du:dateUtc="2025-12-10T18:31:00Z">
                                      <w:r w:rsidRPr="00845201" w:rsidDel="006C22C8">
                                        <w:rPr>
                                          <w:color w:val="000000" w:themeColor="text1"/>
                                          <w:sz w:val="14"/>
                                          <w:szCs w:val="16"/>
                                        </w:rPr>
                                        <w:delText xml:space="preserve">            "repositoryUri": "995553364920.dkr.ecr.us-west-1.amazonaws.com/uw1-zlps-ecr-01",</w:delText>
                                      </w:r>
                                    </w:del>
                                  </w:p>
                                  <w:p w14:paraId="23ABFBC0" w14:textId="108A2DED" w:rsidR="00B8252D" w:rsidRPr="00845201" w:rsidDel="006C22C8" w:rsidRDefault="00B8252D" w:rsidP="006C22C8">
                                    <w:pPr>
                                      <w:pStyle w:val="BodyText"/>
                                      <w:ind w:left="0"/>
                                      <w:rPr>
                                        <w:del w:id="3062" w:author="Jeff Pitzen" w:date="2025-12-10T13:31:00Z" w16du:dateUtc="2025-12-10T18:31:00Z"/>
                                        <w:color w:val="000000" w:themeColor="text1"/>
                                        <w:sz w:val="14"/>
                                        <w:szCs w:val="16"/>
                                      </w:rPr>
                                      <w:pPrChange w:id="3063" w:author="Jeff Pitzen" w:date="2025-12-10T13:32:00Z" w16du:dateUtc="2025-12-10T18:32:00Z">
                                        <w:pPr>
                                          <w:pStyle w:val="BodyText"/>
                                          <w:ind w:left="0"/>
                                        </w:pPr>
                                      </w:pPrChange>
                                    </w:pPr>
                                    <w:del w:id="3064" w:author="Jeff Pitzen" w:date="2025-12-10T13:31:00Z" w16du:dateUtc="2025-12-10T18:31:00Z">
                                      <w:r w:rsidRPr="00845201" w:rsidDel="006C22C8">
                                        <w:rPr>
                                          <w:color w:val="000000" w:themeColor="text1"/>
                                          <w:sz w:val="14"/>
                                          <w:szCs w:val="16"/>
                                        </w:rPr>
                                        <w:delText xml:space="preserve">            "createdAt": "2025-11-25T13:52:33.796000-05:00",</w:delText>
                                      </w:r>
                                    </w:del>
                                  </w:p>
                                  <w:p w14:paraId="17E5AD2C" w14:textId="20109A64" w:rsidR="00B8252D" w:rsidRPr="00845201" w:rsidDel="006C22C8" w:rsidRDefault="00B8252D" w:rsidP="006C22C8">
                                    <w:pPr>
                                      <w:pStyle w:val="BodyText"/>
                                      <w:ind w:left="0"/>
                                      <w:rPr>
                                        <w:del w:id="3065" w:author="Jeff Pitzen" w:date="2025-12-10T13:31:00Z" w16du:dateUtc="2025-12-10T18:31:00Z"/>
                                        <w:color w:val="000000" w:themeColor="text1"/>
                                        <w:sz w:val="14"/>
                                        <w:szCs w:val="16"/>
                                      </w:rPr>
                                      <w:pPrChange w:id="3066" w:author="Jeff Pitzen" w:date="2025-12-10T13:32:00Z" w16du:dateUtc="2025-12-10T18:32:00Z">
                                        <w:pPr>
                                          <w:pStyle w:val="BodyText"/>
                                          <w:ind w:left="0"/>
                                        </w:pPr>
                                      </w:pPrChange>
                                    </w:pPr>
                                    <w:del w:id="3067" w:author="Jeff Pitzen" w:date="2025-12-10T13:31:00Z" w16du:dateUtc="2025-12-10T18:31:00Z">
                                      <w:r w:rsidRPr="00845201" w:rsidDel="006C22C8">
                                        <w:rPr>
                                          <w:color w:val="000000" w:themeColor="text1"/>
                                          <w:sz w:val="14"/>
                                          <w:szCs w:val="16"/>
                                        </w:rPr>
                                        <w:delText xml:space="preserve">            "imageTagMutability": "MUTABLE",</w:delText>
                                      </w:r>
                                    </w:del>
                                  </w:p>
                                  <w:p w14:paraId="61314234" w14:textId="37FFB822" w:rsidR="00B8252D" w:rsidRPr="00845201" w:rsidDel="006C22C8" w:rsidRDefault="00B8252D" w:rsidP="006C22C8">
                                    <w:pPr>
                                      <w:pStyle w:val="BodyText"/>
                                      <w:ind w:left="0"/>
                                      <w:rPr>
                                        <w:del w:id="3068" w:author="Jeff Pitzen" w:date="2025-12-10T13:31:00Z" w16du:dateUtc="2025-12-10T18:31:00Z"/>
                                        <w:color w:val="000000" w:themeColor="text1"/>
                                        <w:sz w:val="14"/>
                                        <w:szCs w:val="16"/>
                                      </w:rPr>
                                      <w:pPrChange w:id="3069" w:author="Jeff Pitzen" w:date="2025-12-10T13:32:00Z" w16du:dateUtc="2025-12-10T18:32:00Z">
                                        <w:pPr>
                                          <w:pStyle w:val="BodyText"/>
                                          <w:ind w:left="0"/>
                                        </w:pPr>
                                      </w:pPrChange>
                                    </w:pPr>
                                    <w:del w:id="3070" w:author="Jeff Pitzen" w:date="2025-12-10T13:31:00Z" w16du:dateUtc="2025-12-10T18:31:00Z">
                                      <w:r w:rsidRPr="00845201" w:rsidDel="006C22C8">
                                        <w:rPr>
                                          <w:color w:val="000000" w:themeColor="text1"/>
                                          <w:sz w:val="14"/>
                                          <w:szCs w:val="16"/>
                                        </w:rPr>
                                        <w:delText xml:space="preserve">            "imageScanningConfiguration": {</w:delText>
                                      </w:r>
                                    </w:del>
                                  </w:p>
                                  <w:p w14:paraId="39C5C133" w14:textId="6847C6F7" w:rsidR="00B8252D" w:rsidRPr="00845201" w:rsidDel="006C22C8" w:rsidRDefault="00B8252D" w:rsidP="006C22C8">
                                    <w:pPr>
                                      <w:pStyle w:val="BodyText"/>
                                      <w:ind w:left="0"/>
                                      <w:rPr>
                                        <w:del w:id="3071" w:author="Jeff Pitzen" w:date="2025-12-10T13:31:00Z" w16du:dateUtc="2025-12-10T18:31:00Z"/>
                                        <w:color w:val="000000" w:themeColor="text1"/>
                                        <w:sz w:val="14"/>
                                        <w:szCs w:val="16"/>
                                      </w:rPr>
                                      <w:pPrChange w:id="3072" w:author="Jeff Pitzen" w:date="2025-12-10T13:32:00Z" w16du:dateUtc="2025-12-10T18:32:00Z">
                                        <w:pPr>
                                          <w:pStyle w:val="BodyText"/>
                                          <w:ind w:left="0"/>
                                        </w:pPr>
                                      </w:pPrChange>
                                    </w:pPr>
                                    <w:del w:id="3073" w:author="Jeff Pitzen" w:date="2025-12-10T13:31:00Z" w16du:dateUtc="2025-12-10T18:31:00Z">
                                      <w:r w:rsidRPr="00845201" w:rsidDel="006C22C8">
                                        <w:rPr>
                                          <w:color w:val="000000" w:themeColor="text1"/>
                                          <w:sz w:val="14"/>
                                          <w:szCs w:val="16"/>
                                        </w:rPr>
                                        <w:delText xml:space="preserve">                "scanOnPush": true</w:delText>
                                      </w:r>
                                    </w:del>
                                  </w:p>
                                  <w:p w14:paraId="7291821D" w14:textId="24A8F109" w:rsidR="00B8252D" w:rsidRPr="00845201" w:rsidDel="006C22C8" w:rsidRDefault="00B8252D" w:rsidP="006C22C8">
                                    <w:pPr>
                                      <w:pStyle w:val="BodyText"/>
                                      <w:ind w:left="0"/>
                                      <w:rPr>
                                        <w:del w:id="3074" w:author="Jeff Pitzen" w:date="2025-12-10T13:31:00Z" w16du:dateUtc="2025-12-10T18:31:00Z"/>
                                        <w:color w:val="000000" w:themeColor="text1"/>
                                        <w:sz w:val="14"/>
                                        <w:szCs w:val="16"/>
                                      </w:rPr>
                                      <w:pPrChange w:id="3075" w:author="Jeff Pitzen" w:date="2025-12-10T13:32:00Z" w16du:dateUtc="2025-12-10T18:32:00Z">
                                        <w:pPr>
                                          <w:pStyle w:val="BodyText"/>
                                          <w:ind w:left="0"/>
                                        </w:pPr>
                                      </w:pPrChange>
                                    </w:pPr>
                                    <w:del w:id="3076" w:author="Jeff Pitzen" w:date="2025-12-10T13:31:00Z" w16du:dateUtc="2025-12-10T18:31:00Z">
                                      <w:r w:rsidRPr="00845201" w:rsidDel="006C22C8">
                                        <w:rPr>
                                          <w:color w:val="000000" w:themeColor="text1"/>
                                          <w:sz w:val="14"/>
                                          <w:szCs w:val="16"/>
                                        </w:rPr>
                                        <w:delText xml:space="preserve">            },</w:delText>
                                      </w:r>
                                    </w:del>
                                  </w:p>
                                  <w:p w14:paraId="53398267" w14:textId="0033B10D" w:rsidR="00B8252D" w:rsidRPr="00845201" w:rsidDel="006C22C8" w:rsidRDefault="00B8252D" w:rsidP="006C22C8">
                                    <w:pPr>
                                      <w:pStyle w:val="BodyText"/>
                                      <w:ind w:left="0"/>
                                      <w:rPr>
                                        <w:del w:id="3077" w:author="Jeff Pitzen" w:date="2025-12-10T13:31:00Z" w16du:dateUtc="2025-12-10T18:31:00Z"/>
                                        <w:color w:val="000000" w:themeColor="text1"/>
                                        <w:sz w:val="14"/>
                                        <w:szCs w:val="16"/>
                                      </w:rPr>
                                      <w:pPrChange w:id="3078" w:author="Jeff Pitzen" w:date="2025-12-10T13:32:00Z" w16du:dateUtc="2025-12-10T18:32:00Z">
                                        <w:pPr>
                                          <w:pStyle w:val="BodyText"/>
                                          <w:ind w:left="0"/>
                                        </w:pPr>
                                      </w:pPrChange>
                                    </w:pPr>
                                    <w:del w:id="3079" w:author="Jeff Pitzen" w:date="2025-12-10T13:31:00Z" w16du:dateUtc="2025-12-10T18:31:00Z">
                                      <w:r w:rsidRPr="00845201" w:rsidDel="006C22C8">
                                        <w:rPr>
                                          <w:color w:val="000000" w:themeColor="text1"/>
                                          <w:sz w:val="14"/>
                                          <w:szCs w:val="16"/>
                                        </w:rPr>
                                        <w:delText xml:space="preserve">            "encryptionConfiguration": {</w:delText>
                                      </w:r>
                                    </w:del>
                                  </w:p>
                                  <w:p w14:paraId="604C8A99" w14:textId="5A1BFDD6" w:rsidR="00B8252D" w:rsidRPr="00845201" w:rsidDel="006C22C8" w:rsidRDefault="00B8252D" w:rsidP="006C22C8">
                                    <w:pPr>
                                      <w:pStyle w:val="BodyText"/>
                                      <w:ind w:left="0"/>
                                      <w:rPr>
                                        <w:del w:id="3080" w:author="Jeff Pitzen" w:date="2025-12-10T13:31:00Z" w16du:dateUtc="2025-12-10T18:31:00Z"/>
                                        <w:color w:val="000000" w:themeColor="text1"/>
                                        <w:sz w:val="14"/>
                                        <w:szCs w:val="16"/>
                                      </w:rPr>
                                      <w:pPrChange w:id="3081" w:author="Jeff Pitzen" w:date="2025-12-10T13:32:00Z" w16du:dateUtc="2025-12-10T18:32:00Z">
                                        <w:pPr>
                                          <w:pStyle w:val="BodyText"/>
                                          <w:ind w:left="0"/>
                                        </w:pPr>
                                      </w:pPrChange>
                                    </w:pPr>
                                    <w:del w:id="3082" w:author="Jeff Pitzen" w:date="2025-12-10T13:31:00Z" w16du:dateUtc="2025-12-10T18:31:00Z">
                                      <w:r w:rsidRPr="00845201" w:rsidDel="006C22C8">
                                        <w:rPr>
                                          <w:color w:val="000000" w:themeColor="text1"/>
                                          <w:sz w:val="14"/>
                                          <w:szCs w:val="16"/>
                                        </w:rPr>
                                        <w:delText xml:space="preserve">                "encryptionType": "AES256"</w:delText>
                                      </w:r>
                                    </w:del>
                                  </w:p>
                                  <w:p w14:paraId="736DFFF9" w14:textId="7EE5EAD5" w:rsidR="00B8252D" w:rsidRPr="00845201" w:rsidDel="006C22C8" w:rsidRDefault="00B8252D" w:rsidP="006C22C8">
                                    <w:pPr>
                                      <w:pStyle w:val="BodyText"/>
                                      <w:ind w:left="0"/>
                                      <w:rPr>
                                        <w:del w:id="3083" w:author="Jeff Pitzen" w:date="2025-12-10T13:31:00Z" w16du:dateUtc="2025-12-10T18:31:00Z"/>
                                        <w:color w:val="000000" w:themeColor="text1"/>
                                        <w:sz w:val="14"/>
                                        <w:szCs w:val="16"/>
                                      </w:rPr>
                                      <w:pPrChange w:id="3084" w:author="Jeff Pitzen" w:date="2025-12-10T13:32:00Z" w16du:dateUtc="2025-12-10T18:32:00Z">
                                        <w:pPr>
                                          <w:pStyle w:val="BodyText"/>
                                          <w:ind w:left="0"/>
                                        </w:pPr>
                                      </w:pPrChange>
                                    </w:pPr>
                                    <w:del w:id="3085" w:author="Jeff Pitzen" w:date="2025-12-10T13:31:00Z" w16du:dateUtc="2025-12-10T18:31:00Z">
                                      <w:r w:rsidRPr="00845201" w:rsidDel="006C22C8">
                                        <w:rPr>
                                          <w:color w:val="000000" w:themeColor="text1"/>
                                          <w:sz w:val="14"/>
                                          <w:szCs w:val="16"/>
                                        </w:rPr>
                                        <w:delText xml:space="preserve">            }</w:delText>
                                      </w:r>
                                    </w:del>
                                  </w:p>
                                  <w:p w14:paraId="5E01DEFA" w14:textId="556EF1C7" w:rsidR="00B8252D" w:rsidRPr="00845201" w:rsidDel="006C22C8" w:rsidRDefault="00B8252D" w:rsidP="006C22C8">
                                    <w:pPr>
                                      <w:pStyle w:val="BodyText"/>
                                      <w:ind w:left="0"/>
                                      <w:rPr>
                                        <w:del w:id="3086" w:author="Jeff Pitzen" w:date="2025-12-10T13:31:00Z" w16du:dateUtc="2025-12-10T18:31:00Z"/>
                                        <w:color w:val="000000" w:themeColor="text1"/>
                                        <w:sz w:val="14"/>
                                        <w:szCs w:val="16"/>
                                      </w:rPr>
                                      <w:pPrChange w:id="3087" w:author="Jeff Pitzen" w:date="2025-12-10T13:32:00Z" w16du:dateUtc="2025-12-10T18:32:00Z">
                                        <w:pPr>
                                          <w:pStyle w:val="BodyText"/>
                                          <w:ind w:left="0"/>
                                        </w:pPr>
                                      </w:pPrChange>
                                    </w:pPr>
                                    <w:del w:id="3088" w:author="Jeff Pitzen" w:date="2025-12-10T13:31:00Z" w16du:dateUtc="2025-12-10T18:31:00Z">
                                      <w:r w:rsidRPr="00845201" w:rsidDel="006C22C8">
                                        <w:rPr>
                                          <w:color w:val="000000" w:themeColor="text1"/>
                                          <w:sz w:val="14"/>
                                          <w:szCs w:val="16"/>
                                        </w:rPr>
                                        <w:delText xml:space="preserve">        }</w:delText>
                                      </w:r>
                                    </w:del>
                                  </w:p>
                                  <w:p w14:paraId="08D40FD7" w14:textId="1C3E37A3" w:rsidR="00B8252D" w:rsidRPr="00845201" w:rsidDel="006C22C8" w:rsidRDefault="00B8252D" w:rsidP="006C22C8">
                                    <w:pPr>
                                      <w:pStyle w:val="BodyText"/>
                                      <w:ind w:left="0"/>
                                      <w:rPr>
                                        <w:del w:id="3089" w:author="Jeff Pitzen" w:date="2025-12-10T13:31:00Z" w16du:dateUtc="2025-12-10T18:31:00Z"/>
                                        <w:color w:val="000000" w:themeColor="text1"/>
                                        <w:sz w:val="14"/>
                                        <w:szCs w:val="16"/>
                                      </w:rPr>
                                      <w:pPrChange w:id="3090" w:author="Jeff Pitzen" w:date="2025-12-10T13:32:00Z" w16du:dateUtc="2025-12-10T18:32:00Z">
                                        <w:pPr>
                                          <w:pStyle w:val="BodyText"/>
                                          <w:ind w:left="0"/>
                                        </w:pPr>
                                      </w:pPrChange>
                                    </w:pPr>
                                    <w:del w:id="3091" w:author="Jeff Pitzen" w:date="2025-12-10T13:31:00Z" w16du:dateUtc="2025-12-10T18:31:00Z">
                                      <w:r w:rsidRPr="00845201" w:rsidDel="006C22C8">
                                        <w:rPr>
                                          <w:color w:val="000000" w:themeColor="text1"/>
                                          <w:sz w:val="14"/>
                                          <w:szCs w:val="16"/>
                                        </w:rPr>
                                        <w:delText xml:space="preserve">    ]</w:delText>
                                      </w:r>
                                    </w:del>
                                  </w:p>
                                  <w:p w14:paraId="4A70579D" w14:textId="19E9219D" w:rsidR="00B8252D" w:rsidRPr="007C3D79" w:rsidRDefault="00B8252D" w:rsidP="006C22C8">
                                    <w:pPr>
                                      <w:pStyle w:val="BodyText"/>
                                      <w:ind w:left="0"/>
                                      <w:rPr>
                                        <w:color w:val="000000" w:themeColor="text1"/>
                                        <w:sz w:val="16"/>
                                        <w:szCs w:val="16"/>
                                      </w:rPr>
                                    </w:pPr>
                                    <w:del w:id="3092" w:author="Jeff Pitzen" w:date="2025-12-10T13:31:00Z" w16du:dateUtc="2025-12-10T18:31:00Z">
                                      <w:r w:rsidRPr="00845201" w:rsidDel="006C22C8">
                                        <w:rPr>
                                          <w:color w:val="000000" w:themeColor="text1"/>
                                          <w:sz w:val="14"/>
                                          <w:szCs w:val="16"/>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0BAE0" id="_x0000_s1033" style="position:absolute;margin-left:-.55pt;margin-top:3.15pt;width:383.85pt;height:209.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" fillcolor="#b8cce4 [1300]" strokecolor="#0a121c [484]" strokeweight="2pt">
                        <v:fill color2="#b8cce4 [1300]" rotate="t" colors="0 #687687;.5 #98abc3;1 #b5cce8" focus="100%" type="gradient"/>
                        <v:textbox>
                          <w:txbxContent>
                            <w:p w14:paraId="636B9FA3" w14:textId="77777777" w:rsidR="00B8252D" w:rsidRPr="007C3D79" w:rsidRDefault="00B8252D" w:rsidP="00B8252D">
                              <w:pPr>
                                <w:pStyle w:val="BodyText"/>
                                <w:ind w:left="0"/>
                                <w:rPr>
                                  <w:color w:val="000000" w:themeColor="text1"/>
                                  <w:sz w:val="14"/>
                                  <w:szCs w:val="16"/>
                                </w:rPr>
                              </w:pPr>
                              <w:r w:rsidRPr="007C3D79">
                                <w:rPr>
                                  <w:color w:val="000000" w:themeColor="text1"/>
                                  <w:sz w:val="14"/>
                                  <w:szCs w:val="16"/>
                                </w:rPr>
                                <w:t>OUTPUT:</w:t>
                              </w:r>
                            </w:p>
                            <w:p w14:paraId="0565CEAF" w14:textId="77777777" w:rsidR="00FB296D" w:rsidRPr="00FB296D" w:rsidRDefault="00FB296D" w:rsidP="00FB296D">
                              <w:pPr>
                                <w:pStyle w:val="BodyText"/>
                                <w:ind w:left="0"/>
                                <w:rPr>
                                  <w:ins w:id="3093" w:author="Jeff Pitzen" w:date="2025-12-10T13:35:00Z" w16du:dateUtc="2025-12-10T18:35:00Z"/>
                                  <w:color w:val="000000" w:themeColor="text1"/>
                                  <w:sz w:val="14"/>
                                  <w:szCs w:val="16"/>
                                </w:rPr>
                              </w:pPr>
                              <w:ins w:id="3094" w:author="Jeff Pitzen" w:date="2025-12-10T13:35:00Z" w16du:dateUtc="2025-12-10T18:35:00Z">
                                <w:r w:rsidRPr="00FB296D">
                                  <w:rPr>
                                    <w:color w:val="000000" w:themeColor="text1"/>
                                    <w:sz w:val="14"/>
                                    <w:szCs w:val="16"/>
                                  </w:rPr>
                                  <w:t xml:space="preserve">        {</w:t>
                                </w:r>
                              </w:ins>
                            </w:p>
                            <w:p w14:paraId="2DB6B0C5" w14:textId="77777777" w:rsidR="00FB296D" w:rsidRPr="00FB296D" w:rsidRDefault="00FB296D" w:rsidP="00FB296D">
                              <w:pPr>
                                <w:pStyle w:val="BodyText"/>
                                <w:ind w:left="0"/>
                                <w:rPr>
                                  <w:ins w:id="3095" w:author="Jeff Pitzen" w:date="2025-12-10T13:35:00Z" w16du:dateUtc="2025-12-10T18:35:00Z"/>
                                  <w:color w:val="000000" w:themeColor="text1"/>
                                  <w:sz w:val="14"/>
                                  <w:szCs w:val="16"/>
                                </w:rPr>
                              </w:pPr>
                              <w:ins w:id="3096" w:author="Jeff Pitzen" w:date="2025-12-10T13:35:00Z" w16du:dateUtc="2025-12-10T18:35:00Z">
                                <w:r w:rsidRPr="00FB296D">
                                  <w:rPr>
                                    <w:color w:val="000000" w:themeColor="text1"/>
                                    <w:sz w:val="14"/>
                                    <w:szCs w:val="16"/>
                                  </w:rPr>
                                  <w:t xml:space="preserve">            "registryId": "995553364920",</w:t>
                                </w:r>
                              </w:ins>
                            </w:p>
                            <w:p w14:paraId="54A83AF3" w14:textId="77777777" w:rsidR="00FB296D" w:rsidRPr="00FB296D" w:rsidRDefault="00FB296D" w:rsidP="00FB296D">
                              <w:pPr>
                                <w:pStyle w:val="BodyText"/>
                                <w:ind w:left="0"/>
                                <w:rPr>
                                  <w:ins w:id="3097" w:author="Jeff Pitzen" w:date="2025-12-10T13:35:00Z" w16du:dateUtc="2025-12-10T18:35:00Z"/>
                                  <w:color w:val="000000" w:themeColor="text1"/>
                                  <w:sz w:val="14"/>
                                  <w:szCs w:val="16"/>
                                </w:rPr>
                              </w:pPr>
                              <w:ins w:id="3098" w:author="Jeff Pitzen" w:date="2025-12-10T13:35:00Z" w16du:dateUtc="2025-12-10T18:35:00Z">
                                <w:r w:rsidRPr="00FB296D">
                                  <w:rPr>
                                    <w:color w:val="000000" w:themeColor="text1"/>
                                    <w:sz w:val="14"/>
                                    <w:szCs w:val="16"/>
                                  </w:rPr>
                                  <w:t xml:space="preserve">            "repositoryName": "uw1-zlps-ecr-01",</w:t>
                                </w:r>
                              </w:ins>
                            </w:p>
                            <w:p w14:paraId="54EA5DC2" w14:textId="77777777" w:rsidR="00FB296D" w:rsidRPr="00FB296D" w:rsidRDefault="00FB296D" w:rsidP="00FB296D">
                              <w:pPr>
                                <w:pStyle w:val="BodyText"/>
                                <w:ind w:left="0"/>
                                <w:rPr>
                                  <w:ins w:id="3099" w:author="Jeff Pitzen" w:date="2025-12-10T13:35:00Z" w16du:dateUtc="2025-12-10T18:35:00Z"/>
                                  <w:color w:val="000000" w:themeColor="text1"/>
                                  <w:sz w:val="14"/>
                                  <w:szCs w:val="16"/>
                                </w:rPr>
                              </w:pPr>
                              <w:ins w:id="3100"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imageDigest</w:t>
                                </w:r>
                                <w:proofErr w:type="spellEnd"/>
                                <w:r w:rsidRPr="00FB296D">
                                  <w:rPr>
                                    <w:color w:val="000000" w:themeColor="text1"/>
                                    <w:sz w:val="14"/>
                                    <w:szCs w:val="16"/>
                                  </w:rPr>
                                  <w:t>": "sha256:87751cb96fffc6ad4697d35882fd3e7c609568f4345fd27e0c155a5a776f806b",</w:t>
                                </w:r>
                              </w:ins>
                            </w:p>
                            <w:p w14:paraId="3E1BC161" w14:textId="77777777" w:rsidR="00FB296D" w:rsidRPr="00FB296D" w:rsidRDefault="00FB296D" w:rsidP="00FB296D">
                              <w:pPr>
                                <w:pStyle w:val="BodyText"/>
                                <w:ind w:left="0"/>
                                <w:rPr>
                                  <w:ins w:id="3101" w:author="Jeff Pitzen" w:date="2025-12-10T13:35:00Z" w16du:dateUtc="2025-12-10T18:35:00Z"/>
                                  <w:color w:val="000000" w:themeColor="text1"/>
                                  <w:sz w:val="14"/>
                                  <w:szCs w:val="16"/>
                                </w:rPr>
                              </w:pPr>
                              <w:ins w:id="3102"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imageTags</w:t>
                                </w:r>
                                <w:proofErr w:type="spellEnd"/>
                                <w:r w:rsidRPr="00FB296D">
                                  <w:rPr>
                                    <w:color w:val="000000" w:themeColor="text1"/>
                                    <w:sz w:val="14"/>
                                    <w:szCs w:val="16"/>
                                  </w:rPr>
                                  <w:t>": [</w:t>
                                </w:r>
                              </w:ins>
                            </w:p>
                            <w:p w14:paraId="49D68147" w14:textId="77777777" w:rsidR="00FB296D" w:rsidRPr="00FB296D" w:rsidRDefault="00FB296D" w:rsidP="00FB296D">
                              <w:pPr>
                                <w:pStyle w:val="BodyText"/>
                                <w:ind w:left="0"/>
                                <w:rPr>
                                  <w:ins w:id="3103" w:author="Jeff Pitzen" w:date="2025-12-10T13:35:00Z" w16du:dateUtc="2025-12-10T18:35:00Z"/>
                                  <w:color w:val="000000" w:themeColor="text1"/>
                                  <w:sz w:val="14"/>
                                  <w:szCs w:val="16"/>
                                </w:rPr>
                              </w:pPr>
                              <w:ins w:id="3104" w:author="Jeff Pitzen" w:date="2025-12-10T13:35:00Z" w16du:dateUtc="2025-12-10T18:35:00Z">
                                <w:r w:rsidRPr="00FB296D">
                                  <w:rPr>
                                    <w:color w:val="000000" w:themeColor="text1"/>
                                    <w:sz w:val="14"/>
                                    <w:szCs w:val="16"/>
                                  </w:rPr>
                                  <w:t xml:space="preserve">                "</w:t>
                                </w:r>
                                <w:proofErr w:type="gramStart"/>
                                <w:r w:rsidRPr="00FB296D">
                                  <w:rPr>
                                    <w:color w:val="000000" w:themeColor="text1"/>
                                    <w:sz w:val="14"/>
                                    <w:szCs w:val="16"/>
                                  </w:rPr>
                                  <w:t>zltika</w:t>
                                </w:r>
                                <w:proofErr w:type="gramEnd"/>
                                <w:r w:rsidRPr="00FB296D">
                                  <w:rPr>
                                    <w:color w:val="000000" w:themeColor="text1"/>
                                    <w:sz w:val="14"/>
                                    <w:szCs w:val="16"/>
                                  </w:rPr>
                                  <w:t>-11.0.1-b123"</w:t>
                                </w:r>
                              </w:ins>
                            </w:p>
                            <w:p w14:paraId="452A4EDE" w14:textId="77777777" w:rsidR="00FB296D" w:rsidRPr="00FB296D" w:rsidRDefault="00FB296D" w:rsidP="00FB296D">
                              <w:pPr>
                                <w:pStyle w:val="BodyText"/>
                                <w:ind w:left="0"/>
                                <w:rPr>
                                  <w:ins w:id="3105" w:author="Jeff Pitzen" w:date="2025-12-10T13:35:00Z" w16du:dateUtc="2025-12-10T18:35:00Z"/>
                                  <w:color w:val="000000" w:themeColor="text1"/>
                                  <w:sz w:val="14"/>
                                  <w:szCs w:val="16"/>
                                </w:rPr>
                              </w:pPr>
                              <w:ins w:id="3106" w:author="Jeff Pitzen" w:date="2025-12-10T13:35:00Z" w16du:dateUtc="2025-12-10T18:35:00Z">
                                <w:r w:rsidRPr="00FB296D">
                                  <w:rPr>
                                    <w:color w:val="000000" w:themeColor="text1"/>
                                    <w:sz w:val="14"/>
                                    <w:szCs w:val="16"/>
                                  </w:rPr>
                                  <w:t xml:space="preserve">            ],</w:t>
                                </w:r>
                              </w:ins>
                            </w:p>
                            <w:p w14:paraId="03207ED5" w14:textId="77777777" w:rsidR="00FB296D" w:rsidRPr="00FB296D" w:rsidRDefault="00FB296D" w:rsidP="00FB296D">
                              <w:pPr>
                                <w:pStyle w:val="BodyText"/>
                                <w:ind w:left="0"/>
                                <w:rPr>
                                  <w:ins w:id="3107" w:author="Jeff Pitzen" w:date="2025-12-10T13:35:00Z" w16du:dateUtc="2025-12-10T18:35:00Z"/>
                                  <w:color w:val="000000" w:themeColor="text1"/>
                                  <w:sz w:val="14"/>
                                  <w:szCs w:val="16"/>
                                </w:rPr>
                              </w:pPr>
                              <w:ins w:id="3108"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imageSizeInBytes</w:t>
                                </w:r>
                                <w:proofErr w:type="spellEnd"/>
                                <w:r w:rsidRPr="00FB296D">
                                  <w:rPr>
                                    <w:color w:val="000000" w:themeColor="text1"/>
                                    <w:sz w:val="14"/>
                                    <w:szCs w:val="16"/>
                                  </w:rPr>
                                  <w:t>": 279521149,</w:t>
                                </w:r>
                              </w:ins>
                            </w:p>
                            <w:p w14:paraId="10AE5F3D" w14:textId="77777777" w:rsidR="00FB296D" w:rsidRPr="00FB296D" w:rsidRDefault="00FB296D" w:rsidP="00FB296D">
                              <w:pPr>
                                <w:pStyle w:val="BodyText"/>
                                <w:ind w:left="0"/>
                                <w:rPr>
                                  <w:ins w:id="3109" w:author="Jeff Pitzen" w:date="2025-12-10T13:35:00Z" w16du:dateUtc="2025-12-10T18:35:00Z"/>
                                  <w:color w:val="000000" w:themeColor="text1"/>
                                  <w:sz w:val="14"/>
                                  <w:szCs w:val="16"/>
                                </w:rPr>
                              </w:pPr>
                              <w:ins w:id="3110"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imagePushedAt</w:t>
                                </w:r>
                                <w:proofErr w:type="spellEnd"/>
                                <w:r w:rsidRPr="00FB296D">
                                  <w:rPr>
                                    <w:color w:val="000000" w:themeColor="text1"/>
                                    <w:sz w:val="14"/>
                                    <w:szCs w:val="16"/>
                                  </w:rPr>
                                  <w:t>": "2025-12-08T13:40:39.032000-05:00",</w:t>
                                </w:r>
                              </w:ins>
                            </w:p>
                            <w:p w14:paraId="0C8860F0" w14:textId="77777777" w:rsidR="00FB296D" w:rsidRPr="00FB296D" w:rsidRDefault="00FB296D" w:rsidP="00FB296D">
                              <w:pPr>
                                <w:pStyle w:val="BodyText"/>
                                <w:ind w:left="0"/>
                                <w:rPr>
                                  <w:ins w:id="3111" w:author="Jeff Pitzen" w:date="2025-12-10T13:35:00Z" w16du:dateUtc="2025-12-10T18:35:00Z"/>
                                  <w:color w:val="000000" w:themeColor="text1"/>
                                  <w:sz w:val="14"/>
                                  <w:szCs w:val="16"/>
                                </w:rPr>
                              </w:pPr>
                              <w:ins w:id="3112"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imageManifestMediaType</w:t>
                                </w:r>
                                <w:proofErr w:type="spellEnd"/>
                                <w:r w:rsidRPr="00FB296D">
                                  <w:rPr>
                                    <w:color w:val="000000" w:themeColor="text1"/>
                                    <w:sz w:val="14"/>
                                    <w:szCs w:val="16"/>
                                  </w:rPr>
                                  <w:t>": "</w:t>
                                </w:r>
                                <w:proofErr w:type="gramStart"/>
                                <w:r w:rsidRPr="00FB296D">
                                  <w:rPr>
                                    <w:color w:val="000000" w:themeColor="text1"/>
                                    <w:sz w:val="14"/>
                                    <w:szCs w:val="16"/>
                                  </w:rPr>
                                  <w:t>application/vnd.docker.distribution.manifest.list.v</w:t>
                                </w:r>
                                <w:proofErr w:type="gramEnd"/>
                                <w:r w:rsidRPr="00FB296D">
                                  <w:rPr>
                                    <w:color w:val="000000" w:themeColor="text1"/>
                                    <w:sz w:val="14"/>
                                    <w:szCs w:val="16"/>
                                  </w:rPr>
                                  <w:t>2+json",</w:t>
                                </w:r>
                              </w:ins>
                            </w:p>
                            <w:p w14:paraId="66FB7D06" w14:textId="77777777" w:rsidR="00FB296D" w:rsidRPr="00FB296D" w:rsidRDefault="00FB296D" w:rsidP="00FB296D">
                              <w:pPr>
                                <w:pStyle w:val="BodyText"/>
                                <w:ind w:left="0"/>
                                <w:rPr>
                                  <w:ins w:id="3113" w:author="Jeff Pitzen" w:date="2025-12-10T13:35:00Z" w16du:dateUtc="2025-12-10T18:35:00Z"/>
                                  <w:color w:val="000000" w:themeColor="text1"/>
                                  <w:sz w:val="14"/>
                                  <w:szCs w:val="16"/>
                                </w:rPr>
                              </w:pPr>
                              <w:ins w:id="3114" w:author="Jeff Pitzen" w:date="2025-12-10T13:35:00Z" w16du:dateUtc="2025-12-10T18:35:00Z">
                                <w:r w:rsidRPr="00FB296D">
                                  <w:rPr>
                                    <w:color w:val="000000" w:themeColor="text1"/>
                                    <w:sz w:val="14"/>
                                    <w:szCs w:val="16"/>
                                  </w:rPr>
                                  <w:t xml:space="preserve">            "</w:t>
                                </w:r>
                                <w:proofErr w:type="spellStart"/>
                                <w:r w:rsidRPr="00FB296D">
                                  <w:rPr>
                                    <w:color w:val="000000" w:themeColor="text1"/>
                                    <w:sz w:val="14"/>
                                    <w:szCs w:val="16"/>
                                  </w:rPr>
                                  <w:t>lastRecordedPullTime</w:t>
                                </w:r>
                                <w:proofErr w:type="spellEnd"/>
                                <w:r w:rsidRPr="00FB296D">
                                  <w:rPr>
                                    <w:color w:val="000000" w:themeColor="text1"/>
                                    <w:sz w:val="14"/>
                                    <w:szCs w:val="16"/>
                                  </w:rPr>
                                  <w:t>": "2025-12-09T15:17:29.151000-05:00"</w:t>
                                </w:r>
                              </w:ins>
                            </w:p>
                            <w:p w14:paraId="47AFD1F3" w14:textId="4E28023A" w:rsidR="006C22C8" w:rsidRPr="006C22C8" w:rsidRDefault="00FB296D" w:rsidP="00FB296D">
                              <w:pPr>
                                <w:pStyle w:val="BodyText"/>
                                <w:ind w:left="0"/>
                                <w:rPr>
                                  <w:ins w:id="3115" w:author="Jeff Pitzen" w:date="2025-12-10T13:31:00Z" w16du:dateUtc="2025-12-10T18:31:00Z"/>
                                  <w:color w:val="000000" w:themeColor="text1"/>
                                  <w:sz w:val="14"/>
                                  <w:szCs w:val="16"/>
                                </w:rPr>
                              </w:pPr>
                              <w:ins w:id="3116" w:author="Jeff Pitzen" w:date="2025-12-10T13:35:00Z" w16du:dateUtc="2025-12-10T18:35:00Z">
                                <w:r w:rsidRPr="00FB296D">
                                  <w:rPr>
                                    <w:color w:val="000000" w:themeColor="text1"/>
                                    <w:sz w:val="14"/>
                                    <w:szCs w:val="16"/>
                                  </w:rPr>
                                  <w:t xml:space="preserve">        },</w:t>
                                </w:r>
                              </w:ins>
                              <w:ins w:id="3117" w:author="Jeff Pitzen" w:date="2025-12-10T13:31:00Z" w16du:dateUtc="2025-12-10T18:31:00Z">
                                <w:r w:rsidR="006C22C8" w:rsidRPr="006C22C8">
                                  <w:rPr>
                                    <w:color w:val="000000" w:themeColor="text1"/>
                                    <w:sz w:val="14"/>
                                    <w:szCs w:val="16"/>
                                  </w:rPr>
                                  <w:t xml:space="preserve">        </w:t>
                                </w:r>
                              </w:ins>
                            </w:p>
                            <w:p w14:paraId="32D80F60" w14:textId="75C70713" w:rsidR="00B8252D" w:rsidRPr="006C22C8" w:rsidDel="006C22C8" w:rsidRDefault="006C22C8" w:rsidP="006C22C8">
                              <w:pPr>
                                <w:pStyle w:val="BodyText"/>
                                <w:ind w:left="0"/>
                                <w:rPr>
                                  <w:del w:id="3118" w:author="Jeff Pitzen" w:date="2025-12-10T13:31:00Z" w16du:dateUtc="2025-12-10T18:31:00Z"/>
                                  <w:b/>
                                  <w:bCs/>
                                  <w:color w:val="000000" w:themeColor="text1"/>
                                  <w:sz w:val="14"/>
                                  <w:szCs w:val="16"/>
                                  <w:rPrChange w:id="3119" w:author="Jeff Pitzen" w:date="2025-12-10T13:32:00Z" w16du:dateUtc="2025-12-10T18:32:00Z">
                                    <w:rPr>
                                      <w:del w:id="3120" w:author="Jeff Pitzen" w:date="2025-12-10T13:31:00Z" w16du:dateUtc="2025-12-10T18:31:00Z"/>
                                      <w:color w:val="000000" w:themeColor="text1"/>
                                      <w:sz w:val="14"/>
                                      <w:szCs w:val="16"/>
                                    </w:rPr>
                                  </w:rPrChange>
                                </w:rPr>
                                <w:pPrChange w:id="3121" w:author="Jeff Pitzen" w:date="2025-12-10T13:32:00Z" w16du:dateUtc="2025-12-10T18:32:00Z">
                                  <w:pPr>
                                    <w:pStyle w:val="BodyText"/>
                                    <w:ind w:left="0"/>
                                  </w:pPr>
                                </w:pPrChange>
                              </w:pPr>
                              <w:ins w:id="3122" w:author="Jeff Pitzen" w:date="2025-12-10T13:31:00Z" w16du:dateUtc="2025-12-10T18:31:00Z">
                                <w:r w:rsidRPr="006C22C8">
                                  <w:rPr>
                                    <w:b/>
                                    <w:bCs/>
                                    <w:color w:val="000000" w:themeColor="text1"/>
                                    <w:sz w:val="14"/>
                                    <w:szCs w:val="16"/>
                                    <w:rPrChange w:id="3123" w:author="Jeff Pitzen" w:date="2025-12-10T13:32:00Z" w16du:dateUtc="2025-12-10T18:32:00Z">
                                      <w:rPr>
                                        <w:color w:val="000000" w:themeColor="text1"/>
                                        <w:sz w:val="14"/>
                                        <w:szCs w:val="16"/>
                                      </w:rPr>
                                    </w:rPrChange>
                                  </w:rPr>
                                  <w:t xml:space="preserve">        </w:t>
                                </w:r>
                              </w:ins>
                              <w:ins w:id="3124" w:author="Jeff Pitzen" w:date="2025-12-10T13:32:00Z" w16du:dateUtc="2025-12-10T18:32:00Z">
                                <w:r w:rsidRPr="006C22C8">
                                  <w:rPr>
                                    <w:b/>
                                    <w:bCs/>
                                    <w:color w:val="000000" w:themeColor="text1"/>
                                    <w:sz w:val="14"/>
                                    <w:szCs w:val="16"/>
                                    <w:rPrChange w:id="3125" w:author="Jeff Pitzen" w:date="2025-12-10T13:32:00Z" w16du:dateUtc="2025-12-10T18:32:00Z">
                                      <w:rPr>
                                        <w:color w:val="000000" w:themeColor="text1"/>
                                        <w:sz w:val="14"/>
                                        <w:szCs w:val="16"/>
                                      </w:rPr>
                                    </w:rPrChange>
                                  </w:rPr>
                                  <w:t>TRUNCATED DUE TO LENGTH</w:t>
                                </w:r>
                              </w:ins>
                              <w:del w:id="3126" w:author="Jeff Pitzen" w:date="2025-12-10T13:31:00Z" w16du:dateUtc="2025-12-10T18:31:00Z">
                                <w:r w:rsidR="00B8252D" w:rsidRPr="006C22C8" w:rsidDel="006C22C8">
                                  <w:rPr>
                                    <w:b/>
                                    <w:bCs/>
                                    <w:color w:val="000000" w:themeColor="text1"/>
                                    <w:sz w:val="14"/>
                                    <w:szCs w:val="16"/>
                                    <w:rPrChange w:id="3127" w:author="Jeff Pitzen" w:date="2025-12-10T13:32:00Z" w16du:dateUtc="2025-12-10T18:32:00Z">
                                      <w:rPr>
                                        <w:color w:val="000000" w:themeColor="text1"/>
                                        <w:sz w:val="14"/>
                                        <w:szCs w:val="16"/>
                                      </w:rPr>
                                    </w:rPrChange>
                                  </w:rPr>
                                  <w:delText>{</w:delText>
                                </w:r>
                              </w:del>
                            </w:p>
                            <w:p w14:paraId="25D2A394" w14:textId="6A1B222F" w:rsidR="00B8252D" w:rsidRPr="00845201" w:rsidDel="006C22C8" w:rsidRDefault="00B8252D" w:rsidP="006C22C8">
                              <w:pPr>
                                <w:pStyle w:val="BodyText"/>
                                <w:ind w:left="0"/>
                                <w:rPr>
                                  <w:del w:id="3128" w:author="Jeff Pitzen" w:date="2025-12-10T13:31:00Z" w16du:dateUtc="2025-12-10T18:31:00Z"/>
                                  <w:color w:val="000000" w:themeColor="text1"/>
                                  <w:sz w:val="14"/>
                                  <w:szCs w:val="16"/>
                                </w:rPr>
                                <w:pPrChange w:id="3129" w:author="Jeff Pitzen" w:date="2025-12-10T13:32:00Z" w16du:dateUtc="2025-12-10T18:32:00Z">
                                  <w:pPr>
                                    <w:pStyle w:val="BodyText"/>
                                    <w:ind w:left="0"/>
                                  </w:pPr>
                                </w:pPrChange>
                              </w:pPr>
                              <w:del w:id="3130" w:author="Jeff Pitzen" w:date="2025-12-10T13:31:00Z" w16du:dateUtc="2025-12-10T18:31:00Z">
                                <w:r w:rsidRPr="00845201" w:rsidDel="006C22C8">
                                  <w:rPr>
                                    <w:color w:val="000000" w:themeColor="text1"/>
                                    <w:sz w:val="14"/>
                                    <w:szCs w:val="16"/>
                                  </w:rPr>
                                  <w:delText xml:space="preserve">    "repositories": [</w:delText>
                                </w:r>
                              </w:del>
                            </w:p>
                            <w:p w14:paraId="1CDA261B" w14:textId="2DFB4B5A" w:rsidR="00B8252D" w:rsidRPr="00845201" w:rsidDel="006C22C8" w:rsidRDefault="00B8252D" w:rsidP="006C22C8">
                              <w:pPr>
                                <w:pStyle w:val="BodyText"/>
                                <w:ind w:left="0"/>
                                <w:rPr>
                                  <w:del w:id="3131" w:author="Jeff Pitzen" w:date="2025-12-10T13:31:00Z" w16du:dateUtc="2025-12-10T18:31:00Z"/>
                                  <w:color w:val="000000" w:themeColor="text1"/>
                                  <w:sz w:val="14"/>
                                  <w:szCs w:val="16"/>
                                </w:rPr>
                                <w:pPrChange w:id="3132" w:author="Jeff Pitzen" w:date="2025-12-10T13:32:00Z" w16du:dateUtc="2025-12-10T18:32:00Z">
                                  <w:pPr>
                                    <w:pStyle w:val="BodyText"/>
                                    <w:ind w:left="0"/>
                                  </w:pPr>
                                </w:pPrChange>
                              </w:pPr>
                              <w:del w:id="3133" w:author="Jeff Pitzen" w:date="2025-12-10T13:31:00Z" w16du:dateUtc="2025-12-10T18:31:00Z">
                                <w:r w:rsidRPr="00845201" w:rsidDel="006C22C8">
                                  <w:rPr>
                                    <w:color w:val="000000" w:themeColor="text1"/>
                                    <w:sz w:val="14"/>
                                    <w:szCs w:val="16"/>
                                  </w:rPr>
                                  <w:delText xml:space="preserve">        {</w:delText>
                                </w:r>
                              </w:del>
                            </w:p>
                            <w:p w14:paraId="77F49C44" w14:textId="1C869337" w:rsidR="00B8252D" w:rsidRPr="00845201" w:rsidDel="006C22C8" w:rsidRDefault="00B8252D" w:rsidP="006C22C8">
                              <w:pPr>
                                <w:pStyle w:val="BodyText"/>
                                <w:ind w:left="0"/>
                                <w:rPr>
                                  <w:del w:id="3134" w:author="Jeff Pitzen" w:date="2025-12-10T13:31:00Z" w16du:dateUtc="2025-12-10T18:31:00Z"/>
                                  <w:color w:val="000000" w:themeColor="text1"/>
                                  <w:sz w:val="14"/>
                                  <w:szCs w:val="16"/>
                                </w:rPr>
                                <w:pPrChange w:id="3135" w:author="Jeff Pitzen" w:date="2025-12-10T13:32:00Z" w16du:dateUtc="2025-12-10T18:32:00Z">
                                  <w:pPr>
                                    <w:pStyle w:val="BodyText"/>
                                    <w:ind w:left="0"/>
                                  </w:pPr>
                                </w:pPrChange>
                              </w:pPr>
                              <w:del w:id="3136" w:author="Jeff Pitzen" w:date="2025-12-10T13:31:00Z" w16du:dateUtc="2025-12-10T18:31:00Z">
                                <w:r w:rsidRPr="00845201" w:rsidDel="006C22C8">
                                  <w:rPr>
                                    <w:color w:val="000000" w:themeColor="text1"/>
                                    <w:sz w:val="14"/>
                                    <w:szCs w:val="16"/>
                                  </w:rPr>
                                  <w:delText xml:space="preserve">            "repositoryArn": "arn:aws:ecr:us-west-1:995553364920:repository/uw1-zlps-ecr-01",</w:delText>
                                </w:r>
                              </w:del>
                            </w:p>
                            <w:p w14:paraId="7E1BE153" w14:textId="71CA5E73" w:rsidR="00B8252D" w:rsidRPr="00845201" w:rsidDel="006C22C8" w:rsidRDefault="00B8252D" w:rsidP="006C22C8">
                              <w:pPr>
                                <w:pStyle w:val="BodyText"/>
                                <w:ind w:left="0"/>
                                <w:rPr>
                                  <w:del w:id="3137" w:author="Jeff Pitzen" w:date="2025-12-10T13:31:00Z" w16du:dateUtc="2025-12-10T18:31:00Z"/>
                                  <w:color w:val="000000" w:themeColor="text1"/>
                                  <w:sz w:val="14"/>
                                  <w:szCs w:val="16"/>
                                </w:rPr>
                                <w:pPrChange w:id="3138" w:author="Jeff Pitzen" w:date="2025-12-10T13:32:00Z" w16du:dateUtc="2025-12-10T18:32:00Z">
                                  <w:pPr>
                                    <w:pStyle w:val="BodyText"/>
                                    <w:ind w:left="0"/>
                                  </w:pPr>
                                </w:pPrChange>
                              </w:pPr>
                              <w:del w:id="3139" w:author="Jeff Pitzen" w:date="2025-12-10T13:31:00Z" w16du:dateUtc="2025-12-10T18:31:00Z">
                                <w:r w:rsidRPr="00845201" w:rsidDel="006C22C8">
                                  <w:rPr>
                                    <w:color w:val="000000" w:themeColor="text1"/>
                                    <w:sz w:val="14"/>
                                    <w:szCs w:val="16"/>
                                  </w:rPr>
                                  <w:delText xml:space="preserve">            "registryId": "995553364920",</w:delText>
                                </w:r>
                              </w:del>
                            </w:p>
                            <w:p w14:paraId="0EA01A7A" w14:textId="7B9647D4" w:rsidR="00B8252D" w:rsidRPr="00845201" w:rsidDel="006C22C8" w:rsidRDefault="00B8252D" w:rsidP="006C22C8">
                              <w:pPr>
                                <w:pStyle w:val="BodyText"/>
                                <w:ind w:left="0"/>
                                <w:rPr>
                                  <w:del w:id="3140" w:author="Jeff Pitzen" w:date="2025-12-10T13:31:00Z" w16du:dateUtc="2025-12-10T18:31:00Z"/>
                                  <w:color w:val="000000" w:themeColor="text1"/>
                                  <w:sz w:val="14"/>
                                  <w:szCs w:val="16"/>
                                </w:rPr>
                                <w:pPrChange w:id="3141" w:author="Jeff Pitzen" w:date="2025-12-10T13:32:00Z" w16du:dateUtc="2025-12-10T18:32:00Z">
                                  <w:pPr>
                                    <w:pStyle w:val="BodyText"/>
                                    <w:ind w:left="0"/>
                                  </w:pPr>
                                </w:pPrChange>
                              </w:pPr>
                              <w:del w:id="3142" w:author="Jeff Pitzen" w:date="2025-12-10T13:31:00Z" w16du:dateUtc="2025-12-10T18:31:00Z">
                                <w:r w:rsidRPr="00845201" w:rsidDel="006C22C8">
                                  <w:rPr>
                                    <w:color w:val="000000" w:themeColor="text1"/>
                                    <w:sz w:val="14"/>
                                    <w:szCs w:val="16"/>
                                  </w:rPr>
                                  <w:delText xml:space="preserve">            "repositoryName": "uw1-zlps-ecr-01",</w:delText>
                                </w:r>
                              </w:del>
                            </w:p>
                            <w:p w14:paraId="2F246E66" w14:textId="4F4E7924" w:rsidR="00B8252D" w:rsidRPr="00845201" w:rsidDel="006C22C8" w:rsidRDefault="00B8252D" w:rsidP="006C22C8">
                              <w:pPr>
                                <w:pStyle w:val="BodyText"/>
                                <w:ind w:left="0"/>
                                <w:rPr>
                                  <w:del w:id="3143" w:author="Jeff Pitzen" w:date="2025-12-10T13:31:00Z" w16du:dateUtc="2025-12-10T18:31:00Z"/>
                                  <w:color w:val="000000" w:themeColor="text1"/>
                                  <w:sz w:val="14"/>
                                  <w:szCs w:val="16"/>
                                </w:rPr>
                                <w:pPrChange w:id="3144" w:author="Jeff Pitzen" w:date="2025-12-10T13:32:00Z" w16du:dateUtc="2025-12-10T18:32:00Z">
                                  <w:pPr>
                                    <w:pStyle w:val="BodyText"/>
                                    <w:ind w:left="0"/>
                                  </w:pPr>
                                </w:pPrChange>
                              </w:pPr>
                              <w:del w:id="3145" w:author="Jeff Pitzen" w:date="2025-12-10T13:31:00Z" w16du:dateUtc="2025-12-10T18:31:00Z">
                                <w:r w:rsidRPr="00845201" w:rsidDel="006C22C8">
                                  <w:rPr>
                                    <w:color w:val="000000" w:themeColor="text1"/>
                                    <w:sz w:val="14"/>
                                    <w:szCs w:val="16"/>
                                  </w:rPr>
                                  <w:delText xml:space="preserve">            "repositoryUri": "995553364920.dkr.ecr.us-west-1.amazonaws.com/uw1-zlps-ecr-01",</w:delText>
                                </w:r>
                              </w:del>
                            </w:p>
                            <w:p w14:paraId="23ABFBC0" w14:textId="108A2DED" w:rsidR="00B8252D" w:rsidRPr="00845201" w:rsidDel="006C22C8" w:rsidRDefault="00B8252D" w:rsidP="006C22C8">
                              <w:pPr>
                                <w:pStyle w:val="BodyText"/>
                                <w:ind w:left="0"/>
                                <w:rPr>
                                  <w:del w:id="3146" w:author="Jeff Pitzen" w:date="2025-12-10T13:31:00Z" w16du:dateUtc="2025-12-10T18:31:00Z"/>
                                  <w:color w:val="000000" w:themeColor="text1"/>
                                  <w:sz w:val="14"/>
                                  <w:szCs w:val="16"/>
                                </w:rPr>
                                <w:pPrChange w:id="3147" w:author="Jeff Pitzen" w:date="2025-12-10T13:32:00Z" w16du:dateUtc="2025-12-10T18:32:00Z">
                                  <w:pPr>
                                    <w:pStyle w:val="BodyText"/>
                                    <w:ind w:left="0"/>
                                  </w:pPr>
                                </w:pPrChange>
                              </w:pPr>
                              <w:del w:id="3148" w:author="Jeff Pitzen" w:date="2025-12-10T13:31:00Z" w16du:dateUtc="2025-12-10T18:31:00Z">
                                <w:r w:rsidRPr="00845201" w:rsidDel="006C22C8">
                                  <w:rPr>
                                    <w:color w:val="000000" w:themeColor="text1"/>
                                    <w:sz w:val="14"/>
                                    <w:szCs w:val="16"/>
                                  </w:rPr>
                                  <w:delText xml:space="preserve">            "createdAt": "2025-11-25T13:52:33.796000-05:00",</w:delText>
                                </w:r>
                              </w:del>
                            </w:p>
                            <w:p w14:paraId="17E5AD2C" w14:textId="20109A64" w:rsidR="00B8252D" w:rsidRPr="00845201" w:rsidDel="006C22C8" w:rsidRDefault="00B8252D" w:rsidP="006C22C8">
                              <w:pPr>
                                <w:pStyle w:val="BodyText"/>
                                <w:ind w:left="0"/>
                                <w:rPr>
                                  <w:del w:id="3149" w:author="Jeff Pitzen" w:date="2025-12-10T13:31:00Z" w16du:dateUtc="2025-12-10T18:31:00Z"/>
                                  <w:color w:val="000000" w:themeColor="text1"/>
                                  <w:sz w:val="14"/>
                                  <w:szCs w:val="16"/>
                                </w:rPr>
                                <w:pPrChange w:id="3150" w:author="Jeff Pitzen" w:date="2025-12-10T13:32:00Z" w16du:dateUtc="2025-12-10T18:32:00Z">
                                  <w:pPr>
                                    <w:pStyle w:val="BodyText"/>
                                    <w:ind w:left="0"/>
                                  </w:pPr>
                                </w:pPrChange>
                              </w:pPr>
                              <w:del w:id="3151" w:author="Jeff Pitzen" w:date="2025-12-10T13:31:00Z" w16du:dateUtc="2025-12-10T18:31:00Z">
                                <w:r w:rsidRPr="00845201" w:rsidDel="006C22C8">
                                  <w:rPr>
                                    <w:color w:val="000000" w:themeColor="text1"/>
                                    <w:sz w:val="14"/>
                                    <w:szCs w:val="16"/>
                                  </w:rPr>
                                  <w:delText xml:space="preserve">            "imageTagMutability": "MUTABLE",</w:delText>
                                </w:r>
                              </w:del>
                            </w:p>
                            <w:p w14:paraId="61314234" w14:textId="37FFB822" w:rsidR="00B8252D" w:rsidRPr="00845201" w:rsidDel="006C22C8" w:rsidRDefault="00B8252D" w:rsidP="006C22C8">
                              <w:pPr>
                                <w:pStyle w:val="BodyText"/>
                                <w:ind w:left="0"/>
                                <w:rPr>
                                  <w:del w:id="3152" w:author="Jeff Pitzen" w:date="2025-12-10T13:31:00Z" w16du:dateUtc="2025-12-10T18:31:00Z"/>
                                  <w:color w:val="000000" w:themeColor="text1"/>
                                  <w:sz w:val="14"/>
                                  <w:szCs w:val="16"/>
                                </w:rPr>
                                <w:pPrChange w:id="3153" w:author="Jeff Pitzen" w:date="2025-12-10T13:32:00Z" w16du:dateUtc="2025-12-10T18:32:00Z">
                                  <w:pPr>
                                    <w:pStyle w:val="BodyText"/>
                                    <w:ind w:left="0"/>
                                  </w:pPr>
                                </w:pPrChange>
                              </w:pPr>
                              <w:del w:id="3154" w:author="Jeff Pitzen" w:date="2025-12-10T13:31:00Z" w16du:dateUtc="2025-12-10T18:31:00Z">
                                <w:r w:rsidRPr="00845201" w:rsidDel="006C22C8">
                                  <w:rPr>
                                    <w:color w:val="000000" w:themeColor="text1"/>
                                    <w:sz w:val="14"/>
                                    <w:szCs w:val="16"/>
                                  </w:rPr>
                                  <w:delText xml:space="preserve">            "imageScanningConfiguration": {</w:delText>
                                </w:r>
                              </w:del>
                            </w:p>
                            <w:p w14:paraId="39C5C133" w14:textId="6847C6F7" w:rsidR="00B8252D" w:rsidRPr="00845201" w:rsidDel="006C22C8" w:rsidRDefault="00B8252D" w:rsidP="006C22C8">
                              <w:pPr>
                                <w:pStyle w:val="BodyText"/>
                                <w:ind w:left="0"/>
                                <w:rPr>
                                  <w:del w:id="3155" w:author="Jeff Pitzen" w:date="2025-12-10T13:31:00Z" w16du:dateUtc="2025-12-10T18:31:00Z"/>
                                  <w:color w:val="000000" w:themeColor="text1"/>
                                  <w:sz w:val="14"/>
                                  <w:szCs w:val="16"/>
                                </w:rPr>
                                <w:pPrChange w:id="3156" w:author="Jeff Pitzen" w:date="2025-12-10T13:32:00Z" w16du:dateUtc="2025-12-10T18:32:00Z">
                                  <w:pPr>
                                    <w:pStyle w:val="BodyText"/>
                                    <w:ind w:left="0"/>
                                  </w:pPr>
                                </w:pPrChange>
                              </w:pPr>
                              <w:del w:id="3157" w:author="Jeff Pitzen" w:date="2025-12-10T13:31:00Z" w16du:dateUtc="2025-12-10T18:31:00Z">
                                <w:r w:rsidRPr="00845201" w:rsidDel="006C22C8">
                                  <w:rPr>
                                    <w:color w:val="000000" w:themeColor="text1"/>
                                    <w:sz w:val="14"/>
                                    <w:szCs w:val="16"/>
                                  </w:rPr>
                                  <w:delText xml:space="preserve">                "scanOnPush": true</w:delText>
                                </w:r>
                              </w:del>
                            </w:p>
                            <w:p w14:paraId="7291821D" w14:textId="24A8F109" w:rsidR="00B8252D" w:rsidRPr="00845201" w:rsidDel="006C22C8" w:rsidRDefault="00B8252D" w:rsidP="006C22C8">
                              <w:pPr>
                                <w:pStyle w:val="BodyText"/>
                                <w:ind w:left="0"/>
                                <w:rPr>
                                  <w:del w:id="3158" w:author="Jeff Pitzen" w:date="2025-12-10T13:31:00Z" w16du:dateUtc="2025-12-10T18:31:00Z"/>
                                  <w:color w:val="000000" w:themeColor="text1"/>
                                  <w:sz w:val="14"/>
                                  <w:szCs w:val="16"/>
                                </w:rPr>
                                <w:pPrChange w:id="3159" w:author="Jeff Pitzen" w:date="2025-12-10T13:32:00Z" w16du:dateUtc="2025-12-10T18:32:00Z">
                                  <w:pPr>
                                    <w:pStyle w:val="BodyText"/>
                                    <w:ind w:left="0"/>
                                  </w:pPr>
                                </w:pPrChange>
                              </w:pPr>
                              <w:del w:id="3160" w:author="Jeff Pitzen" w:date="2025-12-10T13:31:00Z" w16du:dateUtc="2025-12-10T18:31:00Z">
                                <w:r w:rsidRPr="00845201" w:rsidDel="006C22C8">
                                  <w:rPr>
                                    <w:color w:val="000000" w:themeColor="text1"/>
                                    <w:sz w:val="14"/>
                                    <w:szCs w:val="16"/>
                                  </w:rPr>
                                  <w:delText xml:space="preserve">            },</w:delText>
                                </w:r>
                              </w:del>
                            </w:p>
                            <w:p w14:paraId="53398267" w14:textId="0033B10D" w:rsidR="00B8252D" w:rsidRPr="00845201" w:rsidDel="006C22C8" w:rsidRDefault="00B8252D" w:rsidP="006C22C8">
                              <w:pPr>
                                <w:pStyle w:val="BodyText"/>
                                <w:ind w:left="0"/>
                                <w:rPr>
                                  <w:del w:id="3161" w:author="Jeff Pitzen" w:date="2025-12-10T13:31:00Z" w16du:dateUtc="2025-12-10T18:31:00Z"/>
                                  <w:color w:val="000000" w:themeColor="text1"/>
                                  <w:sz w:val="14"/>
                                  <w:szCs w:val="16"/>
                                </w:rPr>
                                <w:pPrChange w:id="3162" w:author="Jeff Pitzen" w:date="2025-12-10T13:32:00Z" w16du:dateUtc="2025-12-10T18:32:00Z">
                                  <w:pPr>
                                    <w:pStyle w:val="BodyText"/>
                                    <w:ind w:left="0"/>
                                  </w:pPr>
                                </w:pPrChange>
                              </w:pPr>
                              <w:del w:id="3163" w:author="Jeff Pitzen" w:date="2025-12-10T13:31:00Z" w16du:dateUtc="2025-12-10T18:31:00Z">
                                <w:r w:rsidRPr="00845201" w:rsidDel="006C22C8">
                                  <w:rPr>
                                    <w:color w:val="000000" w:themeColor="text1"/>
                                    <w:sz w:val="14"/>
                                    <w:szCs w:val="16"/>
                                  </w:rPr>
                                  <w:delText xml:space="preserve">            "encryptionConfiguration": {</w:delText>
                                </w:r>
                              </w:del>
                            </w:p>
                            <w:p w14:paraId="604C8A99" w14:textId="5A1BFDD6" w:rsidR="00B8252D" w:rsidRPr="00845201" w:rsidDel="006C22C8" w:rsidRDefault="00B8252D" w:rsidP="006C22C8">
                              <w:pPr>
                                <w:pStyle w:val="BodyText"/>
                                <w:ind w:left="0"/>
                                <w:rPr>
                                  <w:del w:id="3164" w:author="Jeff Pitzen" w:date="2025-12-10T13:31:00Z" w16du:dateUtc="2025-12-10T18:31:00Z"/>
                                  <w:color w:val="000000" w:themeColor="text1"/>
                                  <w:sz w:val="14"/>
                                  <w:szCs w:val="16"/>
                                </w:rPr>
                                <w:pPrChange w:id="3165" w:author="Jeff Pitzen" w:date="2025-12-10T13:32:00Z" w16du:dateUtc="2025-12-10T18:32:00Z">
                                  <w:pPr>
                                    <w:pStyle w:val="BodyText"/>
                                    <w:ind w:left="0"/>
                                  </w:pPr>
                                </w:pPrChange>
                              </w:pPr>
                              <w:del w:id="3166" w:author="Jeff Pitzen" w:date="2025-12-10T13:31:00Z" w16du:dateUtc="2025-12-10T18:31:00Z">
                                <w:r w:rsidRPr="00845201" w:rsidDel="006C22C8">
                                  <w:rPr>
                                    <w:color w:val="000000" w:themeColor="text1"/>
                                    <w:sz w:val="14"/>
                                    <w:szCs w:val="16"/>
                                  </w:rPr>
                                  <w:delText xml:space="preserve">                "encryptionType": "AES256"</w:delText>
                                </w:r>
                              </w:del>
                            </w:p>
                            <w:p w14:paraId="736DFFF9" w14:textId="7EE5EAD5" w:rsidR="00B8252D" w:rsidRPr="00845201" w:rsidDel="006C22C8" w:rsidRDefault="00B8252D" w:rsidP="006C22C8">
                              <w:pPr>
                                <w:pStyle w:val="BodyText"/>
                                <w:ind w:left="0"/>
                                <w:rPr>
                                  <w:del w:id="3167" w:author="Jeff Pitzen" w:date="2025-12-10T13:31:00Z" w16du:dateUtc="2025-12-10T18:31:00Z"/>
                                  <w:color w:val="000000" w:themeColor="text1"/>
                                  <w:sz w:val="14"/>
                                  <w:szCs w:val="16"/>
                                </w:rPr>
                                <w:pPrChange w:id="3168" w:author="Jeff Pitzen" w:date="2025-12-10T13:32:00Z" w16du:dateUtc="2025-12-10T18:32:00Z">
                                  <w:pPr>
                                    <w:pStyle w:val="BodyText"/>
                                    <w:ind w:left="0"/>
                                  </w:pPr>
                                </w:pPrChange>
                              </w:pPr>
                              <w:del w:id="3169" w:author="Jeff Pitzen" w:date="2025-12-10T13:31:00Z" w16du:dateUtc="2025-12-10T18:31:00Z">
                                <w:r w:rsidRPr="00845201" w:rsidDel="006C22C8">
                                  <w:rPr>
                                    <w:color w:val="000000" w:themeColor="text1"/>
                                    <w:sz w:val="14"/>
                                    <w:szCs w:val="16"/>
                                  </w:rPr>
                                  <w:delText xml:space="preserve">            }</w:delText>
                                </w:r>
                              </w:del>
                            </w:p>
                            <w:p w14:paraId="5E01DEFA" w14:textId="556EF1C7" w:rsidR="00B8252D" w:rsidRPr="00845201" w:rsidDel="006C22C8" w:rsidRDefault="00B8252D" w:rsidP="006C22C8">
                              <w:pPr>
                                <w:pStyle w:val="BodyText"/>
                                <w:ind w:left="0"/>
                                <w:rPr>
                                  <w:del w:id="3170" w:author="Jeff Pitzen" w:date="2025-12-10T13:31:00Z" w16du:dateUtc="2025-12-10T18:31:00Z"/>
                                  <w:color w:val="000000" w:themeColor="text1"/>
                                  <w:sz w:val="14"/>
                                  <w:szCs w:val="16"/>
                                </w:rPr>
                                <w:pPrChange w:id="3171" w:author="Jeff Pitzen" w:date="2025-12-10T13:32:00Z" w16du:dateUtc="2025-12-10T18:32:00Z">
                                  <w:pPr>
                                    <w:pStyle w:val="BodyText"/>
                                    <w:ind w:left="0"/>
                                  </w:pPr>
                                </w:pPrChange>
                              </w:pPr>
                              <w:del w:id="3172" w:author="Jeff Pitzen" w:date="2025-12-10T13:31:00Z" w16du:dateUtc="2025-12-10T18:31:00Z">
                                <w:r w:rsidRPr="00845201" w:rsidDel="006C22C8">
                                  <w:rPr>
                                    <w:color w:val="000000" w:themeColor="text1"/>
                                    <w:sz w:val="14"/>
                                    <w:szCs w:val="16"/>
                                  </w:rPr>
                                  <w:delText xml:space="preserve">        }</w:delText>
                                </w:r>
                              </w:del>
                            </w:p>
                            <w:p w14:paraId="08D40FD7" w14:textId="1C3E37A3" w:rsidR="00B8252D" w:rsidRPr="00845201" w:rsidDel="006C22C8" w:rsidRDefault="00B8252D" w:rsidP="006C22C8">
                              <w:pPr>
                                <w:pStyle w:val="BodyText"/>
                                <w:ind w:left="0"/>
                                <w:rPr>
                                  <w:del w:id="3173" w:author="Jeff Pitzen" w:date="2025-12-10T13:31:00Z" w16du:dateUtc="2025-12-10T18:31:00Z"/>
                                  <w:color w:val="000000" w:themeColor="text1"/>
                                  <w:sz w:val="14"/>
                                  <w:szCs w:val="16"/>
                                </w:rPr>
                                <w:pPrChange w:id="3174" w:author="Jeff Pitzen" w:date="2025-12-10T13:32:00Z" w16du:dateUtc="2025-12-10T18:32:00Z">
                                  <w:pPr>
                                    <w:pStyle w:val="BodyText"/>
                                    <w:ind w:left="0"/>
                                  </w:pPr>
                                </w:pPrChange>
                              </w:pPr>
                              <w:del w:id="3175" w:author="Jeff Pitzen" w:date="2025-12-10T13:31:00Z" w16du:dateUtc="2025-12-10T18:31:00Z">
                                <w:r w:rsidRPr="00845201" w:rsidDel="006C22C8">
                                  <w:rPr>
                                    <w:color w:val="000000" w:themeColor="text1"/>
                                    <w:sz w:val="14"/>
                                    <w:szCs w:val="16"/>
                                  </w:rPr>
                                  <w:delText xml:space="preserve">    ]</w:delText>
                                </w:r>
                              </w:del>
                            </w:p>
                            <w:p w14:paraId="4A70579D" w14:textId="19E9219D" w:rsidR="00B8252D" w:rsidRPr="007C3D79" w:rsidRDefault="00B8252D" w:rsidP="006C22C8">
                              <w:pPr>
                                <w:pStyle w:val="BodyText"/>
                                <w:ind w:left="0"/>
                                <w:rPr>
                                  <w:color w:val="000000" w:themeColor="text1"/>
                                  <w:sz w:val="16"/>
                                  <w:szCs w:val="16"/>
                                </w:rPr>
                              </w:pPr>
                              <w:del w:id="3176" w:author="Jeff Pitzen" w:date="2025-12-10T13:31:00Z" w16du:dateUtc="2025-12-10T18:31:00Z">
                                <w:r w:rsidRPr="00845201" w:rsidDel="006C22C8">
                                  <w:rPr>
                                    <w:color w:val="000000" w:themeColor="text1"/>
                                    <w:sz w:val="14"/>
                                    <w:szCs w:val="16"/>
                                  </w:rPr>
                                  <w:delText>}</w:delText>
                                </w:r>
                              </w:del>
                            </w:p>
                          </w:txbxContent>
                        </v:textbox>
                      </v:rect>
                    </w:pict>
                  </mc:Fallback>
                </mc:AlternateContent>
              </w:r>
            </w:ins>
          </w:p>
        </w:tc>
      </w:tr>
      <w:tr w:rsidR="00B8252D" w14:paraId="7A9B31D5" w14:textId="77777777" w:rsidTr="007C3D79">
        <w:trPr>
          <w:ins w:id="3177" w:author="Jeff Pitzen" w:date="2025-12-10T12:50:00Z" w16du:dateUtc="2025-12-10T17:50:00Z"/>
        </w:trPr>
        <w:tc>
          <w:tcPr>
            <w:tcW w:w="10070" w:type="dxa"/>
            <w:gridSpan w:val="2"/>
          </w:tcPr>
          <w:p w14:paraId="0CCC1519" w14:textId="77777777" w:rsidR="00A57F64" w:rsidRPr="00A57F64" w:rsidRDefault="00A57F64" w:rsidP="00A57F64">
            <w:pPr>
              <w:pStyle w:val="BodyText"/>
              <w:ind w:left="0"/>
              <w:rPr>
                <w:ins w:id="3178" w:author="Jeff Pitzen" w:date="2025-12-10T13:33:00Z" w16du:dateUtc="2025-12-10T18:33:00Z"/>
                <w:b/>
                <w:bCs/>
                <w:sz w:val="14"/>
                <w:szCs w:val="16"/>
              </w:rPr>
            </w:pPr>
            <w:ins w:id="3179" w:author="Jeff Pitzen" w:date="2025-12-10T13:33:00Z" w16du:dateUtc="2025-12-10T18:33:00Z">
              <w:r w:rsidRPr="00A57F64">
                <w:rPr>
                  <w:b/>
                  <w:bCs/>
                  <w:sz w:val="14"/>
                  <w:szCs w:val="16"/>
                </w:rPr>
                <w:t>EXPLANATION:</w:t>
              </w:r>
            </w:ins>
          </w:p>
          <w:p w14:paraId="0C522578" w14:textId="40346A88" w:rsidR="00A57F64" w:rsidRPr="00A57F64" w:rsidRDefault="00A57F64" w:rsidP="00A57F64">
            <w:pPr>
              <w:pStyle w:val="BodyText"/>
              <w:numPr>
                <w:ilvl w:val="0"/>
                <w:numId w:val="37"/>
              </w:numPr>
              <w:rPr>
                <w:ins w:id="3180" w:author="Jeff Pitzen" w:date="2025-12-10T13:33:00Z" w16du:dateUtc="2025-12-10T18:33:00Z"/>
                <w:sz w:val="14"/>
                <w:szCs w:val="16"/>
                <w:rPrChange w:id="3181" w:author="Jeff Pitzen" w:date="2025-12-10T13:33:00Z" w16du:dateUtc="2025-12-10T18:33:00Z">
                  <w:rPr>
                    <w:ins w:id="3182" w:author="Jeff Pitzen" w:date="2025-12-10T13:33:00Z" w16du:dateUtc="2025-12-10T18:33:00Z"/>
                    <w:b/>
                    <w:bCs/>
                    <w:sz w:val="14"/>
                    <w:szCs w:val="16"/>
                  </w:rPr>
                </w:rPrChange>
              </w:rPr>
              <w:pPrChange w:id="3183" w:author="Jeff Pitzen" w:date="2025-12-10T13:33:00Z" w16du:dateUtc="2025-12-10T18:33:00Z">
                <w:pPr>
                  <w:pStyle w:val="BodyText"/>
                  <w:ind w:left="0"/>
                </w:pPr>
              </w:pPrChange>
            </w:pPr>
            <w:ins w:id="3184" w:author="Jeff Pitzen" w:date="2025-12-10T13:33:00Z" w16du:dateUtc="2025-12-10T18:33:00Z">
              <w:r w:rsidRPr="00A57F64">
                <w:rPr>
                  <w:sz w:val="14"/>
                  <w:szCs w:val="16"/>
                  <w:rPrChange w:id="3185" w:author="Jeff Pitzen" w:date="2025-12-10T13:33:00Z" w16du:dateUtc="2025-12-10T18:33:00Z">
                    <w:rPr>
                      <w:b/>
                      <w:bCs/>
                      <w:sz w:val="14"/>
                      <w:szCs w:val="16"/>
                    </w:rPr>
                  </w:rPrChange>
                </w:rPr>
                <w:t>Lists all images stored in the repository with their tags, sizes, and push dates</w:t>
              </w:r>
            </w:ins>
          </w:p>
          <w:p w14:paraId="467427B6" w14:textId="09B52C2C" w:rsidR="00A57F64" w:rsidRPr="00A57F64" w:rsidRDefault="00A57F64" w:rsidP="00A57F64">
            <w:pPr>
              <w:pStyle w:val="BodyText"/>
              <w:numPr>
                <w:ilvl w:val="0"/>
                <w:numId w:val="37"/>
              </w:numPr>
              <w:rPr>
                <w:ins w:id="3186" w:author="Jeff Pitzen" w:date="2025-12-10T13:33:00Z" w16du:dateUtc="2025-12-10T18:33:00Z"/>
                <w:sz w:val="14"/>
                <w:szCs w:val="16"/>
                <w:rPrChange w:id="3187" w:author="Jeff Pitzen" w:date="2025-12-10T13:33:00Z" w16du:dateUtc="2025-12-10T18:33:00Z">
                  <w:rPr>
                    <w:ins w:id="3188" w:author="Jeff Pitzen" w:date="2025-12-10T13:33:00Z" w16du:dateUtc="2025-12-10T18:33:00Z"/>
                    <w:b/>
                    <w:bCs/>
                    <w:sz w:val="14"/>
                    <w:szCs w:val="16"/>
                  </w:rPr>
                </w:rPrChange>
              </w:rPr>
              <w:pPrChange w:id="3189" w:author="Jeff Pitzen" w:date="2025-12-10T13:33:00Z" w16du:dateUtc="2025-12-10T18:33:00Z">
                <w:pPr>
                  <w:pStyle w:val="BodyText"/>
                  <w:ind w:left="0"/>
                </w:pPr>
              </w:pPrChange>
            </w:pPr>
            <w:ins w:id="3190" w:author="Jeff Pitzen" w:date="2025-12-10T13:33:00Z" w16du:dateUtc="2025-12-10T18:33:00Z">
              <w:r w:rsidRPr="00A57F64">
                <w:rPr>
                  <w:sz w:val="14"/>
                  <w:szCs w:val="16"/>
                  <w:rPrChange w:id="3191" w:author="Jeff Pitzen" w:date="2025-12-10T13:33:00Z" w16du:dateUtc="2025-12-10T18:33:00Z">
                    <w:rPr>
                      <w:b/>
                      <w:bCs/>
                      <w:sz w:val="14"/>
                      <w:szCs w:val="16"/>
                    </w:rPr>
                  </w:rPrChange>
                </w:rPr>
                <w:t>Confirms the images exist before attempting to deploy pods</w:t>
              </w:r>
            </w:ins>
          </w:p>
          <w:p w14:paraId="71245704" w14:textId="2250F4B7" w:rsidR="00A57F64" w:rsidRPr="00A57F64" w:rsidRDefault="00A57F64" w:rsidP="00A57F64">
            <w:pPr>
              <w:pStyle w:val="BodyText"/>
              <w:numPr>
                <w:ilvl w:val="0"/>
                <w:numId w:val="37"/>
              </w:numPr>
              <w:rPr>
                <w:ins w:id="3192" w:author="Jeff Pitzen" w:date="2025-12-10T13:33:00Z" w16du:dateUtc="2025-12-10T18:33:00Z"/>
                <w:sz w:val="14"/>
                <w:szCs w:val="16"/>
                <w:rPrChange w:id="3193" w:author="Jeff Pitzen" w:date="2025-12-10T13:33:00Z" w16du:dateUtc="2025-12-10T18:33:00Z">
                  <w:rPr>
                    <w:ins w:id="3194" w:author="Jeff Pitzen" w:date="2025-12-10T13:33:00Z" w16du:dateUtc="2025-12-10T18:33:00Z"/>
                    <w:b/>
                    <w:bCs/>
                    <w:sz w:val="14"/>
                    <w:szCs w:val="16"/>
                  </w:rPr>
                </w:rPrChange>
              </w:rPr>
              <w:pPrChange w:id="3195" w:author="Jeff Pitzen" w:date="2025-12-10T13:33:00Z" w16du:dateUtc="2025-12-10T18:33:00Z">
                <w:pPr>
                  <w:pStyle w:val="BodyText"/>
                  <w:ind w:left="0"/>
                </w:pPr>
              </w:pPrChange>
            </w:pPr>
            <w:ins w:id="3196" w:author="Jeff Pitzen" w:date="2025-12-10T13:33:00Z" w16du:dateUtc="2025-12-10T18:33:00Z">
              <w:r w:rsidRPr="00A57F64">
                <w:rPr>
                  <w:sz w:val="14"/>
                  <w:szCs w:val="16"/>
                  <w:rPrChange w:id="3197" w:author="Jeff Pitzen" w:date="2025-12-10T13:33:00Z" w16du:dateUtc="2025-12-10T18:33:00Z">
                    <w:rPr>
                      <w:b/>
                      <w:bCs/>
                      <w:sz w:val="14"/>
                      <w:szCs w:val="16"/>
                    </w:rPr>
                  </w:rPrChange>
                </w:rPr>
                <w:t>Shows image digest (SHA) which uniquely identifies each image version</w:t>
              </w:r>
            </w:ins>
          </w:p>
          <w:p w14:paraId="1A2B35DB" w14:textId="77777777" w:rsidR="00A57F64" w:rsidRPr="00A57F64" w:rsidRDefault="00A57F64" w:rsidP="00A57F64">
            <w:pPr>
              <w:pStyle w:val="BodyText"/>
              <w:ind w:left="0"/>
              <w:rPr>
                <w:ins w:id="3198" w:author="Jeff Pitzen" w:date="2025-12-10T13:33:00Z" w16du:dateUtc="2025-12-10T18:33:00Z"/>
                <w:sz w:val="14"/>
                <w:szCs w:val="16"/>
                <w:rPrChange w:id="3199" w:author="Jeff Pitzen" w:date="2025-12-10T13:33:00Z" w16du:dateUtc="2025-12-10T18:33:00Z">
                  <w:rPr>
                    <w:ins w:id="3200" w:author="Jeff Pitzen" w:date="2025-12-10T13:33:00Z" w16du:dateUtc="2025-12-10T18:33:00Z"/>
                    <w:b/>
                    <w:bCs/>
                    <w:sz w:val="14"/>
                    <w:szCs w:val="16"/>
                  </w:rPr>
                </w:rPrChange>
              </w:rPr>
            </w:pPr>
          </w:p>
          <w:p w14:paraId="06BDE0B6" w14:textId="77777777" w:rsidR="00A57F64" w:rsidRPr="00A57F64" w:rsidRDefault="00A57F64" w:rsidP="00A57F64">
            <w:pPr>
              <w:pStyle w:val="BodyText"/>
              <w:ind w:left="0"/>
              <w:rPr>
                <w:ins w:id="3201" w:author="Jeff Pitzen" w:date="2025-12-10T13:33:00Z" w16du:dateUtc="2025-12-10T18:33:00Z"/>
                <w:b/>
                <w:bCs/>
                <w:sz w:val="14"/>
                <w:szCs w:val="16"/>
              </w:rPr>
            </w:pPr>
            <w:ins w:id="3202" w:author="Jeff Pitzen" w:date="2025-12-10T13:33:00Z" w16du:dateUtc="2025-12-10T18:33:00Z">
              <w:r w:rsidRPr="00A57F64">
                <w:rPr>
                  <w:b/>
                  <w:bCs/>
                  <w:sz w:val="14"/>
                  <w:szCs w:val="16"/>
                </w:rPr>
                <w:t>WHY IT'S NEEDED:</w:t>
              </w:r>
            </w:ins>
          </w:p>
          <w:p w14:paraId="3D626AE7" w14:textId="77777777" w:rsidR="00A57F64" w:rsidRPr="00A57F64" w:rsidRDefault="00A57F64" w:rsidP="00A57F64">
            <w:pPr>
              <w:pStyle w:val="BodyText"/>
              <w:ind w:left="0"/>
              <w:rPr>
                <w:ins w:id="3203" w:author="Jeff Pitzen" w:date="2025-12-10T13:33:00Z" w16du:dateUtc="2025-12-10T18:33:00Z"/>
                <w:sz w:val="14"/>
                <w:szCs w:val="16"/>
                <w:rPrChange w:id="3204" w:author="Jeff Pitzen" w:date="2025-12-10T13:33:00Z" w16du:dateUtc="2025-12-10T18:33:00Z">
                  <w:rPr>
                    <w:ins w:id="3205" w:author="Jeff Pitzen" w:date="2025-12-10T13:33:00Z" w16du:dateUtc="2025-12-10T18:33:00Z"/>
                    <w:b/>
                    <w:bCs/>
                    <w:sz w:val="14"/>
                    <w:szCs w:val="16"/>
                  </w:rPr>
                </w:rPrChange>
              </w:rPr>
            </w:pPr>
            <w:ins w:id="3206" w:author="Jeff Pitzen" w:date="2025-12-10T13:33:00Z" w16du:dateUtc="2025-12-10T18:33:00Z">
              <w:r w:rsidRPr="00A57F64">
                <w:rPr>
                  <w:sz w:val="14"/>
                  <w:szCs w:val="16"/>
                  <w:rPrChange w:id="3207" w:author="Jeff Pitzen" w:date="2025-12-10T13:33:00Z" w16du:dateUtc="2025-12-10T18:33:00Z">
                    <w:rPr>
                      <w:b/>
                      <w:bCs/>
                      <w:sz w:val="14"/>
                      <w:szCs w:val="16"/>
                    </w:rPr>
                  </w:rPrChange>
                </w:rPr>
                <w:t>Verification step to ensure all three required images are present:</w:t>
              </w:r>
            </w:ins>
          </w:p>
          <w:p w14:paraId="03ABF005" w14:textId="6C8283D3" w:rsidR="00A57F64" w:rsidRPr="00A57F64" w:rsidRDefault="00A57F64" w:rsidP="00A57F64">
            <w:pPr>
              <w:pStyle w:val="BodyText"/>
              <w:numPr>
                <w:ilvl w:val="0"/>
                <w:numId w:val="38"/>
              </w:numPr>
              <w:rPr>
                <w:ins w:id="3208" w:author="Jeff Pitzen" w:date="2025-12-10T13:33:00Z" w16du:dateUtc="2025-12-10T18:33:00Z"/>
                <w:sz w:val="14"/>
                <w:szCs w:val="16"/>
                <w:rPrChange w:id="3209" w:author="Jeff Pitzen" w:date="2025-12-10T13:33:00Z" w16du:dateUtc="2025-12-10T18:33:00Z">
                  <w:rPr>
                    <w:ins w:id="3210" w:author="Jeff Pitzen" w:date="2025-12-10T13:33:00Z" w16du:dateUtc="2025-12-10T18:33:00Z"/>
                    <w:b/>
                    <w:bCs/>
                    <w:sz w:val="14"/>
                    <w:szCs w:val="16"/>
                  </w:rPr>
                </w:rPrChange>
              </w:rPr>
              <w:pPrChange w:id="3211" w:author="Jeff Pitzen" w:date="2025-12-10T13:33:00Z" w16du:dateUtc="2025-12-10T18:33:00Z">
                <w:pPr>
                  <w:pStyle w:val="BodyText"/>
                  <w:ind w:left="0"/>
                </w:pPr>
              </w:pPrChange>
            </w:pPr>
            <w:ins w:id="3212" w:author="Jeff Pitzen" w:date="2025-12-10T13:33:00Z" w16du:dateUtc="2025-12-10T18:33:00Z">
              <w:r w:rsidRPr="00A57F64">
                <w:rPr>
                  <w:sz w:val="14"/>
                  <w:szCs w:val="16"/>
                  <w:rPrChange w:id="3213" w:author="Jeff Pitzen" w:date="2025-12-10T13:33:00Z" w16du:dateUtc="2025-12-10T18:33:00Z">
                    <w:rPr>
                      <w:b/>
                      <w:bCs/>
                      <w:sz w:val="14"/>
                      <w:szCs w:val="16"/>
                    </w:rPr>
                  </w:rPrChange>
                </w:rPr>
                <w:t>zlserver-</w:t>
              </w:r>
              <w:proofErr w:type="gramStart"/>
              <w:r w:rsidRPr="00A57F64">
                <w:rPr>
                  <w:sz w:val="14"/>
                  <w:szCs w:val="16"/>
                  <w:rPrChange w:id="3214" w:author="Jeff Pitzen" w:date="2025-12-10T13:33:00Z" w16du:dateUtc="2025-12-10T18:33:00Z">
                    <w:rPr>
                      <w:b/>
                      <w:bCs/>
                      <w:sz w:val="14"/>
                      <w:szCs w:val="16"/>
                    </w:rPr>
                  </w:rPrChange>
                </w:rPr>
                <w:t>11.0.1</w:t>
              </w:r>
              <w:proofErr w:type="gramEnd"/>
              <w:r w:rsidRPr="00A57F64">
                <w:rPr>
                  <w:sz w:val="14"/>
                  <w:szCs w:val="16"/>
                  <w:rPrChange w:id="3215" w:author="Jeff Pitzen" w:date="2025-12-10T13:33:00Z" w16du:dateUtc="2025-12-10T18:33:00Z">
                    <w:rPr>
                      <w:b/>
                      <w:bCs/>
                      <w:sz w:val="14"/>
                      <w:szCs w:val="16"/>
                    </w:rPr>
                  </w:rPrChange>
                </w:rPr>
                <w:t>-b123 (used by zlui and zlserver deployments)</w:t>
              </w:r>
            </w:ins>
          </w:p>
          <w:p w14:paraId="7623A9F5" w14:textId="687E13C7" w:rsidR="00A57F64" w:rsidRPr="00A57F64" w:rsidRDefault="00A57F64" w:rsidP="00A57F64">
            <w:pPr>
              <w:pStyle w:val="BodyText"/>
              <w:numPr>
                <w:ilvl w:val="0"/>
                <w:numId w:val="38"/>
              </w:numPr>
              <w:rPr>
                <w:ins w:id="3216" w:author="Jeff Pitzen" w:date="2025-12-10T13:33:00Z" w16du:dateUtc="2025-12-10T18:33:00Z"/>
                <w:sz w:val="14"/>
                <w:szCs w:val="16"/>
                <w:rPrChange w:id="3217" w:author="Jeff Pitzen" w:date="2025-12-10T13:33:00Z" w16du:dateUtc="2025-12-10T18:33:00Z">
                  <w:rPr>
                    <w:ins w:id="3218" w:author="Jeff Pitzen" w:date="2025-12-10T13:33:00Z" w16du:dateUtc="2025-12-10T18:33:00Z"/>
                    <w:b/>
                    <w:bCs/>
                    <w:sz w:val="14"/>
                    <w:szCs w:val="16"/>
                  </w:rPr>
                </w:rPrChange>
              </w:rPr>
              <w:pPrChange w:id="3219" w:author="Jeff Pitzen" w:date="2025-12-10T13:33:00Z" w16du:dateUtc="2025-12-10T18:33:00Z">
                <w:pPr>
                  <w:pStyle w:val="BodyText"/>
                  <w:ind w:left="0"/>
                </w:pPr>
              </w:pPrChange>
            </w:pPr>
            <w:ins w:id="3220" w:author="Jeff Pitzen" w:date="2025-12-10T13:33:00Z" w16du:dateUtc="2025-12-10T18:33:00Z">
              <w:r w:rsidRPr="00A57F64">
                <w:rPr>
                  <w:sz w:val="14"/>
                  <w:szCs w:val="16"/>
                  <w:rPrChange w:id="3221" w:author="Jeff Pitzen" w:date="2025-12-10T13:33:00Z" w16du:dateUtc="2025-12-10T18:33:00Z">
                    <w:rPr>
                      <w:b/>
                      <w:bCs/>
                      <w:sz w:val="14"/>
                      <w:szCs w:val="16"/>
                    </w:rPr>
                  </w:rPrChange>
                </w:rPr>
                <w:t>zltika-11.0.1-b123 (used by zltika deployment)</w:t>
              </w:r>
            </w:ins>
          </w:p>
          <w:p w14:paraId="44292C74" w14:textId="3C18B560" w:rsidR="00B8252D" w:rsidRPr="007C3D79" w:rsidRDefault="00A57F64" w:rsidP="003E70F4">
            <w:pPr>
              <w:pStyle w:val="BodyText"/>
              <w:keepNext/>
              <w:numPr>
                <w:ilvl w:val="0"/>
                <w:numId w:val="38"/>
              </w:numPr>
              <w:rPr>
                <w:ins w:id="3222" w:author="Jeff Pitzen" w:date="2025-12-10T12:50:00Z" w16du:dateUtc="2025-12-10T17:50:00Z"/>
                <w:sz w:val="14"/>
                <w:szCs w:val="16"/>
              </w:rPr>
              <w:pPrChange w:id="3223" w:author="Jeff Pitzen" w:date="2025-12-10T13:37:00Z" w16du:dateUtc="2025-12-10T18:37:00Z">
                <w:pPr>
                  <w:pStyle w:val="BodyText"/>
                  <w:keepNext/>
                  <w:ind w:left="0"/>
                </w:pPr>
              </w:pPrChange>
            </w:pPr>
            <w:ins w:id="3224" w:author="Jeff Pitzen" w:date="2025-12-10T13:33:00Z" w16du:dateUtc="2025-12-10T18:33:00Z">
              <w:r w:rsidRPr="00A57F64">
                <w:rPr>
                  <w:sz w:val="14"/>
                  <w:szCs w:val="16"/>
                  <w:rPrChange w:id="3225" w:author="Jeff Pitzen" w:date="2025-12-10T13:33:00Z" w16du:dateUtc="2025-12-10T18:33:00Z">
                    <w:rPr>
                      <w:b/>
                      <w:bCs/>
                      <w:sz w:val="14"/>
                      <w:szCs w:val="16"/>
                    </w:rPr>
                  </w:rPrChange>
                </w:rPr>
                <w:t>zlzookeeper-11.0.1-b123 (used by zlzookeeper statefulset)</w:t>
              </w:r>
            </w:ins>
          </w:p>
        </w:tc>
      </w:tr>
    </w:tbl>
    <w:p w14:paraId="420A41F6" w14:textId="41CD8EE1" w:rsidR="003E70F4" w:rsidRDefault="003E70F4">
      <w:pPr>
        <w:pStyle w:val="Caption"/>
        <w:rPr>
          <w:ins w:id="3226" w:author="Jeff Pitzen" w:date="2025-12-10T13:37:00Z" w16du:dateUtc="2025-12-10T18:37:00Z"/>
        </w:rPr>
      </w:pPr>
      <w:ins w:id="3227" w:author="Jeff Pitzen" w:date="2025-12-10T13:37:00Z" w16du:dateUtc="2025-12-10T18:37:00Z">
        <w:r>
          <w:t xml:space="preserve">Table </w:t>
        </w:r>
        <w:r>
          <w:fldChar w:fldCharType="begin"/>
        </w:r>
        <w:r>
          <w:instrText xml:space="preserve"> SEQ Table \* ARABIC </w:instrText>
        </w:r>
      </w:ins>
      <w:r>
        <w:fldChar w:fldCharType="separate"/>
      </w:r>
      <w:ins w:id="3228" w:author="Jeff Pitzen" w:date="2025-12-13T13:41:00Z" w16du:dateUtc="2025-12-13T18:41:00Z">
        <w:r w:rsidR="009859FA">
          <w:rPr>
            <w:noProof/>
          </w:rPr>
          <w:t>10</w:t>
        </w:r>
      </w:ins>
      <w:ins w:id="3229" w:author="Jeff Pitzen" w:date="2025-12-10T13:37:00Z" w16du:dateUtc="2025-12-10T18:37:00Z">
        <w:r>
          <w:fldChar w:fldCharType="end"/>
        </w:r>
        <w:r>
          <w:t>: LIST IMAGES IN ECR</w:t>
        </w:r>
      </w:ins>
    </w:p>
    <w:p w14:paraId="1D37C719" w14:textId="0ECBDD84" w:rsidR="00BE6007" w:rsidRDefault="00BE6007">
      <w:pPr>
        <w:rPr>
          <w:ins w:id="3230" w:author="Jeff Pitzen" w:date="2025-12-10T13:37:00Z" w16du:dateUtc="2025-12-10T18:37:00Z"/>
        </w:rPr>
      </w:pPr>
      <w:ins w:id="3231" w:author="Jeff Pitzen" w:date="2025-12-10T13:37:00Z" w16du:dateUtc="2025-12-10T18:37:00Z">
        <w:r>
          <w:br w:type="page"/>
        </w:r>
      </w:ins>
    </w:p>
    <w:p w14:paraId="102F9576" w14:textId="52E6D0F7" w:rsidR="00311D9D" w:rsidDel="002350BA" w:rsidRDefault="00311D9D" w:rsidP="008246B7">
      <w:pPr>
        <w:pStyle w:val="Heading2"/>
        <w:rPr>
          <w:del w:id="3232" w:author="Jeff Pitzen" w:date="2025-12-10T12:49:00Z" w16du:dateUtc="2025-12-10T17:49:00Z"/>
          <w:rFonts w:eastAsia="Times New Roman"/>
          <w:lang w:val="en-IN"/>
        </w:rPr>
      </w:pPr>
      <w:bookmarkStart w:id="3233" w:name="_Toc216514816"/>
      <w:bookmarkEnd w:id="3233"/>
    </w:p>
    <w:p w14:paraId="24CD44F5" w14:textId="3FA2444F" w:rsidR="00636671" w:rsidDel="002350BA" w:rsidRDefault="00636671" w:rsidP="002961F5">
      <w:pPr>
        <w:pStyle w:val="Body"/>
        <w:keepNext/>
        <w:keepLines/>
        <w:rPr>
          <w:del w:id="3234" w:author="Jeff Pitzen" w:date="2025-12-10T12:48:00Z" w16du:dateUtc="2025-12-10T17:48:00Z"/>
          <w:lang w:val="en-IN" w:eastAsia="en-IN"/>
        </w:rPr>
      </w:pPr>
      <w:del w:id="3235" w:author="Jeff Pitzen" w:date="2025-12-10T12:48:00Z" w16du:dateUtc="2025-12-10T17:48:00Z">
        <w:r w:rsidDel="002350BA">
          <w:rPr>
            <w:lang w:val="en-IN" w:eastAsia="en-IN"/>
          </w:rPr>
          <w:delText>This includes the following contents:</w:delText>
        </w:r>
        <w:bookmarkStart w:id="3236" w:name="_Toc216514817"/>
        <w:bookmarkEnd w:id="3236"/>
      </w:del>
    </w:p>
    <w:p w14:paraId="4F584868" w14:textId="65277DCF" w:rsidR="002961F5" w:rsidRPr="002961F5" w:rsidDel="002350BA" w:rsidRDefault="002961F5" w:rsidP="00F5493D">
      <w:pPr>
        <w:pStyle w:val="Body"/>
        <w:keepNext/>
        <w:keepLines/>
        <w:numPr>
          <w:ilvl w:val="0"/>
          <w:numId w:val="9"/>
        </w:numPr>
        <w:rPr>
          <w:del w:id="3237" w:author="Jeff Pitzen" w:date="2025-12-10T12:48:00Z" w16du:dateUtc="2025-12-10T17:48:00Z"/>
          <w:i/>
          <w:iCs/>
          <w:lang w:val="en-IN" w:eastAsia="en-IN"/>
        </w:rPr>
      </w:pPr>
      <w:del w:id="3238"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_Ref213914709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Containerization / OCI Compliance</w:delText>
        </w:r>
        <w:r w:rsidRPr="002961F5" w:rsidDel="002350BA">
          <w:rPr>
            <w:i/>
            <w:iCs/>
            <w:lang w:val="en-IN" w:eastAsia="en-IN"/>
          </w:rPr>
          <w:fldChar w:fldCharType="end"/>
        </w:r>
        <w:bookmarkStart w:id="3239" w:name="_Toc216514818"/>
        <w:bookmarkEnd w:id="3239"/>
      </w:del>
    </w:p>
    <w:p w14:paraId="66E6D446" w14:textId="6CA646B1" w:rsidR="002961F5" w:rsidRPr="002961F5" w:rsidDel="002350BA" w:rsidRDefault="002961F5" w:rsidP="00F5493D">
      <w:pPr>
        <w:pStyle w:val="Body"/>
        <w:keepNext/>
        <w:keepLines/>
        <w:numPr>
          <w:ilvl w:val="0"/>
          <w:numId w:val="9"/>
        </w:numPr>
        <w:rPr>
          <w:del w:id="3240" w:author="Jeff Pitzen" w:date="2025-12-10T12:48:00Z" w16du:dateUtc="2025-12-10T17:48:00Z"/>
          <w:i/>
          <w:iCs/>
          <w:lang w:val="en-IN" w:eastAsia="en-IN"/>
        </w:rPr>
      </w:pPr>
      <w:del w:id="3241"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_Ref213914712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CPU Architecture – AMD64/x86_64</w:delText>
        </w:r>
        <w:r w:rsidRPr="002961F5" w:rsidDel="002350BA">
          <w:rPr>
            <w:i/>
            <w:iCs/>
            <w:lang w:val="en-IN" w:eastAsia="en-IN"/>
          </w:rPr>
          <w:fldChar w:fldCharType="end"/>
        </w:r>
        <w:bookmarkStart w:id="3242" w:name="_Toc216514819"/>
        <w:bookmarkEnd w:id="3242"/>
      </w:del>
    </w:p>
    <w:p w14:paraId="186CACD8" w14:textId="7A395BE6" w:rsidR="002961F5" w:rsidRPr="002961F5" w:rsidDel="002350BA" w:rsidRDefault="002961F5" w:rsidP="00F5493D">
      <w:pPr>
        <w:pStyle w:val="Body"/>
        <w:keepNext/>
        <w:keepLines/>
        <w:numPr>
          <w:ilvl w:val="0"/>
          <w:numId w:val="9"/>
        </w:numPr>
        <w:rPr>
          <w:del w:id="3243" w:author="Jeff Pitzen" w:date="2025-12-10T12:48:00Z" w16du:dateUtc="2025-12-10T17:48:00Z"/>
          <w:i/>
          <w:iCs/>
          <w:lang w:val="en-IN" w:eastAsia="en-IN"/>
        </w:rPr>
      </w:pPr>
      <w:del w:id="3244"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_Ref213914714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Database Seeding</w:delText>
        </w:r>
        <w:r w:rsidRPr="002961F5" w:rsidDel="002350BA">
          <w:rPr>
            <w:i/>
            <w:iCs/>
            <w:lang w:val="en-IN" w:eastAsia="en-IN"/>
          </w:rPr>
          <w:fldChar w:fldCharType="end"/>
        </w:r>
        <w:bookmarkStart w:id="3245" w:name="_Toc216514820"/>
        <w:bookmarkEnd w:id="3245"/>
      </w:del>
    </w:p>
    <w:p w14:paraId="723B988C" w14:textId="04BDC3C8" w:rsidR="002961F5" w:rsidRPr="002961F5" w:rsidDel="002350BA" w:rsidRDefault="002961F5" w:rsidP="00F5493D">
      <w:pPr>
        <w:pStyle w:val="Body"/>
        <w:keepNext/>
        <w:keepLines/>
        <w:numPr>
          <w:ilvl w:val="0"/>
          <w:numId w:val="9"/>
        </w:numPr>
        <w:rPr>
          <w:del w:id="3246" w:author="Jeff Pitzen" w:date="2025-12-10T12:48:00Z" w16du:dateUtc="2025-12-10T17:48:00Z"/>
          <w:i/>
          <w:iCs/>
          <w:lang w:val="en-IN" w:eastAsia="en-IN"/>
        </w:rPr>
      </w:pPr>
      <w:del w:id="3247"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_Ref213914716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Continuous CVE Remediation</w:delText>
        </w:r>
        <w:r w:rsidRPr="002961F5" w:rsidDel="002350BA">
          <w:rPr>
            <w:i/>
            <w:iCs/>
            <w:lang w:val="en-IN" w:eastAsia="en-IN"/>
          </w:rPr>
          <w:fldChar w:fldCharType="end"/>
        </w:r>
        <w:bookmarkStart w:id="3248" w:name="_Toc216514821"/>
        <w:bookmarkEnd w:id="3248"/>
      </w:del>
    </w:p>
    <w:p w14:paraId="7CC17065" w14:textId="5576247A" w:rsidR="002961F5" w:rsidRPr="002961F5" w:rsidDel="002350BA" w:rsidRDefault="002961F5" w:rsidP="00F5493D">
      <w:pPr>
        <w:pStyle w:val="Body"/>
        <w:numPr>
          <w:ilvl w:val="0"/>
          <w:numId w:val="9"/>
        </w:numPr>
        <w:rPr>
          <w:del w:id="3249" w:author="Jeff Pitzen" w:date="2025-12-10T12:48:00Z" w16du:dateUtc="2025-12-10T17:48:00Z"/>
          <w:i/>
          <w:iCs/>
          <w:lang w:val="en-IN" w:eastAsia="en-IN"/>
        </w:rPr>
      </w:pPr>
      <w:del w:id="3250"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_Ref213914718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Authentication (DoD SSO)</w:delText>
        </w:r>
        <w:r w:rsidRPr="002961F5" w:rsidDel="002350BA">
          <w:rPr>
            <w:i/>
            <w:iCs/>
            <w:lang w:val="en-IN" w:eastAsia="en-IN"/>
          </w:rPr>
          <w:fldChar w:fldCharType="end"/>
        </w:r>
        <w:bookmarkStart w:id="3251" w:name="_Toc216514822"/>
        <w:bookmarkEnd w:id="3251"/>
      </w:del>
    </w:p>
    <w:p w14:paraId="3128AE62" w14:textId="4D452528" w:rsidR="002961F5" w:rsidRPr="002961F5" w:rsidDel="002350BA" w:rsidRDefault="002961F5" w:rsidP="00F5493D">
      <w:pPr>
        <w:pStyle w:val="Body"/>
        <w:numPr>
          <w:ilvl w:val="0"/>
          <w:numId w:val="9"/>
        </w:numPr>
        <w:rPr>
          <w:del w:id="3252" w:author="Jeff Pitzen" w:date="2025-12-10T12:48:00Z" w16du:dateUtc="2025-12-10T17:48:00Z"/>
          <w:i/>
          <w:iCs/>
          <w:lang w:val="en-IN" w:eastAsia="en-IN"/>
        </w:rPr>
      </w:pPr>
      <w:del w:id="3253"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_Ref213914720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Storage (EBS, EFS, S3)</w:delText>
        </w:r>
        <w:r w:rsidRPr="002961F5" w:rsidDel="002350BA">
          <w:rPr>
            <w:i/>
            <w:iCs/>
            <w:lang w:val="en-IN" w:eastAsia="en-IN"/>
          </w:rPr>
          <w:fldChar w:fldCharType="end"/>
        </w:r>
        <w:bookmarkStart w:id="3254" w:name="_Toc216514823"/>
        <w:bookmarkEnd w:id="3254"/>
      </w:del>
    </w:p>
    <w:p w14:paraId="1D062DC6" w14:textId="547DC0F9" w:rsidR="002961F5" w:rsidRPr="002961F5" w:rsidDel="002350BA" w:rsidRDefault="002961F5" w:rsidP="00F5493D">
      <w:pPr>
        <w:pStyle w:val="Body"/>
        <w:numPr>
          <w:ilvl w:val="0"/>
          <w:numId w:val="9"/>
        </w:numPr>
        <w:rPr>
          <w:del w:id="3255" w:author="Jeff Pitzen" w:date="2025-12-10T12:48:00Z" w16du:dateUtc="2025-12-10T17:48:00Z"/>
          <w:i/>
          <w:iCs/>
          <w:lang w:val="en-IN" w:eastAsia="en-IN"/>
        </w:rPr>
      </w:pPr>
      <w:del w:id="3256"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_Ref213914723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IAM &amp; IRSA</w:delText>
        </w:r>
        <w:r w:rsidRPr="002961F5" w:rsidDel="002350BA">
          <w:rPr>
            <w:i/>
            <w:iCs/>
            <w:lang w:val="en-IN" w:eastAsia="en-IN"/>
          </w:rPr>
          <w:fldChar w:fldCharType="end"/>
        </w:r>
        <w:bookmarkStart w:id="3257" w:name="_Toc216514824"/>
        <w:bookmarkEnd w:id="3257"/>
      </w:del>
    </w:p>
    <w:p w14:paraId="18A5BFCB" w14:textId="006A29A4" w:rsidR="002961F5" w:rsidRPr="002961F5" w:rsidDel="002350BA" w:rsidRDefault="002961F5" w:rsidP="00F5493D">
      <w:pPr>
        <w:pStyle w:val="Body"/>
        <w:numPr>
          <w:ilvl w:val="0"/>
          <w:numId w:val="9"/>
        </w:numPr>
        <w:rPr>
          <w:del w:id="3258" w:author="Jeff Pitzen" w:date="2025-12-10T12:48:00Z" w16du:dateUtc="2025-12-10T17:48:00Z"/>
          <w:i/>
          <w:iCs/>
          <w:lang w:val="en-IN" w:eastAsia="en-IN"/>
        </w:rPr>
      </w:pPr>
      <w:del w:id="3259"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_Ref213914725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Logging &amp; Monitoring</w:delText>
        </w:r>
        <w:r w:rsidRPr="002961F5" w:rsidDel="002350BA">
          <w:rPr>
            <w:i/>
            <w:iCs/>
            <w:lang w:val="en-IN" w:eastAsia="en-IN"/>
          </w:rPr>
          <w:fldChar w:fldCharType="end"/>
        </w:r>
        <w:bookmarkStart w:id="3260" w:name="_Toc216514825"/>
        <w:bookmarkEnd w:id="3260"/>
      </w:del>
    </w:p>
    <w:p w14:paraId="1C054666" w14:textId="0088BD84" w:rsidR="00636671" w:rsidRPr="002961F5" w:rsidDel="002350BA" w:rsidRDefault="002961F5" w:rsidP="00F5493D">
      <w:pPr>
        <w:pStyle w:val="Body"/>
        <w:numPr>
          <w:ilvl w:val="0"/>
          <w:numId w:val="9"/>
        </w:numPr>
        <w:rPr>
          <w:del w:id="3261" w:author="Jeff Pitzen" w:date="2025-12-10T12:48:00Z" w16du:dateUtc="2025-12-10T17:48:00Z"/>
          <w:i/>
          <w:iCs/>
          <w:lang w:val="en-IN" w:eastAsia="en-IN"/>
        </w:rPr>
      </w:pPr>
      <w:del w:id="3262" w:author="Jeff Pitzen" w:date="2025-12-10T12:48:00Z" w16du:dateUtc="2025-12-10T17:48:00Z">
        <w:r w:rsidRPr="002961F5" w:rsidDel="002350BA">
          <w:rPr>
            <w:i/>
            <w:iCs/>
            <w:lang w:val="en-IN" w:eastAsia="en-IN"/>
          </w:rPr>
          <w:fldChar w:fldCharType="begin"/>
        </w:r>
        <w:r w:rsidRPr="002961F5" w:rsidDel="002350BA">
          <w:rPr>
            <w:i/>
            <w:iCs/>
            <w:lang w:val="en-IN" w:eastAsia="en-IN"/>
          </w:rPr>
          <w:delInstrText xml:space="preserve"> REF _Ref213914727 \h </w:delInstrText>
        </w:r>
        <w:r w:rsidDel="002350BA">
          <w:rPr>
            <w:i/>
            <w:iCs/>
            <w:lang w:val="en-IN" w:eastAsia="en-IN"/>
          </w:rPr>
          <w:delInstrText xml:space="preserve"> \* MERGEFORMAT </w:delInstrText>
        </w:r>
        <w:r w:rsidRPr="002961F5" w:rsidDel="002350BA">
          <w:rPr>
            <w:i/>
            <w:iCs/>
            <w:lang w:val="en-IN" w:eastAsia="en-IN"/>
          </w:rPr>
        </w:r>
        <w:r w:rsidRPr="002961F5" w:rsidDel="002350BA">
          <w:rPr>
            <w:i/>
            <w:iCs/>
            <w:lang w:val="en-IN" w:eastAsia="en-IN"/>
          </w:rPr>
          <w:fldChar w:fldCharType="separate"/>
        </w:r>
        <w:r w:rsidR="00993FF1" w:rsidRPr="00993FF1" w:rsidDel="002350BA">
          <w:rPr>
            <w:rStyle w:val="Strong"/>
            <w:b w:val="0"/>
            <w:bCs w:val="0"/>
            <w:i/>
            <w:iCs/>
          </w:rPr>
          <w:delText>Artifact Repository — Harbor</w:delText>
        </w:r>
        <w:r w:rsidRPr="002961F5" w:rsidDel="002350BA">
          <w:rPr>
            <w:i/>
            <w:iCs/>
            <w:lang w:val="en-IN" w:eastAsia="en-IN"/>
          </w:rPr>
          <w:fldChar w:fldCharType="end"/>
        </w:r>
        <w:bookmarkStart w:id="3263" w:name="_Toc216514826"/>
        <w:bookmarkEnd w:id="3263"/>
      </w:del>
    </w:p>
    <w:p w14:paraId="383AE5C2" w14:textId="682604F3" w:rsidR="00311D9D" w:rsidRPr="00636671" w:rsidDel="002350BA" w:rsidRDefault="00311D9D" w:rsidP="008246B7">
      <w:pPr>
        <w:pStyle w:val="Heading3"/>
        <w:rPr>
          <w:del w:id="3264" w:author="Jeff Pitzen" w:date="2025-12-10T12:48:00Z" w16du:dateUtc="2025-12-10T17:48:00Z"/>
          <w:rStyle w:val="Strong"/>
          <w:b/>
          <w:bCs/>
        </w:rPr>
      </w:pPr>
      <w:bookmarkStart w:id="3265" w:name="_Toc213425422"/>
      <w:bookmarkStart w:id="3266" w:name="_Ref213914709"/>
      <w:del w:id="3267" w:author="Jeff Pitzen" w:date="2025-12-10T12:48:00Z" w16du:dateUtc="2025-12-10T17:48:00Z">
        <w:r w:rsidRPr="00636671" w:rsidDel="002350BA">
          <w:rPr>
            <w:rStyle w:val="Strong"/>
            <w:b/>
            <w:bCs/>
          </w:rPr>
          <w:delText>Containerization / OCI Compliance</w:delText>
        </w:r>
        <w:bookmarkStart w:id="3268" w:name="_Toc216514827"/>
        <w:bookmarkEnd w:id="3265"/>
        <w:bookmarkEnd w:id="3266"/>
        <w:bookmarkEnd w:id="3268"/>
      </w:del>
    </w:p>
    <w:p w14:paraId="468D062A" w14:textId="20579780" w:rsidR="00311D9D" w:rsidDel="002350BA" w:rsidRDefault="00311D9D" w:rsidP="00F5493D">
      <w:pPr>
        <w:pStyle w:val="Body"/>
        <w:numPr>
          <w:ilvl w:val="0"/>
          <w:numId w:val="9"/>
        </w:numPr>
        <w:rPr>
          <w:del w:id="3269" w:author="Jeff Pitzen" w:date="2025-12-10T12:48:00Z" w16du:dateUtc="2025-12-10T17:48:00Z"/>
        </w:rPr>
      </w:pPr>
      <w:del w:id="3270" w:author="Jeff Pitzen" w:date="2025-12-10T12:48:00Z" w16du:dateUtc="2025-12-10T17:48:00Z">
        <w:r w:rsidRPr="0009388A" w:rsidDel="002350BA">
          <w:delText>Use OCI-compliant, minimal images (Chainguard, Iron Bank, or UBI Micro).</w:delText>
        </w:r>
        <w:bookmarkStart w:id="3271" w:name="_Toc216514828"/>
        <w:bookmarkEnd w:id="3271"/>
      </w:del>
    </w:p>
    <w:p w14:paraId="2B324610" w14:textId="6E139EF3" w:rsidR="00311D9D" w:rsidDel="002350BA" w:rsidRDefault="00311D9D" w:rsidP="00F5493D">
      <w:pPr>
        <w:pStyle w:val="Body"/>
        <w:numPr>
          <w:ilvl w:val="0"/>
          <w:numId w:val="9"/>
        </w:numPr>
        <w:rPr>
          <w:del w:id="3272" w:author="Jeff Pitzen" w:date="2025-12-10T12:48:00Z" w16du:dateUtc="2025-12-10T17:48:00Z"/>
        </w:rPr>
      </w:pPr>
      <w:del w:id="3273" w:author="Jeff Pitzen" w:date="2025-12-10T12:48:00Z" w16du:dateUtc="2025-12-10T17:48:00Z">
        <w:r w:rsidRPr="0009388A" w:rsidDel="002350BA">
          <w:delText>Reduces attack surface and enforces DoD’s ATO baseline.</w:delText>
        </w:r>
        <w:bookmarkStart w:id="3274" w:name="_Toc216514829"/>
        <w:bookmarkEnd w:id="3274"/>
      </w:del>
    </w:p>
    <w:p w14:paraId="707C4786" w14:textId="3FA4349C" w:rsidR="00311D9D" w:rsidRPr="002961F5" w:rsidDel="002350BA" w:rsidRDefault="00311D9D" w:rsidP="00F5493D">
      <w:pPr>
        <w:pStyle w:val="Body"/>
        <w:numPr>
          <w:ilvl w:val="0"/>
          <w:numId w:val="9"/>
        </w:numPr>
        <w:rPr>
          <w:del w:id="3275" w:author="Jeff Pitzen" w:date="2025-12-10T12:48:00Z" w16du:dateUtc="2025-12-10T17:48:00Z"/>
        </w:rPr>
      </w:pPr>
      <w:del w:id="3276" w:author="Jeff Pitzen" w:date="2025-12-10T12:48:00Z" w16du:dateUtc="2025-12-10T17:48:00Z">
        <w:r w:rsidRPr="0009388A" w:rsidDel="002350BA">
          <w:delText>Trusted, reproducible containers</w:delText>
        </w:r>
        <w:r w:rsidR="00E24F50" w:rsidDel="002350BA">
          <w:delText xml:space="preserve"> that are</w:delText>
        </w:r>
        <w:r w:rsidRPr="0009388A" w:rsidDel="002350BA">
          <w:delText xml:space="preserve"> compliant with Game Warden Harbor.</w:delText>
        </w:r>
        <w:bookmarkStart w:id="3277" w:name="_Toc216514830"/>
        <w:bookmarkEnd w:id="3277"/>
      </w:del>
    </w:p>
    <w:p w14:paraId="6AD0DFCE" w14:textId="71FF8C62" w:rsidR="00311D9D" w:rsidRPr="00636671" w:rsidDel="002350BA" w:rsidRDefault="00311D9D" w:rsidP="00E24F50">
      <w:pPr>
        <w:pStyle w:val="Heading3"/>
        <w:rPr>
          <w:del w:id="3278" w:author="Jeff Pitzen" w:date="2025-12-10T12:48:00Z" w16du:dateUtc="2025-12-10T17:48:00Z"/>
          <w:rStyle w:val="Strong"/>
          <w:b/>
          <w:bCs/>
        </w:rPr>
      </w:pPr>
      <w:bookmarkStart w:id="3279" w:name="_Toc213425423"/>
      <w:bookmarkStart w:id="3280" w:name="_Ref213914712"/>
      <w:del w:id="3281" w:author="Jeff Pitzen" w:date="2025-12-10T12:48:00Z" w16du:dateUtc="2025-12-10T17:48:00Z">
        <w:r w:rsidRPr="00636671" w:rsidDel="002350BA">
          <w:rPr>
            <w:rStyle w:val="Strong"/>
            <w:b/>
            <w:bCs/>
          </w:rPr>
          <w:delText>CPU Architecture – AMD64/x86_64</w:delText>
        </w:r>
        <w:bookmarkStart w:id="3282" w:name="_Toc216514831"/>
        <w:bookmarkEnd w:id="3279"/>
        <w:bookmarkEnd w:id="3280"/>
        <w:bookmarkEnd w:id="3282"/>
      </w:del>
    </w:p>
    <w:p w14:paraId="6A26D30D" w14:textId="2DB14C8E" w:rsidR="00311D9D" w:rsidDel="002350BA" w:rsidRDefault="00311D9D" w:rsidP="00E24F50">
      <w:pPr>
        <w:pStyle w:val="Body"/>
        <w:keepNext/>
        <w:keepLines/>
        <w:numPr>
          <w:ilvl w:val="0"/>
          <w:numId w:val="10"/>
        </w:numPr>
        <w:rPr>
          <w:del w:id="3283" w:author="Jeff Pitzen" w:date="2025-12-10T12:48:00Z" w16du:dateUtc="2025-12-10T17:48:00Z"/>
        </w:rPr>
      </w:pPr>
      <w:del w:id="3284" w:author="Jeff Pitzen" w:date="2025-12-10T12:48:00Z" w16du:dateUtc="2025-12-10T17:48:00Z">
        <w:r w:rsidRPr="0009388A" w:rsidDel="002350BA">
          <w:delText>Ensure images and EC2 node groups use AMD64 architecture.</w:delText>
        </w:r>
        <w:bookmarkStart w:id="3285" w:name="_Toc216514832"/>
        <w:bookmarkEnd w:id="3285"/>
      </w:del>
    </w:p>
    <w:p w14:paraId="6E7B853E" w14:textId="17A59B52" w:rsidR="00311D9D" w:rsidDel="002350BA" w:rsidRDefault="00311D9D" w:rsidP="00E24F50">
      <w:pPr>
        <w:pStyle w:val="Body"/>
        <w:keepNext/>
        <w:keepLines/>
        <w:numPr>
          <w:ilvl w:val="0"/>
          <w:numId w:val="10"/>
        </w:numPr>
        <w:rPr>
          <w:del w:id="3286" w:author="Jeff Pitzen" w:date="2025-12-10T12:48:00Z" w16du:dateUtc="2025-12-10T17:48:00Z"/>
        </w:rPr>
      </w:pPr>
      <w:del w:id="3287" w:author="Jeff Pitzen" w:date="2025-12-10T12:48:00Z" w16du:dateUtc="2025-12-10T17:48:00Z">
        <w:r w:rsidRPr="0009388A" w:rsidDel="002350BA">
          <w:delText>Only AMD64 binaries are certified for IL environments</w:delText>
        </w:r>
        <w:r w:rsidDel="002350BA">
          <w:delText>.</w:delText>
        </w:r>
        <w:bookmarkStart w:id="3288" w:name="_Toc216514833"/>
        <w:bookmarkEnd w:id="3288"/>
      </w:del>
    </w:p>
    <w:p w14:paraId="13B38E77" w14:textId="2170E6EA" w:rsidR="00311D9D" w:rsidRPr="0009388A" w:rsidDel="002350BA" w:rsidRDefault="00311D9D" w:rsidP="00E24F50">
      <w:pPr>
        <w:pStyle w:val="Body"/>
        <w:keepNext/>
        <w:keepLines/>
        <w:numPr>
          <w:ilvl w:val="0"/>
          <w:numId w:val="10"/>
        </w:numPr>
        <w:rPr>
          <w:del w:id="3289" w:author="Jeff Pitzen" w:date="2025-12-10T12:48:00Z" w16du:dateUtc="2025-12-10T17:48:00Z"/>
        </w:rPr>
      </w:pPr>
      <w:del w:id="3290" w:author="Jeff Pitzen" w:date="2025-12-10T12:48:00Z" w16du:dateUtc="2025-12-10T17:48:00Z">
        <w:r w:rsidRPr="0009388A" w:rsidDel="002350BA">
          <w:delText>Consistent compute performance and simpler security validation.</w:delText>
        </w:r>
        <w:bookmarkStart w:id="3291" w:name="_Toc216514834"/>
        <w:bookmarkEnd w:id="3291"/>
      </w:del>
    </w:p>
    <w:p w14:paraId="6A6D3748" w14:textId="5547A48B" w:rsidR="00311D9D" w:rsidRPr="00636671" w:rsidDel="002350BA" w:rsidRDefault="00311D9D" w:rsidP="008246B7">
      <w:pPr>
        <w:pStyle w:val="Heading3"/>
        <w:rPr>
          <w:del w:id="3292" w:author="Jeff Pitzen" w:date="2025-12-10T12:48:00Z" w16du:dateUtc="2025-12-10T17:48:00Z"/>
          <w:rStyle w:val="Strong"/>
          <w:b/>
          <w:bCs/>
        </w:rPr>
      </w:pPr>
      <w:bookmarkStart w:id="3293" w:name="_Toc213425424"/>
      <w:bookmarkStart w:id="3294" w:name="_Ref213914714"/>
      <w:del w:id="3295" w:author="Jeff Pitzen" w:date="2025-12-10T12:48:00Z" w16du:dateUtc="2025-12-10T17:48:00Z">
        <w:r w:rsidRPr="00636671" w:rsidDel="002350BA">
          <w:rPr>
            <w:rStyle w:val="Strong"/>
            <w:b/>
            <w:bCs/>
          </w:rPr>
          <w:delText>Database Seeding</w:delText>
        </w:r>
        <w:bookmarkStart w:id="3296" w:name="_Toc216514835"/>
        <w:bookmarkEnd w:id="3293"/>
        <w:bookmarkEnd w:id="3294"/>
        <w:bookmarkEnd w:id="3296"/>
      </w:del>
    </w:p>
    <w:p w14:paraId="7AEEAD01" w14:textId="4E3E56DB" w:rsidR="00311D9D" w:rsidDel="002350BA" w:rsidRDefault="00311D9D" w:rsidP="00F5493D">
      <w:pPr>
        <w:pStyle w:val="Body"/>
        <w:numPr>
          <w:ilvl w:val="0"/>
          <w:numId w:val="11"/>
        </w:numPr>
        <w:rPr>
          <w:del w:id="3297" w:author="Jeff Pitzen" w:date="2025-12-10T12:48:00Z" w16du:dateUtc="2025-12-10T17:48:00Z"/>
        </w:rPr>
      </w:pPr>
      <w:del w:id="3298" w:author="Jeff Pitzen" w:date="2025-12-10T12:48:00Z" w16du:dateUtc="2025-12-10T17:48:00Z">
        <w:r w:rsidRPr="0009388A" w:rsidDel="002350BA">
          <w:delText>Create a Kubernetes Job (</w:delText>
        </w:r>
        <w:r w:rsidRPr="0009388A" w:rsidDel="002350BA">
          <w:rPr>
            <w:rStyle w:val="HTMLCode"/>
            <w:rFonts w:asciiTheme="majorHAnsi" w:eastAsiaTheme="majorEastAsia" w:hAnsiTheme="majorHAnsi" w:cstheme="majorHAnsi"/>
          </w:rPr>
          <w:delText>job-seed.yaml</w:delText>
        </w:r>
        <w:r w:rsidRPr="0009388A" w:rsidDel="002350BA">
          <w:delText>) for automated database initialization.</w:delText>
        </w:r>
        <w:bookmarkStart w:id="3299" w:name="_Toc216514836"/>
        <w:bookmarkEnd w:id="3299"/>
      </w:del>
    </w:p>
    <w:p w14:paraId="316FF620" w14:textId="60E95B33" w:rsidR="00311D9D" w:rsidDel="002350BA" w:rsidRDefault="00311D9D" w:rsidP="00F5493D">
      <w:pPr>
        <w:pStyle w:val="Body"/>
        <w:numPr>
          <w:ilvl w:val="0"/>
          <w:numId w:val="11"/>
        </w:numPr>
        <w:rPr>
          <w:del w:id="3300" w:author="Jeff Pitzen" w:date="2025-12-10T12:48:00Z" w16du:dateUtc="2025-12-10T17:48:00Z"/>
        </w:rPr>
      </w:pPr>
      <w:del w:id="3301" w:author="Jeff Pitzen" w:date="2025-12-10T12:48:00Z" w16du:dateUtc="2025-12-10T17:48:00Z">
        <w:r w:rsidRPr="0009388A" w:rsidDel="002350BA">
          <w:delText>IL4+ environments restrict direct DB access.</w:delText>
        </w:r>
        <w:bookmarkStart w:id="3302" w:name="_Toc216514837"/>
        <w:bookmarkEnd w:id="3302"/>
      </w:del>
    </w:p>
    <w:p w14:paraId="2F41FFB8" w14:textId="41F871B0" w:rsidR="00311D9D" w:rsidRPr="0009388A" w:rsidDel="002350BA" w:rsidRDefault="00311D9D" w:rsidP="00F5493D">
      <w:pPr>
        <w:pStyle w:val="Body"/>
        <w:numPr>
          <w:ilvl w:val="0"/>
          <w:numId w:val="11"/>
        </w:numPr>
        <w:rPr>
          <w:del w:id="3303" w:author="Jeff Pitzen" w:date="2025-12-10T12:48:00Z" w16du:dateUtc="2025-12-10T17:48:00Z"/>
        </w:rPr>
      </w:pPr>
      <w:del w:id="3304" w:author="Jeff Pitzen" w:date="2025-12-10T12:48:00Z" w16du:dateUtc="2025-12-10T17:48:00Z">
        <w:r w:rsidRPr="0009388A" w:rsidDel="002350BA">
          <w:delText>Controlled, auditable DB setup via Game Warden ops.</w:delText>
        </w:r>
        <w:bookmarkStart w:id="3305" w:name="_Toc216514838"/>
        <w:bookmarkEnd w:id="3305"/>
      </w:del>
    </w:p>
    <w:p w14:paraId="11FC045F" w14:textId="3D19D1EF" w:rsidR="00311D9D" w:rsidRPr="00636671" w:rsidDel="002350BA" w:rsidRDefault="00311D9D" w:rsidP="008246B7">
      <w:pPr>
        <w:pStyle w:val="Heading3"/>
        <w:rPr>
          <w:del w:id="3306" w:author="Jeff Pitzen" w:date="2025-12-10T12:48:00Z" w16du:dateUtc="2025-12-10T17:48:00Z"/>
          <w:rStyle w:val="Strong"/>
          <w:b/>
          <w:bCs/>
        </w:rPr>
      </w:pPr>
      <w:bookmarkStart w:id="3307" w:name="_Toc213425425"/>
      <w:bookmarkStart w:id="3308" w:name="_Ref213914716"/>
      <w:del w:id="3309" w:author="Jeff Pitzen" w:date="2025-12-10T12:48:00Z" w16du:dateUtc="2025-12-10T17:48:00Z">
        <w:r w:rsidRPr="00636671" w:rsidDel="002350BA">
          <w:rPr>
            <w:rStyle w:val="Strong"/>
            <w:b/>
            <w:bCs/>
          </w:rPr>
          <w:delText>Continuous CVE Remediation</w:delText>
        </w:r>
        <w:bookmarkStart w:id="3310" w:name="_Toc216514839"/>
        <w:bookmarkEnd w:id="3307"/>
        <w:bookmarkEnd w:id="3308"/>
        <w:bookmarkEnd w:id="3310"/>
      </w:del>
    </w:p>
    <w:p w14:paraId="0C4071C7" w14:textId="2C1DEC61" w:rsidR="00311D9D" w:rsidDel="002350BA" w:rsidRDefault="00311D9D" w:rsidP="00F5493D">
      <w:pPr>
        <w:pStyle w:val="Body"/>
        <w:numPr>
          <w:ilvl w:val="0"/>
          <w:numId w:val="12"/>
        </w:numPr>
        <w:rPr>
          <w:del w:id="3311" w:author="Jeff Pitzen" w:date="2025-12-10T12:48:00Z" w16du:dateUtc="2025-12-10T17:48:00Z"/>
        </w:rPr>
      </w:pPr>
      <w:del w:id="3312" w:author="Jeff Pitzen" w:date="2025-12-10T12:48:00Z" w16du:dateUtc="2025-12-10T17:48:00Z">
        <w:r w:rsidRPr="0009388A" w:rsidDel="002350BA">
          <w:delText>Integrate Trivy/Grype in CI/CD; rebuild containers regularly.</w:delText>
        </w:r>
        <w:bookmarkStart w:id="3313" w:name="_Toc216514840"/>
        <w:bookmarkEnd w:id="3313"/>
      </w:del>
    </w:p>
    <w:p w14:paraId="1F599ACA" w14:textId="53079898" w:rsidR="00311D9D" w:rsidDel="002350BA" w:rsidRDefault="00311D9D" w:rsidP="00F5493D">
      <w:pPr>
        <w:pStyle w:val="Body"/>
        <w:numPr>
          <w:ilvl w:val="0"/>
          <w:numId w:val="12"/>
        </w:numPr>
        <w:rPr>
          <w:del w:id="3314" w:author="Jeff Pitzen" w:date="2025-12-10T12:48:00Z" w16du:dateUtc="2025-12-10T17:48:00Z"/>
        </w:rPr>
      </w:pPr>
      <w:del w:id="3315" w:author="Jeff Pitzen" w:date="2025-12-10T12:48:00Z" w16du:dateUtc="2025-12-10T17:48:00Z">
        <w:r w:rsidRPr="0009388A" w:rsidDel="002350BA">
          <w:delText>Game Warden enforces ATO baseline through continuous scans.</w:delText>
        </w:r>
        <w:bookmarkStart w:id="3316" w:name="_Toc216514841"/>
        <w:bookmarkEnd w:id="3316"/>
      </w:del>
    </w:p>
    <w:p w14:paraId="4B93F366" w14:textId="74402FB0" w:rsidR="00311D9D" w:rsidRPr="0009388A" w:rsidDel="002350BA" w:rsidRDefault="00311D9D" w:rsidP="00F5493D">
      <w:pPr>
        <w:pStyle w:val="Body"/>
        <w:numPr>
          <w:ilvl w:val="0"/>
          <w:numId w:val="12"/>
        </w:numPr>
        <w:rPr>
          <w:del w:id="3317" w:author="Jeff Pitzen" w:date="2025-12-10T12:48:00Z" w16du:dateUtc="2025-12-10T17:48:00Z"/>
        </w:rPr>
      </w:pPr>
      <w:del w:id="3318" w:author="Jeff Pitzen" w:date="2025-12-10T12:48:00Z" w16du:dateUtc="2025-12-10T17:48:00Z">
        <w:r w:rsidRPr="0009388A" w:rsidDel="002350BA">
          <w:delText>Continuous vulnerability compliance.</w:delText>
        </w:r>
        <w:bookmarkStart w:id="3319" w:name="_Toc216514842"/>
        <w:bookmarkEnd w:id="3319"/>
      </w:del>
    </w:p>
    <w:p w14:paraId="05ED7CDB" w14:textId="44FDBDD8" w:rsidR="00311D9D" w:rsidRPr="00636671" w:rsidDel="002350BA" w:rsidRDefault="00311D9D" w:rsidP="008246B7">
      <w:pPr>
        <w:pStyle w:val="Heading3"/>
        <w:rPr>
          <w:del w:id="3320" w:author="Jeff Pitzen" w:date="2025-12-10T12:48:00Z" w16du:dateUtc="2025-12-10T17:48:00Z"/>
          <w:rStyle w:val="Strong"/>
          <w:b/>
          <w:bCs/>
        </w:rPr>
      </w:pPr>
      <w:bookmarkStart w:id="3321" w:name="_Toc213425426"/>
      <w:bookmarkStart w:id="3322" w:name="_Ref213914718"/>
      <w:del w:id="3323" w:author="Jeff Pitzen" w:date="2025-12-10T12:48:00Z" w16du:dateUtc="2025-12-10T17:48:00Z">
        <w:r w:rsidRPr="00636671" w:rsidDel="002350BA">
          <w:rPr>
            <w:rStyle w:val="Strong"/>
            <w:b/>
            <w:bCs/>
          </w:rPr>
          <w:delText>Authentication (DoD SSO)</w:delText>
        </w:r>
        <w:bookmarkStart w:id="3324" w:name="_Toc216514843"/>
        <w:bookmarkEnd w:id="3321"/>
        <w:bookmarkEnd w:id="3322"/>
        <w:bookmarkEnd w:id="3324"/>
      </w:del>
    </w:p>
    <w:p w14:paraId="02DB8726" w14:textId="3519940B" w:rsidR="00311D9D" w:rsidDel="002350BA" w:rsidRDefault="00311D9D" w:rsidP="00F5493D">
      <w:pPr>
        <w:pStyle w:val="Body"/>
        <w:numPr>
          <w:ilvl w:val="0"/>
          <w:numId w:val="13"/>
        </w:numPr>
        <w:rPr>
          <w:del w:id="3325" w:author="Jeff Pitzen" w:date="2025-12-10T12:48:00Z" w16du:dateUtc="2025-12-10T17:48:00Z"/>
        </w:rPr>
      </w:pPr>
      <w:del w:id="3326" w:author="Jeff Pitzen" w:date="2025-12-10T12:48:00Z" w16du:dateUtc="2025-12-10T17:48:00Z">
        <w:r w:rsidRPr="0009388A" w:rsidDel="002350BA">
          <w:delText>Use Platform One Keycloak for SSO.</w:delText>
        </w:r>
        <w:bookmarkStart w:id="3327" w:name="_Toc216514844"/>
        <w:bookmarkEnd w:id="3327"/>
      </w:del>
    </w:p>
    <w:p w14:paraId="3ADC6903" w14:textId="134E5551" w:rsidR="00311D9D" w:rsidDel="002350BA" w:rsidRDefault="00311D9D" w:rsidP="00F5493D">
      <w:pPr>
        <w:pStyle w:val="Body"/>
        <w:numPr>
          <w:ilvl w:val="0"/>
          <w:numId w:val="13"/>
        </w:numPr>
        <w:rPr>
          <w:del w:id="3328" w:author="Jeff Pitzen" w:date="2025-12-10T12:48:00Z" w16du:dateUtc="2025-12-10T17:48:00Z"/>
        </w:rPr>
      </w:pPr>
      <w:del w:id="3329" w:author="Jeff Pitzen" w:date="2025-12-10T12:48:00Z" w16du:dateUtc="2025-12-10T17:48:00Z">
        <w:r w:rsidRPr="0009388A" w:rsidDel="002350BA">
          <w:delText>Replace local auth; enforce CAC/ECA PKI.</w:delText>
        </w:r>
        <w:bookmarkStart w:id="3330" w:name="_Toc216514845"/>
        <w:bookmarkEnd w:id="3330"/>
      </w:del>
    </w:p>
    <w:p w14:paraId="34B57860" w14:textId="0D23949C" w:rsidR="00311D9D" w:rsidRPr="0009388A" w:rsidDel="002350BA" w:rsidRDefault="00311D9D" w:rsidP="00F5493D">
      <w:pPr>
        <w:pStyle w:val="Body"/>
        <w:numPr>
          <w:ilvl w:val="0"/>
          <w:numId w:val="13"/>
        </w:numPr>
        <w:rPr>
          <w:del w:id="3331" w:author="Jeff Pitzen" w:date="2025-12-10T12:48:00Z" w16du:dateUtc="2025-12-10T17:48:00Z"/>
        </w:rPr>
      </w:pPr>
      <w:del w:id="3332" w:author="Jeff Pitzen" w:date="2025-12-10T12:48:00Z" w16du:dateUtc="2025-12-10T17:48:00Z">
        <w:r w:rsidRPr="0009388A" w:rsidDel="002350BA">
          <w:delText>DoD-compliant identity and access control.</w:delText>
        </w:r>
        <w:bookmarkStart w:id="3333" w:name="_Toc216514846"/>
        <w:bookmarkEnd w:id="3333"/>
      </w:del>
    </w:p>
    <w:p w14:paraId="30D7D504" w14:textId="0ECB114B" w:rsidR="00311D9D" w:rsidRPr="00636671" w:rsidDel="002350BA" w:rsidRDefault="00311D9D" w:rsidP="008246B7">
      <w:pPr>
        <w:pStyle w:val="Heading3"/>
        <w:rPr>
          <w:del w:id="3334" w:author="Jeff Pitzen" w:date="2025-12-10T12:48:00Z" w16du:dateUtc="2025-12-10T17:48:00Z"/>
          <w:rStyle w:val="Strong"/>
          <w:b/>
          <w:bCs/>
        </w:rPr>
      </w:pPr>
      <w:bookmarkStart w:id="3335" w:name="_Toc213425427"/>
      <w:bookmarkStart w:id="3336" w:name="_Ref213914720"/>
      <w:del w:id="3337" w:author="Jeff Pitzen" w:date="2025-12-10T12:48:00Z" w16du:dateUtc="2025-12-10T17:48:00Z">
        <w:r w:rsidRPr="00636671" w:rsidDel="002350BA">
          <w:rPr>
            <w:rStyle w:val="Strong"/>
            <w:b/>
            <w:bCs/>
          </w:rPr>
          <w:delText>Storage (EBS, EFS, S3)</w:delText>
        </w:r>
        <w:bookmarkStart w:id="3338" w:name="_Toc216514847"/>
        <w:bookmarkEnd w:id="3335"/>
        <w:bookmarkEnd w:id="3336"/>
        <w:bookmarkEnd w:id="3338"/>
      </w:del>
    </w:p>
    <w:p w14:paraId="6313C1A2" w14:textId="26EB5791" w:rsidR="00311D9D" w:rsidDel="002350BA" w:rsidRDefault="00311D9D" w:rsidP="00F5493D">
      <w:pPr>
        <w:pStyle w:val="Body"/>
        <w:numPr>
          <w:ilvl w:val="0"/>
          <w:numId w:val="14"/>
        </w:numPr>
        <w:rPr>
          <w:del w:id="3339" w:author="Jeff Pitzen" w:date="2025-12-10T12:48:00Z" w16du:dateUtc="2025-12-10T17:48:00Z"/>
        </w:rPr>
      </w:pPr>
      <w:del w:id="3340" w:author="Jeff Pitzen" w:date="2025-12-10T12:48:00Z" w16du:dateUtc="2025-12-10T17:48:00Z">
        <w:r w:rsidRPr="001D3397" w:rsidDel="002350BA">
          <w:rPr>
            <w:rStyle w:val="Strong"/>
            <w:rFonts w:cs="Arial"/>
          </w:rPr>
          <w:delText>EBS:</w:delText>
        </w:r>
        <w:r w:rsidRPr="0009388A" w:rsidDel="002350BA">
          <w:delText xml:space="preserve"> Encrypted via KMS CMK; snapshot policies for DR.</w:delText>
        </w:r>
        <w:bookmarkStart w:id="3341" w:name="_Toc216514848"/>
        <w:bookmarkEnd w:id="3341"/>
      </w:del>
    </w:p>
    <w:p w14:paraId="07F85320" w14:textId="27868FA3" w:rsidR="00311D9D" w:rsidDel="002350BA" w:rsidRDefault="00311D9D" w:rsidP="00F5493D">
      <w:pPr>
        <w:pStyle w:val="Body"/>
        <w:numPr>
          <w:ilvl w:val="0"/>
          <w:numId w:val="14"/>
        </w:numPr>
        <w:rPr>
          <w:del w:id="3342" w:author="Jeff Pitzen" w:date="2025-12-10T12:48:00Z" w16du:dateUtc="2025-12-10T17:48:00Z"/>
        </w:rPr>
      </w:pPr>
      <w:del w:id="3343" w:author="Jeff Pitzen" w:date="2025-12-10T12:48:00Z" w16du:dateUtc="2025-12-10T17:48:00Z">
        <w:r w:rsidRPr="001D3397" w:rsidDel="002350BA">
          <w:rPr>
            <w:rStyle w:val="Strong"/>
            <w:rFonts w:cs="Arial"/>
          </w:rPr>
          <w:delText>EFS:</w:delText>
        </w:r>
        <w:r w:rsidRPr="0009388A" w:rsidDel="002350BA">
          <w:delText xml:space="preserve"> Encrypted shared logs; private subnet access only.</w:delText>
        </w:r>
        <w:bookmarkStart w:id="3344" w:name="_Toc216514849"/>
        <w:bookmarkEnd w:id="3344"/>
      </w:del>
    </w:p>
    <w:p w14:paraId="5C999BFC" w14:textId="10188386" w:rsidR="00311D9D" w:rsidDel="002350BA" w:rsidRDefault="00311D9D" w:rsidP="00F5493D">
      <w:pPr>
        <w:pStyle w:val="Body"/>
        <w:numPr>
          <w:ilvl w:val="0"/>
          <w:numId w:val="14"/>
        </w:numPr>
        <w:rPr>
          <w:del w:id="3345" w:author="Jeff Pitzen" w:date="2025-12-10T12:48:00Z" w16du:dateUtc="2025-12-10T17:48:00Z"/>
        </w:rPr>
      </w:pPr>
      <w:del w:id="3346" w:author="Jeff Pitzen" w:date="2025-12-10T12:48:00Z" w16du:dateUtc="2025-12-10T17:48:00Z">
        <w:r w:rsidRPr="001D3397" w:rsidDel="002350BA">
          <w:rPr>
            <w:rStyle w:val="Strong"/>
            <w:rFonts w:cs="Arial"/>
          </w:rPr>
          <w:delText>S3:</w:delText>
        </w:r>
        <w:r w:rsidRPr="0009388A" w:rsidDel="002350BA">
          <w:delText xml:space="preserve"> Private buckets; encryption + lifecycle policies.</w:delText>
        </w:r>
        <w:bookmarkStart w:id="3347" w:name="_Toc216514850"/>
        <w:bookmarkEnd w:id="3347"/>
      </w:del>
    </w:p>
    <w:p w14:paraId="0C01F694" w14:textId="4CB5724C" w:rsidR="00311D9D" w:rsidRPr="0009388A" w:rsidDel="002350BA" w:rsidRDefault="00311D9D" w:rsidP="002961F5">
      <w:pPr>
        <w:pStyle w:val="Body"/>
        <w:rPr>
          <w:del w:id="3348" w:author="Jeff Pitzen" w:date="2025-12-10T12:48:00Z" w16du:dateUtc="2025-12-10T17:48:00Z"/>
        </w:rPr>
      </w:pPr>
      <w:del w:id="3349" w:author="Jeff Pitzen" w:date="2025-12-10T12:48:00Z" w16du:dateUtc="2025-12-10T17:48:00Z">
        <w:r w:rsidRPr="0009388A" w:rsidDel="002350BA">
          <w:delText>Fully compliant data handling across tiers.</w:delText>
        </w:r>
        <w:bookmarkStart w:id="3350" w:name="_Toc216514851"/>
        <w:bookmarkEnd w:id="3350"/>
      </w:del>
    </w:p>
    <w:p w14:paraId="425D520C" w14:textId="286572BD" w:rsidR="00311D9D" w:rsidRPr="00636671" w:rsidDel="002350BA" w:rsidRDefault="00311D9D" w:rsidP="008246B7">
      <w:pPr>
        <w:pStyle w:val="Heading3"/>
        <w:rPr>
          <w:del w:id="3351" w:author="Jeff Pitzen" w:date="2025-12-10T12:48:00Z" w16du:dateUtc="2025-12-10T17:48:00Z"/>
          <w:rStyle w:val="Strong"/>
          <w:b/>
          <w:bCs/>
        </w:rPr>
      </w:pPr>
      <w:bookmarkStart w:id="3352" w:name="_Toc213425428"/>
      <w:bookmarkStart w:id="3353" w:name="_Ref213914723"/>
      <w:del w:id="3354" w:author="Jeff Pitzen" w:date="2025-12-10T12:48:00Z" w16du:dateUtc="2025-12-10T17:48:00Z">
        <w:r w:rsidRPr="00636671" w:rsidDel="002350BA">
          <w:rPr>
            <w:rStyle w:val="Strong"/>
            <w:b/>
            <w:bCs/>
          </w:rPr>
          <w:delText>IAM &amp; IRSA</w:delText>
        </w:r>
        <w:bookmarkStart w:id="3355" w:name="_Toc216514852"/>
        <w:bookmarkEnd w:id="3352"/>
        <w:bookmarkEnd w:id="3353"/>
        <w:bookmarkEnd w:id="3355"/>
      </w:del>
    </w:p>
    <w:p w14:paraId="11217EBD" w14:textId="3F930800" w:rsidR="00311D9D" w:rsidDel="002350BA" w:rsidRDefault="00311D9D" w:rsidP="00F5493D">
      <w:pPr>
        <w:pStyle w:val="Body"/>
        <w:numPr>
          <w:ilvl w:val="0"/>
          <w:numId w:val="9"/>
        </w:numPr>
        <w:rPr>
          <w:del w:id="3356" w:author="Jeff Pitzen" w:date="2025-12-10T12:48:00Z" w16du:dateUtc="2025-12-10T17:48:00Z"/>
        </w:rPr>
      </w:pPr>
      <w:del w:id="3357" w:author="Jeff Pitzen" w:date="2025-12-10T12:48:00Z" w16du:dateUtc="2025-12-10T17:48:00Z">
        <w:r w:rsidRPr="0009388A" w:rsidDel="002350BA">
          <w:delText>Adopt IAM Roles for Service Accounts (IRSA).</w:delText>
        </w:r>
        <w:bookmarkStart w:id="3358" w:name="_Toc216514853"/>
        <w:bookmarkEnd w:id="3358"/>
      </w:del>
    </w:p>
    <w:p w14:paraId="4D07CD1C" w14:textId="47475CB1" w:rsidR="00311D9D" w:rsidDel="002350BA" w:rsidRDefault="00311D9D" w:rsidP="00F5493D">
      <w:pPr>
        <w:pStyle w:val="Body"/>
        <w:numPr>
          <w:ilvl w:val="0"/>
          <w:numId w:val="9"/>
        </w:numPr>
        <w:rPr>
          <w:del w:id="3359" w:author="Jeff Pitzen" w:date="2025-12-10T12:48:00Z" w16du:dateUtc="2025-12-10T17:48:00Z"/>
        </w:rPr>
      </w:pPr>
      <w:del w:id="3360" w:author="Jeff Pitzen" w:date="2025-12-10T12:48:00Z" w16du:dateUtc="2025-12-10T17:48:00Z">
        <w:r w:rsidRPr="0009388A" w:rsidDel="002350BA">
          <w:delText>Prevent use of static AWS credentials in pods.</w:delText>
        </w:r>
        <w:bookmarkStart w:id="3361" w:name="_Toc216514854"/>
        <w:bookmarkEnd w:id="3361"/>
      </w:del>
    </w:p>
    <w:p w14:paraId="3F548AB5" w14:textId="18546C9E" w:rsidR="00311D9D" w:rsidRPr="0009388A" w:rsidDel="002350BA" w:rsidRDefault="00311D9D" w:rsidP="00F5493D">
      <w:pPr>
        <w:pStyle w:val="Body"/>
        <w:numPr>
          <w:ilvl w:val="0"/>
          <w:numId w:val="9"/>
        </w:numPr>
        <w:rPr>
          <w:del w:id="3362" w:author="Jeff Pitzen" w:date="2025-12-10T12:48:00Z" w16du:dateUtc="2025-12-10T17:48:00Z"/>
        </w:rPr>
      </w:pPr>
      <w:del w:id="3363" w:author="Jeff Pitzen" w:date="2025-12-10T12:48:00Z" w16du:dateUtc="2025-12-10T17:48:00Z">
        <w:r w:rsidRPr="0009388A" w:rsidDel="002350BA">
          <w:delText>Least-privilege, short-lived access tokens.</w:delText>
        </w:r>
        <w:bookmarkStart w:id="3364" w:name="_Toc216514855"/>
        <w:bookmarkEnd w:id="3364"/>
      </w:del>
    </w:p>
    <w:p w14:paraId="295A0BEF" w14:textId="26DAA340" w:rsidR="00311D9D" w:rsidRPr="00636671" w:rsidDel="002350BA" w:rsidRDefault="00311D9D" w:rsidP="008246B7">
      <w:pPr>
        <w:pStyle w:val="Heading3"/>
        <w:rPr>
          <w:del w:id="3365" w:author="Jeff Pitzen" w:date="2025-12-10T12:48:00Z" w16du:dateUtc="2025-12-10T17:48:00Z"/>
          <w:rStyle w:val="Strong"/>
          <w:b/>
          <w:bCs/>
        </w:rPr>
      </w:pPr>
      <w:bookmarkStart w:id="3366" w:name="_Toc213425429"/>
      <w:bookmarkStart w:id="3367" w:name="_Ref213914725"/>
      <w:del w:id="3368" w:author="Jeff Pitzen" w:date="2025-12-10T12:48:00Z" w16du:dateUtc="2025-12-10T17:48:00Z">
        <w:r w:rsidRPr="00636671" w:rsidDel="002350BA">
          <w:rPr>
            <w:rStyle w:val="Strong"/>
            <w:b/>
            <w:bCs/>
          </w:rPr>
          <w:delText>Logging &amp; Monitoring</w:delText>
        </w:r>
        <w:bookmarkStart w:id="3369" w:name="_Toc216514856"/>
        <w:bookmarkEnd w:id="3366"/>
        <w:bookmarkEnd w:id="3367"/>
        <w:bookmarkEnd w:id="3369"/>
      </w:del>
    </w:p>
    <w:p w14:paraId="7E88A2EB" w14:textId="4B38A2FE" w:rsidR="00311D9D" w:rsidDel="002350BA" w:rsidRDefault="00311D9D" w:rsidP="00F5493D">
      <w:pPr>
        <w:pStyle w:val="Body"/>
        <w:keepNext/>
        <w:keepLines/>
        <w:numPr>
          <w:ilvl w:val="0"/>
          <w:numId w:val="9"/>
        </w:numPr>
        <w:rPr>
          <w:del w:id="3370" w:author="Jeff Pitzen" w:date="2025-12-10T12:48:00Z" w16du:dateUtc="2025-12-10T17:48:00Z"/>
        </w:rPr>
      </w:pPr>
      <w:del w:id="3371" w:author="Jeff Pitzen" w:date="2025-12-10T12:48:00Z" w16du:dateUtc="2025-12-10T17:48:00Z">
        <w:r w:rsidRPr="0009388A" w:rsidDel="002350BA">
          <w:delText>Centralized logging to CloudWatch/ELK with PKI access.</w:delText>
        </w:r>
        <w:bookmarkStart w:id="3372" w:name="_Toc216514857"/>
        <w:bookmarkEnd w:id="3372"/>
      </w:del>
    </w:p>
    <w:p w14:paraId="5ADEFC11" w14:textId="464F55E0" w:rsidR="00311D9D" w:rsidDel="002350BA" w:rsidRDefault="00311D9D" w:rsidP="00F5493D">
      <w:pPr>
        <w:pStyle w:val="Body"/>
        <w:numPr>
          <w:ilvl w:val="0"/>
          <w:numId w:val="9"/>
        </w:numPr>
        <w:rPr>
          <w:del w:id="3373" w:author="Jeff Pitzen" w:date="2025-12-10T12:48:00Z" w16du:dateUtc="2025-12-10T17:48:00Z"/>
        </w:rPr>
      </w:pPr>
      <w:del w:id="3374" w:author="Jeff Pitzen" w:date="2025-12-10T12:48:00Z" w16du:dateUtc="2025-12-10T17:48:00Z">
        <w:r w:rsidRPr="0009388A" w:rsidDel="002350BA">
          <w:delText>Meets DoD audit traceability; prevents PII leaks.</w:delText>
        </w:r>
        <w:bookmarkStart w:id="3375" w:name="_Toc216514858"/>
        <w:bookmarkEnd w:id="3375"/>
      </w:del>
    </w:p>
    <w:p w14:paraId="37790B31" w14:textId="0DD66310" w:rsidR="00311D9D" w:rsidRPr="0009388A" w:rsidDel="002350BA" w:rsidRDefault="00311D9D" w:rsidP="00F5493D">
      <w:pPr>
        <w:pStyle w:val="Body"/>
        <w:numPr>
          <w:ilvl w:val="0"/>
          <w:numId w:val="9"/>
        </w:numPr>
        <w:rPr>
          <w:del w:id="3376" w:author="Jeff Pitzen" w:date="2025-12-10T12:48:00Z" w16du:dateUtc="2025-12-10T17:48:00Z"/>
        </w:rPr>
      </w:pPr>
      <w:del w:id="3377" w:author="Jeff Pitzen" w:date="2025-12-10T12:48:00Z" w16du:dateUtc="2025-12-10T17:48:00Z">
        <w:r w:rsidRPr="0009388A" w:rsidDel="002350BA">
          <w:delText>Secure and compliant observability.</w:delText>
        </w:r>
        <w:bookmarkStart w:id="3378" w:name="_Toc216514859"/>
        <w:bookmarkEnd w:id="3378"/>
      </w:del>
    </w:p>
    <w:p w14:paraId="39AF29AC" w14:textId="53EF4E67" w:rsidR="00311D9D" w:rsidRPr="00636671" w:rsidDel="002350BA" w:rsidRDefault="00311D9D" w:rsidP="008246B7">
      <w:pPr>
        <w:pStyle w:val="Heading3"/>
        <w:rPr>
          <w:del w:id="3379" w:author="Jeff Pitzen" w:date="2025-12-10T12:48:00Z" w16du:dateUtc="2025-12-10T17:48:00Z"/>
          <w:rStyle w:val="Strong"/>
          <w:b/>
          <w:bCs/>
        </w:rPr>
      </w:pPr>
      <w:bookmarkStart w:id="3380" w:name="_Toc213425430"/>
      <w:bookmarkStart w:id="3381" w:name="_Ref213914727"/>
      <w:del w:id="3382" w:author="Jeff Pitzen" w:date="2025-12-10T12:48:00Z" w16du:dateUtc="2025-12-10T17:48:00Z">
        <w:r w:rsidRPr="00636671" w:rsidDel="002350BA">
          <w:rPr>
            <w:rStyle w:val="Strong"/>
            <w:b/>
            <w:bCs/>
          </w:rPr>
          <w:delText>Artifact Repository — Harbor</w:delText>
        </w:r>
        <w:bookmarkStart w:id="3383" w:name="_Toc216514860"/>
        <w:bookmarkEnd w:id="3380"/>
        <w:bookmarkEnd w:id="3381"/>
        <w:bookmarkEnd w:id="3383"/>
      </w:del>
    </w:p>
    <w:p w14:paraId="0FDE8148" w14:textId="70B28A59" w:rsidR="00311D9D" w:rsidDel="002350BA" w:rsidRDefault="00311D9D" w:rsidP="00F5493D">
      <w:pPr>
        <w:pStyle w:val="Body"/>
        <w:numPr>
          <w:ilvl w:val="0"/>
          <w:numId w:val="9"/>
        </w:numPr>
        <w:rPr>
          <w:del w:id="3384" w:author="Jeff Pitzen" w:date="2025-12-10T12:48:00Z" w16du:dateUtc="2025-12-10T17:48:00Z"/>
        </w:rPr>
      </w:pPr>
      <w:del w:id="3385" w:author="Jeff Pitzen" w:date="2025-12-10T12:48:00Z" w16du:dateUtc="2025-12-10T17:48:00Z">
        <w:r w:rsidRPr="0009388A" w:rsidDel="002350BA">
          <w:delText>Migrate from ECR to Game Warden Harbor.</w:delText>
        </w:r>
        <w:bookmarkStart w:id="3386" w:name="_Toc216514861"/>
        <w:bookmarkEnd w:id="3386"/>
      </w:del>
    </w:p>
    <w:p w14:paraId="661259CE" w14:textId="1BD5108F" w:rsidR="00311D9D" w:rsidDel="002350BA" w:rsidRDefault="00311D9D" w:rsidP="00F5493D">
      <w:pPr>
        <w:pStyle w:val="Body"/>
        <w:numPr>
          <w:ilvl w:val="0"/>
          <w:numId w:val="9"/>
        </w:numPr>
        <w:rPr>
          <w:del w:id="3387" w:author="Jeff Pitzen" w:date="2025-12-10T12:48:00Z" w16du:dateUtc="2025-12-10T17:48:00Z"/>
        </w:rPr>
      </w:pPr>
      <w:del w:id="3388" w:author="Jeff Pitzen" w:date="2025-12-10T12:48:00Z" w16du:dateUtc="2025-12-10T17:48:00Z">
        <w:r w:rsidRPr="0009388A" w:rsidDel="002350BA">
          <w:delText>Harbor performs automatic vulnerability scans and enforces image signing.</w:delText>
        </w:r>
        <w:bookmarkStart w:id="3389" w:name="_Toc216514862"/>
        <w:bookmarkEnd w:id="3389"/>
      </w:del>
    </w:p>
    <w:p w14:paraId="690C2BF2" w14:textId="1E3AD781" w:rsidR="00311D9D" w:rsidRPr="0009388A" w:rsidDel="002350BA" w:rsidRDefault="00311D9D" w:rsidP="00F5493D">
      <w:pPr>
        <w:pStyle w:val="Body"/>
        <w:numPr>
          <w:ilvl w:val="0"/>
          <w:numId w:val="9"/>
        </w:numPr>
        <w:rPr>
          <w:del w:id="3390" w:author="Jeff Pitzen" w:date="2025-12-10T12:48:00Z" w16du:dateUtc="2025-12-10T17:48:00Z"/>
        </w:rPr>
      </w:pPr>
      <w:del w:id="3391" w:author="Jeff Pitzen" w:date="2025-12-10T12:48:00Z" w16du:dateUtc="2025-12-10T17:48:00Z">
        <w:r w:rsidRPr="0009388A" w:rsidDel="002350BA">
          <w:delText>Pre-approved images, auto-verified for IL deployment.</w:delText>
        </w:r>
        <w:bookmarkStart w:id="3392" w:name="_Toc216514863"/>
        <w:bookmarkEnd w:id="3392"/>
      </w:del>
    </w:p>
    <w:p w14:paraId="52961E88" w14:textId="0E659E9A" w:rsidR="00311D9D" w:rsidRDefault="00311D9D" w:rsidP="008246B7">
      <w:pPr>
        <w:pStyle w:val="Heading2"/>
        <w:rPr>
          <w:ins w:id="3393" w:author="Jeff Pitzen" w:date="2025-12-10T13:40:00Z" w16du:dateUtc="2025-12-10T18:40:00Z"/>
          <w:rFonts w:eastAsia="Times New Roman"/>
          <w:lang w:val="en-IN"/>
        </w:rPr>
      </w:pPr>
      <w:bookmarkStart w:id="3394" w:name="_Toc213425431"/>
      <w:del w:id="3395" w:author="Jeff Pitzen" w:date="2025-12-10T13:37:00Z" w16du:dateUtc="2025-12-10T18:37:00Z">
        <w:r w:rsidRPr="007F0714" w:rsidDel="00BE6007">
          <w:rPr>
            <w:rFonts w:eastAsia="Times New Roman"/>
            <w:lang w:val="en-IN"/>
          </w:rPr>
          <w:delText>Role-Based Breakdown</w:delText>
        </w:r>
      </w:del>
      <w:bookmarkStart w:id="3396" w:name="_Toc216514864"/>
      <w:bookmarkEnd w:id="3394"/>
      <w:ins w:id="3397" w:author="Jeff Pitzen" w:date="2025-12-10T13:37:00Z" w16du:dateUtc="2025-12-10T18:37:00Z">
        <w:r w:rsidR="00BE6007">
          <w:rPr>
            <w:rFonts w:eastAsia="Times New Roman"/>
            <w:lang w:val="en-IN"/>
          </w:rPr>
          <w:t xml:space="preserve">STEP 10: </w:t>
        </w:r>
      </w:ins>
      <w:ins w:id="3398" w:author="Jeff Pitzen" w:date="2025-12-10T13:54:00Z" w16du:dateUtc="2025-12-10T18:54:00Z">
        <w:r w:rsidR="00976F24">
          <w:rPr>
            <w:rFonts w:eastAsia="Times New Roman"/>
            <w:lang w:val="en-IN"/>
          </w:rPr>
          <w:t xml:space="preserve">Create ECR Pull Secret </w:t>
        </w:r>
        <w:r w:rsidR="00001333">
          <w:rPr>
            <w:rFonts w:eastAsia="Times New Roman"/>
            <w:lang w:val="en-IN"/>
          </w:rPr>
          <w:t>in kube-system</w:t>
        </w:r>
      </w:ins>
      <w:bookmarkEnd w:id="3396"/>
    </w:p>
    <w:p w14:paraId="25BCB67E" w14:textId="620E0334" w:rsidR="00C84198" w:rsidRDefault="00C84198" w:rsidP="00C84198">
      <w:pPr>
        <w:pStyle w:val="BodyText"/>
        <w:rPr>
          <w:ins w:id="3399" w:author="Jeff Pitzen" w:date="2025-12-10T13:40:00Z" w16du:dateUtc="2025-12-10T18:40:00Z"/>
        </w:rPr>
      </w:pPr>
      <w:ins w:id="3400" w:author="Jeff Pitzen" w:date="2025-12-10T13:40:00Z" w16du:dateUtc="2025-12-10T18:40:00Z">
        <w:r>
          <w:t>P</w:t>
        </w:r>
      </w:ins>
      <w:ins w:id="3401" w:author="Jeff Pitzen" w:date="2025-12-10T13:41:00Z" w16du:dateUtc="2025-12-10T18:41:00Z">
        <w:r w:rsidR="00736372" w:rsidRPr="00736372">
          <w:t>URPOSE: Allow Kubernetes system components to pull images from private ECR</w:t>
        </w:r>
      </w:ins>
    </w:p>
    <w:tbl>
      <w:tblPr>
        <w:tblStyle w:val="TableGrid"/>
        <w:tblW w:w="0" w:type="auto"/>
        <w:tblInd w:w="720" w:type="dxa"/>
        <w:tblLook w:val="04A0" w:firstRow="1" w:lastRow="0" w:firstColumn="1" w:lastColumn="0" w:noHBand="0" w:noVBand="1"/>
      </w:tblPr>
      <w:tblGrid>
        <w:gridCol w:w="10070"/>
        <w:tblGridChange w:id="3402">
          <w:tblGrid>
            <w:gridCol w:w="10070"/>
          </w:tblGrid>
        </w:tblGridChange>
      </w:tblGrid>
      <w:tr w:rsidR="00C84198" w14:paraId="668F0961" w14:textId="77777777" w:rsidTr="007C3D79">
        <w:trPr>
          <w:ins w:id="3403" w:author="Jeff Pitzen" w:date="2025-12-10T13:40:00Z" w16du:dateUtc="2025-12-10T18:40:00Z"/>
        </w:trPr>
        <w:tc>
          <w:tcPr>
            <w:tcW w:w="10070" w:type="dxa"/>
            <w:shd w:val="clear" w:color="auto" w:fill="BFBFBF" w:themeFill="background1" w:themeFillShade="BF"/>
          </w:tcPr>
          <w:p w14:paraId="53B1C994" w14:textId="127F0D17" w:rsidR="00C84198" w:rsidRDefault="00C84198" w:rsidP="007C3D79">
            <w:pPr>
              <w:pStyle w:val="BodyText"/>
              <w:ind w:left="0"/>
              <w:rPr>
                <w:ins w:id="3404" w:author="Jeff Pitzen" w:date="2025-12-10T13:40:00Z" w16du:dateUtc="2025-12-10T18:40:00Z"/>
              </w:rPr>
            </w:pPr>
            <w:ins w:id="3405" w:author="Jeff Pitzen" w:date="2025-12-10T13:40:00Z" w16du:dateUtc="2025-12-10T18:40:00Z">
              <w:r w:rsidRPr="00D06073">
                <w:t xml:space="preserve">SHELL: </w:t>
              </w:r>
            </w:ins>
            <w:ins w:id="3406" w:author="Jeff Pitzen" w:date="2025-12-10T13:42:00Z" w16du:dateUtc="2025-12-10T18:42:00Z">
              <w:r w:rsidR="00386E01" w:rsidRPr="00386E01">
                <w:t>Different syntax required per shell</w:t>
              </w:r>
            </w:ins>
          </w:p>
        </w:tc>
      </w:tr>
      <w:tr w:rsidR="00990FB1" w14:paraId="32C119E9" w14:textId="77777777" w:rsidTr="00990FB1">
        <w:tblPrEx>
          <w:tblW w:w="0" w:type="auto"/>
          <w:tblInd w:w="720" w:type="dxa"/>
          <w:tblPrExChange w:id="3407" w:author="Jeff Pitzen" w:date="2025-12-10T13:43:00Z" w16du:dateUtc="2025-12-10T18:43:00Z">
            <w:tblPrEx>
              <w:tblW w:w="0" w:type="auto"/>
              <w:tblInd w:w="720" w:type="dxa"/>
            </w:tblPrEx>
          </w:tblPrExChange>
        </w:tblPrEx>
        <w:trPr>
          <w:trHeight w:val="2297"/>
          <w:ins w:id="3408" w:author="Jeff Pitzen" w:date="2025-12-10T13:40:00Z" w16du:dateUtc="2025-12-10T18:40:00Z"/>
          <w:trPrChange w:id="3409" w:author="Jeff Pitzen" w:date="2025-12-10T13:43:00Z" w16du:dateUtc="2025-12-10T18:43:00Z">
            <w:trPr>
              <w:trHeight w:val="4295"/>
            </w:trPr>
          </w:trPrChange>
        </w:trPr>
        <w:tc>
          <w:tcPr>
            <w:tcW w:w="10070" w:type="dxa"/>
            <w:tcPrChange w:id="3410" w:author="Jeff Pitzen" w:date="2025-12-10T13:43:00Z" w16du:dateUtc="2025-12-10T18:43:00Z">
              <w:tcPr>
                <w:tcW w:w="10070" w:type="dxa"/>
              </w:tcPr>
            </w:tcPrChange>
          </w:tcPr>
          <w:p w14:paraId="21460CD8" w14:textId="77777777" w:rsidR="00990FB1" w:rsidRPr="00990FB1" w:rsidRDefault="00990FB1" w:rsidP="00386E01">
            <w:pPr>
              <w:pStyle w:val="BodyText"/>
              <w:ind w:left="0"/>
              <w:rPr>
                <w:ins w:id="3411" w:author="Jeff Pitzen" w:date="2025-12-10T13:42:00Z" w16du:dateUtc="2025-12-10T18:42:00Z"/>
                <w:b/>
                <w:bCs/>
                <w:rPrChange w:id="3412" w:author="Jeff Pitzen" w:date="2025-12-10T13:43:00Z" w16du:dateUtc="2025-12-10T18:43:00Z">
                  <w:rPr>
                    <w:ins w:id="3413" w:author="Jeff Pitzen" w:date="2025-12-10T13:42:00Z" w16du:dateUtc="2025-12-10T18:42:00Z"/>
                  </w:rPr>
                </w:rPrChange>
              </w:rPr>
            </w:pPr>
            <w:ins w:id="3414" w:author="Jeff Pitzen" w:date="2025-12-10T13:42:00Z" w16du:dateUtc="2025-12-10T18:42:00Z">
              <w:r w:rsidRPr="00990FB1">
                <w:rPr>
                  <w:b/>
                  <w:bCs/>
                  <w:rPrChange w:id="3415" w:author="Jeff Pitzen" w:date="2025-12-10T13:43:00Z" w16du:dateUtc="2025-12-10T18:43:00Z">
                    <w:rPr/>
                  </w:rPrChange>
                </w:rPr>
                <w:t>PowerShell</w:t>
              </w:r>
            </w:ins>
          </w:p>
          <w:p w14:paraId="1767718B" w14:textId="77777777" w:rsidR="00990FB1" w:rsidRDefault="00990FB1" w:rsidP="00386E01">
            <w:pPr>
              <w:pStyle w:val="BodyText"/>
              <w:ind w:left="0"/>
              <w:rPr>
                <w:ins w:id="3416" w:author="Jeff Pitzen" w:date="2025-12-10T13:42:00Z" w16du:dateUtc="2025-12-10T18:42:00Z"/>
              </w:rPr>
            </w:pPr>
            <w:ins w:id="3417" w:author="Jeff Pitzen" w:date="2025-12-10T13:42:00Z" w16du:dateUtc="2025-12-10T18:42:00Z">
              <w:r>
                <w:t>kubectl create secret docker-registry docker-secret `</w:t>
              </w:r>
            </w:ins>
          </w:p>
          <w:p w14:paraId="767BA860" w14:textId="77777777" w:rsidR="00990FB1" w:rsidRDefault="00990FB1" w:rsidP="00386E01">
            <w:pPr>
              <w:pStyle w:val="BodyText"/>
              <w:ind w:left="0"/>
              <w:rPr>
                <w:ins w:id="3418" w:author="Jeff Pitzen" w:date="2025-12-10T13:42:00Z" w16du:dateUtc="2025-12-10T18:42:00Z"/>
              </w:rPr>
            </w:pPr>
            <w:ins w:id="3419" w:author="Jeff Pitzen" w:date="2025-12-10T13:42:00Z" w16du:dateUtc="2025-12-10T18:42:00Z">
              <w:r>
                <w:t xml:space="preserve">  --docker-server=995553364920.dkr.ecr.us-west-1.amazonaws.com/uw1-zlps-ecr-01 `</w:t>
              </w:r>
            </w:ins>
          </w:p>
          <w:p w14:paraId="00F764A3" w14:textId="77777777" w:rsidR="00990FB1" w:rsidRDefault="00990FB1" w:rsidP="00386E01">
            <w:pPr>
              <w:pStyle w:val="BodyText"/>
              <w:ind w:left="0"/>
              <w:rPr>
                <w:ins w:id="3420" w:author="Jeff Pitzen" w:date="2025-12-10T13:42:00Z" w16du:dateUtc="2025-12-10T18:42:00Z"/>
              </w:rPr>
            </w:pPr>
            <w:ins w:id="3421" w:author="Jeff Pitzen" w:date="2025-12-10T13:42:00Z" w16du:dateUtc="2025-12-10T18:42:00Z">
              <w:r>
                <w:t xml:space="preserve">  --docker-username=AWS `</w:t>
              </w:r>
            </w:ins>
          </w:p>
          <w:p w14:paraId="2DDC7B23" w14:textId="77777777" w:rsidR="00990FB1" w:rsidRDefault="00990FB1" w:rsidP="00386E01">
            <w:pPr>
              <w:pStyle w:val="BodyText"/>
              <w:ind w:left="0"/>
              <w:rPr>
                <w:ins w:id="3422" w:author="Jeff Pitzen" w:date="2025-12-10T13:42:00Z" w16du:dateUtc="2025-12-10T18:42:00Z"/>
              </w:rPr>
            </w:pPr>
            <w:ins w:id="3423" w:author="Jeff Pitzen" w:date="2025-12-10T13:42:00Z" w16du:dateUtc="2025-12-10T18:42:00Z">
              <w:r>
                <w:t xml:space="preserve">  --docker-password="$(aws ecr get-login-password --region us-west-1)" `</w:t>
              </w:r>
            </w:ins>
          </w:p>
          <w:p w14:paraId="61451846" w14:textId="0DE4F8C2" w:rsidR="00990FB1" w:rsidRDefault="00990FB1" w:rsidP="007C3D79">
            <w:pPr>
              <w:pStyle w:val="BodyText"/>
              <w:ind w:left="0"/>
              <w:rPr>
                <w:ins w:id="3424" w:author="Jeff Pitzen" w:date="2025-12-10T13:40:00Z" w16du:dateUtc="2025-12-10T18:40:00Z"/>
              </w:rPr>
            </w:pPr>
            <w:ins w:id="3425" w:author="Jeff Pitzen" w:date="2025-12-10T13:42:00Z" w16du:dateUtc="2025-12-10T18:42:00Z">
              <w:r>
                <w:t xml:space="preserve">  --namespace kube-system</w:t>
              </w:r>
            </w:ins>
          </w:p>
        </w:tc>
      </w:tr>
      <w:tr w:rsidR="00990FB1" w14:paraId="75D1404D" w14:textId="77777777" w:rsidTr="00990FB1">
        <w:trPr>
          <w:trHeight w:val="2297"/>
          <w:ins w:id="3426" w:author="Jeff Pitzen" w:date="2025-12-10T13:43:00Z" w16du:dateUtc="2025-12-10T18:43:00Z"/>
        </w:trPr>
        <w:tc>
          <w:tcPr>
            <w:tcW w:w="10070" w:type="dxa"/>
          </w:tcPr>
          <w:p w14:paraId="4F4F5FAA" w14:textId="77777777" w:rsidR="007A7129" w:rsidRPr="007A7129" w:rsidRDefault="007A7129" w:rsidP="007A7129">
            <w:pPr>
              <w:pStyle w:val="BodyText"/>
              <w:ind w:left="0"/>
              <w:rPr>
                <w:ins w:id="3427" w:author="Jeff Pitzen" w:date="2025-12-10T13:43:00Z" w16du:dateUtc="2025-12-10T18:43:00Z"/>
                <w:b/>
                <w:bCs/>
                <w:rPrChange w:id="3428" w:author="Jeff Pitzen" w:date="2025-12-10T13:43:00Z" w16du:dateUtc="2025-12-10T18:43:00Z">
                  <w:rPr>
                    <w:ins w:id="3429" w:author="Jeff Pitzen" w:date="2025-12-10T13:43:00Z" w16du:dateUtc="2025-12-10T18:43:00Z"/>
                  </w:rPr>
                </w:rPrChange>
              </w:rPr>
            </w:pPr>
            <w:ins w:id="3430" w:author="Jeff Pitzen" w:date="2025-12-10T13:43:00Z" w16du:dateUtc="2025-12-10T18:43:00Z">
              <w:r w:rsidRPr="007A7129">
                <w:rPr>
                  <w:b/>
                  <w:bCs/>
                  <w:rPrChange w:id="3431" w:author="Jeff Pitzen" w:date="2025-12-10T13:43:00Z" w16du:dateUtc="2025-12-10T18:43:00Z">
                    <w:rPr/>
                  </w:rPrChange>
                </w:rPr>
                <w:t>Bash / Linux</w:t>
              </w:r>
            </w:ins>
          </w:p>
          <w:p w14:paraId="3315CA29" w14:textId="77777777" w:rsidR="007A7129" w:rsidRDefault="007A7129" w:rsidP="007A7129">
            <w:pPr>
              <w:pStyle w:val="BodyText"/>
              <w:ind w:left="0"/>
              <w:rPr>
                <w:ins w:id="3432" w:author="Jeff Pitzen" w:date="2025-12-10T13:43:00Z" w16du:dateUtc="2025-12-10T18:43:00Z"/>
              </w:rPr>
            </w:pPr>
            <w:ins w:id="3433" w:author="Jeff Pitzen" w:date="2025-12-10T13:43:00Z" w16du:dateUtc="2025-12-10T18:43:00Z">
              <w:r>
                <w:t>kubectl create secret docker-registry docker-secret \</w:t>
              </w:r>
            </w:ins>
          </w:p>
          <w:p w14:paraId="65F952B8" w14:textId="77777777" w:rsidR="007A7129" w:rsidRDefault="007A7129" w:rsidP="007A7129">
            <w:pPr>
              <w:pStyle w:val="BodyText"/>
              <w:ind w:left="0"/>
              <w:rPr>
                <w:ins w:id="3434" w:author="Jeff Pitzen" w:date="2025-12-10T13:43:00Z" w16du:dateUtc="2025-12-10T18:43:00Z"/>
              </w:rPr>
            </w:pPr>
            <w:ins w:id="3435" w:author="Jeff Pitzen" w:date="2025-12-10T13:43:00Z" w16du:dateUtc="2025-12-10T18:43:00Z">
              <w:r>
                <w:t xml:space="preserve">  --docker-server=995553364920.dkr.ecr.us-west-1.amazonaws.com/uw1-zlps-ecr-01 \</w:t>
              </w:r>
            </w:ins>
          </w:p>
          <w:p w14:paraId="28E75628" w14:textId="77777777" w:rsidR="007A7129" w:rsidRDefault="007A7129" w:rsidP="007A7129">
            <w:pPr>
              <w:pStyle w:val="BodyText"/>
              <w:ind w:left="0"/>
              <w:rPr>
                <w:ins w:id="3436" w:author="Jeff Pitzen" w:date="2025-12-10T13:43:00Z" w16du:dateUtc="2025-12-10T18:43:00Z"/>
              </w:rPr>
            </w:pPr>
            <w:ins w:id="3437" w:author="Jeff Pitzen" w:date="2025-12-10T13:43:00Z" w16du:dateUtc="2025-12-10T18:43:00Z">
              <w:r>
                <w:t xml:space="preserve">  --docker-username=AWS \</w:t>
              </w:r>
            </w:ins>
          </w:p>
          <w:p w14:paraId="4DE0F2EE" w14:textId="77777777" w:rsidR="007A7129" w:rsidRDefault="007A7129" w:rsidP="007A7129">
            <w:pPr>
              <w:pStyle w:val="BodyText"/>
              <w:ind w:left="0"/>
              <w:rPr>
                <w:ins w:id="3438" w:author="Jeff Pitzen" w:date="2025-12-10T13:43:00Z" w16du:dateUtc="2025-12-10T18:43:00Z"/>
              </w:rPr>
            </w:pPr>
            <w:ins w:id="3439" w:author="Jeff Pitzen" w:date="2025-12-10T13:43:00Z" w16du:dateUtc="2025-12-10T18:43:00Z">
              <w:r>
                <w:t xml:space="preserve">  --docker-password="$(aws ecr get-login-password --region us-west-1)" \</w:t>
              </w:r>
            </w:ins>
          </w:p>
          <w:p w14:paraId="25B04199" w14:textId="49D4695B" w:rsidR="00990FB1" w:rsidRDefault="007A7129" w:rsidP="007A7129">
            <w:pPr>
              <w:pStyle w:val="BodyText"/>
              <w:ind w:left="0"/>
              <w:rPr>
                <w:ins w:id="3440" w:author="Jeff Pitzen" w:date="2025-12-10T13:43:00Z" w16du:dateUtc="2025-12-10T18:43:00Z"/>
              </w:rPr>
            </w:pPr>
            <w:ins w:id="3441" w:author="Jeff Pitzen" w:date="2025-12-10T13:43:00Z" w16du:dateUtc="2025-12-10T18:43:00Z">
              <w:r>
                <w:t xml:space="preserve">  --namespace kube-system</w:t>
              </w:r>
            </w:ins>
          </w:p>
        </w:tc>
      </w:tr>
      <w:tr w:rsidR="007A7129" w14:paraId="39F6F5E7" w14:textId="77777777" w:rsidTr="00990FB1">
        <w:trPr>
          <w:trHeight w:val="2297"/>
          <w:ins w:id="3442" w:author="Jeff Pitzen" w:date="2025-12-10T13:43:00Z" w16du:dateUtc="2025-12-10T18:43:00Z"/>
        </w:trPr>
        <w:tc>
          <w:tcPr>
            <w:tcW w:w="10070" w:type="dxa"/>
          </w:tcPr>
          <w:p w14:paraId="680539CB" w14:textId="77777777" w:rsidR="007A7129" w:rsidRPr="007A7129" w:rsidRDefault="007A7129" w:rsidP="007A7129">
            <w:pPr>
              <w:pStyle w:val="BodyText"/>
              <w:ind w:left="0"/>
              <w:rPr>
                <w:ins w:id="3443" w:author="Jeff Pitzen" w:date="2025-12-10T13:43:00Z" w16du:dateUtc="2025-12-10T18:43:00Z"/>
                <w:b/>
                <w:bCs/>
              </w:rPr>
            </w:pPr>
            <w:ins w:id="3444" w:author="Jeff Pitzen" w:date="2025-12-10T13:43:00Z" w16du:dateUtc="2025-12-10T18:43:00Z">
              <w:r w:rsidRPr="007A7129">
                <w:rPr>
                  <w:b/>
                  <w:bCs/>
                </w:rPr>
                <w:t>Windows CMD (two steps required)</w:t>
              </w:r>
            </w:ins>
          </w:p>
          <w:p w14:paraId="2B86FC89" w14:textId="77777777" w:rsidR="007A7129" w:rsidRPr="007A7129" w:rsidRDefault="007A7129" w:rsidP="007A7129">
            <w:pPr>
              <w:pStyle w:val="BodyText"/>
              <w:ind w:left="0"/>
              <w:rPr>
                <w:ins w:id="3445" w:author="Jeff Pitzen" w:date="2025-12-10T13:43:00Z" w16du:dateUtc="2025-12-10T18:43:00Z"/>
                <w:rPrChange w:id="3446" w:author="Jeff Pitzen" w:date="2025-12-10T13:43:00Z" w16du:dateUtc="2025-12-10T18:43:00Z">
                  <w:rPr>
                    <w:ins w:id="3447" w:author="Jeff Pitzen" w:date="2025-12-10T13:43:00Z" w16du:dateUtc="2025-12-10T18:43:00Z"/>
                    <w:b/>
                    <w:bCs/>
                  </w:rPr>
                </w:rPrChange>
              </w:rPr>
            </w:pPr>
            <w:ins w:id="3448" w:author="Jeff Pitzen" w:date="2025-12-10T13:43:00Z" w16du:dateUtc="2025-12-10T18:43:00Z">
              <w:r w:rsidRPr="007A7129">
                <w:rPr>
                  <w:rPrChange w:id="3449" w:author="Jeff Pitzen" w:date="2025-12-10T13:43:00Z" w16du:dateUtc="2025-12-10T18:43:00Z">
                    <w:rPr>
                      <w:b/>
                      <w:bCs/>
                    </w:rPr>
                  </w:rPrChange>
                </w:rPr>
                <w:t>aws ecr get-login-password --region us-west-1 &gt; ecr-password.txt</w:t>
              </w:r>
            </w:ins>
          </w:p>
          <w:p w14:paraId="7492DACC" w14:textId="77777777" w:rsidR="007A7129" w:rsidRPr="007A7129" w:rsidRDefault="007A7129" w:rsidP="007A7129">
            <w:pPr>
              <w:pStyle w:val="BodyText"/>
              <w:ind w:left="0"/>
              <w:rPr>
                <w:ins w:id="3450" w:author="Jeff Pitzen" w:date="2025-12-10T13:43:00Z" w16du:dateUtc="2025-12-10T18:43:00Z"/>
                <w:rPrChange w:id="3451" w:author="Jeff Pitzen" w:date="2025-12-10T13:43:00Z" w16du:dateUtc="2025-12-10T18:43:00Z">
                  <w:rPr>
                    <w:ins w:id="3452" w:author="Jeff Pitzen" w:date="2025-12-10T13:43:00Z" w16du:dateUtc="2025-12-10T18:43:00Z"/>
                    <w:b/>
                    <w:bCs/>
                  </w:rPr>
                </w:rPrChange>
              </w:rPr>
            </w:pPr>
            <w:ins w:id="3453" w:author="Jeff Pitzen" w:date="2025-12-10T13:43:00Z" w16du:dateUtc="2025-12-10T18:43:00Z">
              <w:r w:rsidRPr="007A7129">
                <w:rPr>
                  <w:rPrChange w:id="3454" w:author="Jeff Pitzen" w:date="2025-12-10T13:43:00Z" w16du:dateUtc="2025-12-10T18:43:00Z">
                    <w:rPr>
                      <w:b/>
                      <w:bCs/>
                    </w:rPr>
                  </w:rPrChange>
                </w:rPr>
                <w:t>set /p ECR_PASSWORD=&lt;ecr-password.txt</w:t>
              </w:r>
            </w:ins>
          </w:p>
          <w:p w14:paraId="40E0CBCE" w14:textId="77777777" w:rsidR="007A7129" w:rsidRPr="007A7129" w:rsidRDefault="007A7129" w:rsidP="007A7129">
            <w:pPr>
              <w:pStyle w:val="BodyText"/>
              <w:ind w:left="0"/>
              <w:rPr>
                <w:ins w:id="3455" w:author="Jeff Pitzen" w:date="2025-12-10T13:43:00Z" w16du:dateUtc="2025-12-10T18:43:00Z"/>
                <w:rPrChange w:id="3456" w:author="Jeff Pitzen" w:date="2025-12-10T13:43:00Z" w16du:dateUtc="2025-12-10T18:43:00Z">
                  <w:rPr>
                    <w:ins w:id="3457" w:author="Jeff Pitzen" w:date="2025-12-10T13:43:00Z" w16du:dateUtc="2025-12-10T18:43:00Z"/>
                    <w:b/>
                    <w:bCs/>
                  </w:rPr>
                </w:rPrChange>
              </w:rPr>
            </w:pPr>
            <w:ins w:id="3458" w:author="Jeff Pitzen" w:date="2025-12-10T13:43:00Z" w16du:dateUtc="2025-12-10T18:43:00Z">
              <w:r w:rsidRPr="007A7129">
                <w:rPr>
                  <w:rPrChange w:id="3459" w:author="Jeff Pitzen" w:date="2025-12-10T13:43:00Z" w16du:dateUtc="2025-12-10T18:43:00Z">
                    <w:rPr>
                      <w:b/>
                      <w:bCs/>
                    </w:rPr>
                  </w:rPrChange>
                </w:rPr>
                <w:t>kubectl create secret docker-registry docker-secret --docker-server=995553364920.dkr.ecr.us-west-1.amazonaws.com/uw1-zlps-ecr-01 --docker-username=AWS --docker-password=%ECR_PASSWORD% --namespace kube-system</w:t>
              </w:r>
            </w:ins>
          </w:p>
          <w:p w14:paraId="2AE1F815" w14:textId="0AF775E1" w:rsidR="007A7129" w:rsidRPr="007A7129" w:rsidRDefault="007A7129" w:rsidP="007A7129">
            <w:pPr>
              <w:pStyle w:val="BodyText"/>
              <w:ind w:left="0"/>
              <w:rPr>
                <w:ins w:id="3460" w:author="Jeff Pitzen" w:date="2025-12-10T13:43:00Z" w16du:dateUtc="2025-12-10T18:43:00Z"/>
                <w:b/>
                <w:bCs/>
              </w:rPr>
            </w:pPr>
            <w:ins w:id="3461" w:author="Jeff Pitzen" w:date="2025-12-10T13:43:00Z" w16du:dateUtc="2025-12-10T18:43:00Z">
              <w:r w:rsidRPr="007A7129">
                <w:rPr>
                  <w:rPrChange w:id="3462" w:author="Jeff Pitzen" w:date="2025-12-10T13:43:00Z" w16du:dateUtc="2025-12-10T18:43:00Z">
                    <w:rPr>
                      <w:b/>
                      <w:bCs/>
                    </w:rPr>
                  </w:rPrChange>
                </w:rPr>
                <w:t>del ecr-password.txt</w:t>
              </w:r>
            </w:ins>
          </w:p>
        </w:tc>
      </w:tr>
      <w:tr w:rsidR="00C84198" w14:paraId="37707274" w14:textId="77777777" w:rsidTr="00993011">
        <w:tblPrEx>
          <w:tblW w:w="0" w:type="auto"/>
          <w:tblInd w:w="720" w:type="dxa"/>
          <w:tblPrExChange w:id="3463" w:author="Jeff Pitzen" w:date="2025-12-10T13:46:00Z" w16du:dateUtc="2025-12-10T18:46:00Z">
            <w:tblPrEx>
              <w:tblW w:w="0" w:type="auto"/>
              <w:tblInd w:w="720" w:type="dxa"/>
            </w:tblPrEx>
          </w:tblPrExChange>
        </w:tblPrEx>
        <w:trPr>
          <w:trHeight w:val="3440"/>
          <w:ins w:id="3464" w:author="Jeff Pitzen" w:date="2025-12-10T13:40:00Z" w16du:dateUtc="2025-12-10T18:40:00Z"/>
        </w:trPr>
        <w:tc>
          <w:tcPr>
            <w:tcW w:w="10070" w:type="dxa"/>
            <w:tcPrChange w:id="3465" w:author="Jeff Pitzen" w:date="2025-12-10T13:46:00Z" w16du:dateUtc="2025-12-10T18:46:00Z">
              <w:tcPr>
                <w:tcW w:w="10070" w:type="dxa"/>
              </w:tcPr>
            </w:tcPrChange>
          </w:tcPr>
          <w:p w14:paraId="4A8FAC6A" w14:textId="77777777" w:rsidR="001A427C" w:rsidRPr="001A427C" w:rsidRDefault="001A427C" w:rsidP="001A427C">
            <w:pPr>
              <w:pStyle w:val="BodyText"/>
              <w:ind w:left="0"/>
              <w:rPr>
                <w:ins w:id="3466" w:author="Jeff Pitzen" w:date="2025-12-10T13:46:00Z" w16du:dateUtc="2025-12-10T18:46:00Z"/>
                <w:b/>
                <w:bCs/>
                <w:sz w:val="14"/>
                <w:szCs w:val="16"/>
              </w:rPr>
            </w:pPr>
            <w:ins w:id="3467" w:author="Jeff Pitzen" w:date="2025-12-10T13:46:00Z" w16du:dateUtc="2025-12-10T18:46:00Z">
              <w:r w:rsidRPr="001A427C">
                <w:rPr>
                  <w:b/>
                  <w:bCs/>
                  <w:sz w:val="14"/>
                  <w:szCs w:val="16"/>
                </w:rPr>
                <w:t>EXPLANATION:</w:t>
              </w:r>
            </w:ins>
          </w:p>
          <w:p w14:paraId="04D6441D" w14:textId="38170858" w:rsidR="001A427C" w:rsidRPr="001A427C" w:rsidRDefault="001A427C" w:rsidP="001A427C">
            <w:pPr>
              <w:pStyle w:val="BodyText"/>
              <w:numPr>
                <w:ilvl w:val="0"/>
                <w:numId w:val="39"/>
              </w:numPr>
              <w:rPr>
                <w:ins w:id="3468" w:author="Jeff Pitzen" w:date="2025-12-10T13:46:00Z" w16du:dateUtc="2025-12-10T18:46:00Z"/>
                <w:sz w:val="14"/>
                <w:szCs w:val="16"/>
                <w:rPrChange w:id="3469" w:author="Jeff Pitzen" w:date="2025-12-10T13:46:00Z" w16du:dateUtc="2025-12-10T18:46:00Z">
                  <w:rPr>
                    <w:ins w:id="3470" w:author="Jeff Pitzen" w:date="2025-12-10T13:46:00Z" w16du:dateUtc="2025-12-10T18:46:00Z"/>
                    <w:b/>
                    <w:bCs/>
                    <w:sz w:val="14"/>
                    <w:szCs w:val="16"/>
                  </w:rPr>
                </w:rPrChange>
              </w:rPr>
              <w:pPrChange w:id="3471" w:author="Jeff Pitzen" w:date="2025-12-10T13:46:00Z" w16du:dateUtc="2025-12-10T18:46:00Z">
                <w:pPr>
                  <w:pStyle w:val="BodyText"/>
                  <w:ind w:left="0"/>
                </w:pPr>
              </w:pPrChange>
            </w:pPr>
            <w:ins w:id="3472" w:author="Jeff Pitzen" w:date="2025-12-10T13:46:00Z" w16du:dateUtc="2025-12-10T18:46:00Z">
              <w:r w:rsidRPr="001A427C">
                <w:rPr>
                  <w:sz w:val="14"/>
                  <w:szCs w:val="16"/>
                  <w:rPrChange w:id="3473" w:author="Jeff Pitzen" w:date="2025-12-10T13:46:00Z" w16du:dateUtc="2025-12-10T18:46:00Z">
                    <w:rPr>
                      <w:b/>
                      <w:bCs/>
                      <w:sz w:val="14"/>
                      <w:szCs w:val="16"/>
                    </w:rPr>
                  </w:rPrChange>
                </w:rPr>
                <w:t>Creates a Kubernetes Secret of type "docker-registry" containing ECR credentials</w:t>
              </w:r>
            </w:ins>
          </w:p>
          <w:p w14:paraId="2AFFCBB4" w14:textId="65D5D9EE" w:rsidR="001A427C" w:rsidRPr="001A427C" w:rsidRDefault="001A427C" w:rsidP="001A427C">
            <w:pPr>
              <w:pStyle w:val="BodyText"/>
              <w:numPr>
                <w:ilvl w:val="0"/>
                <w:numId w:val="39"/>
              </w:numPr>
              <w:rPr>
                <w:ins w:id="3474" w:author="Jeff Pitzen" w:date="2025-12-10T13:46:00Z" w16du:dateUtc="2025-12-10T18:46:00Z"/>
                <w:sz w:val="14"/>
                <w:szCs w:val="16"/>
                <w:rPrChange w:id="3475" w:author="Jeff Pitzen" w:date="2025-12-10T13:46:00Z" w16du:dateUtc="2025-12-10T18:46:00Z">
                  <w:rPr>
                    <w:ins w:id="3476" w:author="Jeff Pitzen" w:date="2025-12-10T13:46:00Z" w16du:dateUtc="2025-12-10T18:46:00Z"/>
                    <w:b/>
                    <w:bCs/>
                    <w:sz w:val="14"/>
                    <w:szCs w:val="16"/>
                  </w:rPr>
                </w:rPrChange>
              </w:rPr>
              <w:pPrChange w:id="3477" w:author="Jeff Pitzen" w:date="2025-12-10T13:46:00Z" w16du:dateUtc="2025-12-10T18:46:00Z">
                <w:pPr>
                  <w:pStyle w:val="BodyText"/>
                  <w:ind w:left="0"/>
                </w:pPr>
              </w:pPrChange>
            </w:pPr>
            <w:ins w:id="3478" w:author="Jeff Pitzen" w:date="2025-12-10T13:46:00Z" w16du:dateUtc="2025-12-10T18:46:00Z">
              <w:r w:rsidRPr="001A427C">
                <w:rPr>
                  <w:sz w:val="14"/>
                  <w:szCs w:val="16"/>
                  <w:rPrChange w:id="3479" w:author="Jeff Pitzen" w:date="2025-12-10T13:46:00Z" w16du:dateUtc="2025-12-10T18:46:00Z">
                    <w:rPr>
                      <w:b/>
                      <w:bCs/>
                      <w:sz w:val="14"/>
                      <w:szCs w:val="16"/>
                    </w:rPr>
                  </w:rPrChange>
                </w:rPr>
                <w:t>The `kube-system` namespace is where system components (CSI drivers, etc.) run</w:t>
              </w:r>
            </w:ins>
          </w:p>
          <w:p w14:paraId="32367097" w14:textId="0CEAEF93" w:rsidR="001A427C" w:rsidRPr="001A427C" w:rsidRDefault="001A427C" w:rsidP="001A427C">
            <w:pPr>
              <w:pStyle w:val="BodyText"/>
              <w:numPr>
                <w:ilvl w:val="0"/>
                <w:numId w:val="39"/>
              </w:numPr>
              <w:rPr>
                <w:ins w:id="3480" w:author="Jeff Pitzen" w:date="2025-12-10T13:46:00Z" w16du:dateUtc="2025-12-10T18:46:00Z"/>
                <w:sz w:val="14"/>
                <w:szCs w:val="16"/>
                <w:rPrChange w:id="3481" w:author="Jeff Pitzen" w:date="2025-12-10T13:46:00Z" w16du:dateUtc="2025-12-10T18:46:00Z">
                  <w:rPr>
                    <w:ins w:id="3482" w:author="Jeff Pitzen" w:date="2025-12-10T13:46:00Z" w16du:dateUtc="2025-12-10T18:46:00Z"/>
                    <w:b/>
                    <w:bCs/>
                    <w:sz w:val="14"/>
                    <w:szCs w:val="16"/>
                  </w:rPr>
                </w:rPrChange>
              </w:rPr>
              <w:pPrChange w:id="3483" w:author="Jeff Pitzen" w:date="2025-12-10T13:46:00Z" w16du:dateUtc="2025-12-10T18:46:00Z">
                <w:pPr>
                  <w:pStyle w:val="BodyText"/>
                  <w:ind w:left="0"/>
                </w:pPr>
              </w:pPrChange>
            </w:pPr>
            <w:ins w:id="3484" w:author="Jeff Pitzen" w:date="2025-12-10T13:46:00Z" w16du:dateUtc="2025-12-10T18:46:00Z">
              <w:r w:rsidRPr="001A427C">
                <w:rPr>
                  <w:sz w:val="14"/>
                  <w:szCs w:val="16"/>
                  <w:rPrChange w:id="3485" w:author="Jeff Pitzen" w:date="2025-12-10T13:46:00Z" w16du:dateUtc="2025-12-10T18:46:00Z">
                    <w:rPr>
                      <w:b/>
                      <w:bCs/>
                      <w:sz w:val="14"/>
                      <w:szCs w:val="16"/>
                    </w:rPr>
                  </w:rPrChange>
                </w:rPr>
                <w:t>`--docker-password` uses command substitution to dynamically get the ECR token</w:t>
              </w:r>
            </w:ins>
          </w:p>
          <w:p w14:paraId="6D8A0D2C" w14:textId="144CE8D8" w:rsidR="001A427C" w:rsidRPr="001A427C" w:rsidRDefault="001A427C" w:rsidP="001A427C">
            <w:pPr>
              <w:pStyle w:val="BodyText"/>
              <w:numPr>
                <w:ilvl w:val="0"/>
                <w:numId w:val="39"/>
              </w:numPr>
              <w:rPr>
                <w:ins w:id="3486" w:author="Jeff Pitzen" w:date="2025-12-10T13:46:00Z" w16du:dateUtc="2025-12-10T18:46:00Z"/>
                <w:sz w:val="14"/>
                <w:szCs w:val="16"/>
                <w:rPrChange w:id="3487" w:author="Jeff Pitzen" w:date="2025-12-10T13:46:00Z" w16du:dateUtc="2025-12-10T18:46:00Z">
                  <w:rPr>
                    <w:ins w:id="3488" w:author="Jeff Pitzen" w:date="2025-12-10T13:46:00Z" w16du:dateUtc="2025-12-10T18:46:00Z"/>
                    <w:b/>
                    <w:bCs/>
                    <w:sz w:val="14"/>
                    <w:szCs w:val="16"/>
                  </w:rPr>
                </w:rPrChange>
              </w:rPr>
              <w:pPrChange w:id="3489" w:author="Jeff Pitzen" w:date="2025-12-10T13:46:00Z" w16du:dateUtc="2025-12-10T18:46:00Z">
                <w:pPr>
                  <w:pStyle w:val="BodyText"/>
                  <w:ind w:left="0"/>
                </w:pPr>
              </w:pPrChange>
            </w:pPr>
            <w:ins w:id="3490" w:author="Jeff Pitzen" w:date="2025-12-10T13:46:00Z" w16du:dateUtc="2025-12-10T18:46:00Z">
              <w:r w:rsidRPr="001A427C">
                <w:rPr>
                  <w:sz w:val="14"/>
                  <w:szCs w:val="16"/>
                  <w:rPrChange w:id="3491" w:author="Jeff Pitzen" w:date="2025-12-10T13:46:00Z" w16du:dateUtc="2025-12-10T18:46:00Z">
                    <w:rPr>
                      <w:b/>
                      <w:bCs/>
                      <w:sz w:val="14"/>
                      <w:szCs w:val="16"/>
                    </w:rPr>
                  </w:rPrChange>
                </w:rPr>
                <w:t>The token expires after 12 hours; you may need to recreate this secret periodically</w:t>
              </w:r>
            </w:ins>
          </w:p>
          <w:p w14:paraId="6428334A" w14:textId="77777777" w:rsidR="001A427C" w:rsidRPr="001A427C" w:rsidRDefault="001A427C" w:rsidP="001A427C">
            <w:pPr>
              <w:pStyle w:val="BodyText"/>
              <w:ind w:left="0"/>
              <w:rPr>
                <w:ins w:id="3492" w:author="Jeff Pitzen" w:date="2025-12-10T13:46:00Z" w16du:dateUtc="2025-12-10T18:46:00Z"/>
                <w:sz w:val="14"/>
                <w:szCs w:val="16"/>
                <w:rPrChange w:id="3493" w:author="Jeff Pitzen" w:date="2025-12-10T13:46:00Z" w16du:dateUtc="2025-12-10T18:46:00Z">
                  <w:rPr>
                    <w:ins w:id="3494" w:author="Jeff Pitzen" w:date="2025-12-10T13:46:00Z" w16du:dateUtc="2025-12-10T18:46:00Z"/>
                    <w:b/>
                    <w:bCs/>
                    <w:sz w:val="14"/>
                    <w:szCs w:val="16"/>
                  </w:rPr>
                </w:rPrChange>
              </w:rPr>
            </w:pPr>
          </w:p>
          <w:p w14:paraId="754483B5" w14:textId="77777777" w:rsidR="001A427C" w:rsidRPr="001A427C" w:rsidRDefault="001A427C" w:rsidP="001A427C">
            <w:pPr>
              <w:pStyle w:val="BodyText"/>
              <w:ind w:left="0"/>
              <w:rPr>
                <w:ins w:id="3495" w:author="Jeff Pitzen" w:date="2025-12-10T13:46:00Z" w16du:dateUtc="2025-12-10T18:46:00Z"/>
                <w:b/>
                <w:bCs/>
                <w:sz w:val="14"/>
                <w:szCs w:val="16"/>
              </w:rPr>
            </w:pPr>
            <w:ins w:id="3496" w:author="Jeff Pitzen" w:date="2025-12-10T13:46:00Z" w16du:dateUtc="2025-12-10T18:46:00Z">
              <w:r w:rsidRPr="001A427C">
                <w:rPr>
                  <w:b/>
                  <w:bCs/>
                  <w:sz w:val="14"/>
                  <w:szCs w:val="16"/>
                </w:rPr>
                <w:t>WHY IT'S NEEDED:</w:t>
              </w:r>
            </w:ins>
          </w:p>
          <w:p w14:paraId="510350C8" w14:textId="25E7750F" w:rsidR="001A427C" w:rsidRPr="001A427C" w:rsidRDefault="001A427C" w:rsidP="001A427C">
            <w:pPr>
              <w:pStyle w:val="BodyText"/>
              <w:ind w:left="0"/>
              <w:rPr>
                <w:ins w:id="3497" w:author="Jeff Pitzen" w:date="2025-12-10T13:46:00Z" w16du:dateUtc="2025-12-10T18:46:00Z"/>
                <w:sz w:val="14"/>
                <w:szCs w:val="16"/>
                <w:rPrChange w:id="3498" w:author="Jeff Pitzen" w:date="2025-12-10T13:46:00Z" w16du:dateUtc="2025-12-10T18:46:00Z">
                  <w:rPr>
                    <w:ins w:id="3499" w:author="Jeff Pitzen" w:date="2025-12-10T13:46:00Z" w16du:dateUtc="2025-12-10T18:46:00Z"/>
                    <w:b/>
                    <w:bCs/>
                    <w:sz w:val="14"/>
                    <w:szCs w:val="16"/>
                  </w:rPr>
                </w:rPrChange>
              </w:rPr>
            </w:pPr>
            <w:ins w:id="3500" w:author="Jeff Pitzen" w:date="2025-12-10T13:46:00Z" w16du:dateUtc="2025-12-10T18:46:00Z">
              <w:r w:rsidRPr="001A427C">
                <w:rPr>
                  <w:sz w:val="14"/>
                  <w:szCs w:val="16"/>
                  <w:rPrChange w:id="3501" w:author="Jeff Pitzen" w:date="2025-12-10T13:46:00Z" w16du:dateUtc="2025-12-10T18:46:00Z">
                    <w:rPr>
                      <w:b/>
                      <w:bCs/>
                      <w:sz w:val="14"/>
                      <w:szCs w:val="16"/>
                    </w:rPr>
                  </w:rPrChange>
                </w:rPr>
                <w:t>Kubernetes pods cannot pull from private registries without credentials. This secret</w:t>
              </w:r>
              <w:r>
                <w:rPr>
                  <w:sz w:val="14"/>
                  <w:szCs w:val="16"/>
                </w:rPr>
                <w:t xml:space="preserve"> </w:t>
              </w:r>
              <w:r w:rsidRPr="001A427C">
                <w:rPr>
                  <w:sz w:val="14"/>
                  <w:szCs w:val="16"/>
                  <w:rPrChange w:id="3502" w:author="Jeff Pitzen" w:date="2025-12-10T13:46:00Z" w16du:dateUtc="2025-12-10T18:46:00Z">
                    <w:rPr>
                      <w:b/>
                      <w:bCs/>
                      <w:sz w:val="14"/>
                      <w:szCs w:val="16"/>
                    </w:rPr>
                  </w:rPrChange>
                </w:rPr>
                <w:t>is referenced in deployment YAML files:</w:t>
              </w:r>
            </w:ins>
          </w:p>
          <w:p w14:paraId="073EFA67" w14:textId="62AF6E34" w:rsidR="001A427C" w:rsidRPr="001A427C" w:rsidRDefault="001A427C" w:rsidP="001A427C">
            <w:pPr>
              <w:pStyle w:val="BodyText"/>
              <w:ind w:left="0"/>
              <w:rPr>
                <w:ins w:id="3503" w:author="Jeff Pitzen" w:date="2025-12-10T13:46:00Z" w16du:dateUtc="2025-12-10T18:46:00Z"/>
                <w:sz w:val="14"/>
                <w:szCs w:val="16"/>
                <w:rPrChange w:id="3504" w:author="Jeff Pitzen" w:date="2025-12-10T13:46:00Z" w16du:dateUtc="2025-12-10T18:46:00Z">
                  <w:rPr>
                    <w:ins w:id="3505" w:author="Jeff Pitzen" w:date="2025-12-10T13:46:00Z" w16du:dateUtc="2025-12-10T18:46:00Z"/>
                    <w:b/>
                    <w:bCs/>
                    <w:sz w:val="14"/>
                    <w:szCs w:val="16"/>
                  </w:rPr>
                </w:rPrChange>
              </w:rPr>
            </w:pPr>
            <w:ins w:id="3506" w:author="Jeff Pitzen" w:date="2025-12-10T13:46:00Z" w16du:dateUtc="2025-12-10T18:46:00Z">
              <w:r w:rsidRPr="001A427C">
                <w:rPr>
                  <w:sz w:val="14"/>
                  <w:szCs w:val="16"/>
                  <w:rPrChange w:id="3507" w:author="Jeff Pitzen" w:date="2025-12-10T13:46:00Z" w16du:dateUtc="2025-12-10T18:46:00Z">
                    <w:rPr>
                      <w:b/>
                      <w:bCs/>
                      <w:sz w:val="14"/>
                      <w:szCs w:val="16"/>
                    </w:rPr>
                  </w:rPrChange>
                </w:rPr>
                <w:t xml:space="preserve">  spec:</w:t>
              </w:r>
            </w:ins>
          </w:p>
          <w:p w14:paraId="11C46C03" w14:textId="3FD8BE27" w:rsidR="00C84198" w:rsidRPr="007C3D79" w:rsidRDefault="00135684" w:rsidP="006D04B3">
            <w:pPr>
              <w:pStyle w:val="BodyText"/>
              <w:keepNext/>
              <w:ind w:left="0"/>
              <w:rPr>
                <w:ins w:id="3508" w:author="Jeff Pitzen" w:date="2025-12-10T13:40:00Z" w16du:dateUtc="2025-12-10T18:40:00Z"/>
                <w:sz w:val="14"/>
                <w:szCs w:val="16"/>
              </w:rPr>
              <w:pPrChange w:id="3509" w:author="Jeff Pitzen" w:date="2025-12-10T13:49:00Z" w16du:dateUtc="2025-12-10T18:49:00Z">
                <w:pPr>
                  <w:pStyle w:val="BodyText"/>
                  <w:keepNext/>
                  <w:numPr>
                    <w:numId w:val="38"/>
                  </w:numPr>
                  <w:ind w:hanging="360"/>
                </w:pPr>
              </w:pPrChange>
            </w:pPr>
            <w:ins w:id="3510" w:author="Jeff Pitzen" w:date="2025-12-10T13:48:00Z" w16du:dateUtc="2025-12-10T18:48:00Z">
              <w:r>
                <w:rPr>
                  <w:noProof/>
                  <w:sz w:val="18"/>
                  <w:szCs w:val="20"/>
                </w:rPr>
                <mc:AlternateContent>
                  <mc:Choice Requires="wps">
                    <w:drawing>
                      <wp:anchor distT="0" distB="0" distL="114300" distR="114300" simplePos="0" relativeHeight="251685888" behindDoc="0" locked="0" layoutInCell="1" allowOverlap="1" wp14:anchorId="28DC70F0" wp14:editId="5EDFCAC3">
                        <wp:simplePos x="0" y="0"/>
                        <wp:positionH relativeFrom="column">
                          <wp:posOffset>40005</wp:posOffset>
                        </wp:positionH>
                        <wp:positionV relativeFrom="paragraph">
                          <wp:posOffset>1270</wp:posOffset>
                        </wp:positionV>
                        <wp:extent cx="6198870" cy="361315"/>
                        <wp:effectExtent l="0" t="0" r="11430" b="19685"/>
                        <wp:wrapNone/>
                        <wp:docPr id="17092882" name="Rectangle 10"/>
                        <wp:cNvGraphicFramePr/>
                        <a:graphic xmlns:a="http://schemas.openxmlformats.org/drawingml/2006/main">
                          <a:graphicData uri="http://schemas.microsoft.com/office/word/2010/wordprocessingShape">
                            <wps:wsp>
                              <wps:cNvSpPr/>
                              <wps:spPr>
                                <a:xfrm>
                                  <a:off x="0" y="0"/>
                                  <a:ext cx="6198870" cy="361315"/>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3918B0D0" w14:textId="1FF5562C" w:rsidR="00135684" w:rsidRPr="007C3D79" w:rsidDel="005F1B97" w:rsidRDefault="00135684" w:rsidP="00135684">
                                    <w:pPr>
                                      <w:pStyle w:val="BodyText"/>
                                      <w:ind w:left="0"/>
                                      <w:rPr>
                                        <w:del w:id="3511" w:author="Jeff Pitzen" w:date="2025-12-10T12:31:00Z" w16du:dateUtc="2025-12-10T17:31:00Z"/>
                                        <w:color w:val="000000" w:themeColor="text1"/>
                                        <w:sz w:val="14"/>
                                        <w:szCs w:val="16"/>
                                      </w:rPr>
                                    </w:pPr>
                                    <w:ins w:id="3512" w:author="Jeff Pitzen" w:date="2025-12-10T13:48:00Z" w16du:dateUtc="2025-12-10T18:48:00Z">
                                      <w:r w:rsidRPr="007C3D79">
                                        <w:rPr>
                                          <w:sz w:val="14"/>
                                          <w:szCs w:val="16"/>
                                        </w:rPr>
                                        <w:t>imagePullSecrets:</w:t>
                                      </w:r>
                                      <w:r>
                                        <w:rPr>
                                          <w:sz w:val="14"/>
                                          <w:szCs w:val="16"/>
                                        </w:rPr>
                                        <w:t xml:space="preserve"> </w:t>
                                      </w:r>
                                      <w:r w:rsidRPr="007C3D79">
                                        <w:rPr>
                                          <w:rFonts w:hint="eastAsia"/>
                                          <w:sz w:val="14"/>
                                          <w:szCs w:val="16"/>
                                        </w:rPr>
                                        <w:t xml:space="preserve">name: docker-secret    # </w:t>
                                      </w:r>
                                      <w:r w:rsidRPr="007C3D79">
                                        <w:rPr>
                                          <w:rFonts w:hint="eastAsia"/>
                                          <w:sz w:val="14"/>
                                          <w:szCs w:val="16"/>
                                        </w:rPr>
                                        <w:t>←</w:t>
                                      </w:r>
                                      <w:r w:rsidRPr="007C3D79">
                                        <w:rPr>
                                          <w:rFonts w:hint="eastAsia"/>
                                          <w:sz w:val="14"/>
                                          <w:szCs w:val="16"/>
                                        </w:rPr>
                                        <w:t xml:space="preserve"> This references the secret created here</w:t>
                                      </w:r>
                                      <w:r w:rsidRPr="007C3D79" w:rsidDel="005F1B97">
                                        <w:rPr>
                                          <w:color w:val="000000" w:themeColor="text1"/>
                                          <w:sz w:val="14"/>
                                          <w:szCs w:val="16"/>
                                        </w:rPr>
                                        <w:t xml:space="preserve"> </w:t>
                                      </w:r>
                                    </w:ins>
                                    <w:del w:id="3513" w:author="Jeff Pitzen" w:date="2025-12-10T12:31:00Z" w16du:dateUtc="2025-12-10T17:31:00Z">
                                      <w:r w:rsidRPr="007C3D79" w:rsidDel="005F1B97">
                                        <w:rPr>
                                          <w:color w:val="000000" w:themeColor="text1"/>
                                          <w:sz w:val="14"/>
                                          <w:szCs w:val="16"/>
                                        </w:rPr>
                                        <w:delText>OUTPUT:</w:delText>
                                      </w:r>
                                    </w:del>
                                  </w:p>
                                  <w:p w14:paraId="0343E0CD" w14:textId="77777777" w:rsidR="00135684" w:rsidRPr="00845201" w:rsidDel="005F1B97" w:rsidRDefault="00135684" w:rsidP="00135684">
                                    <w:pPr>
                                      <w:pStyle w:val="BodyText"/>
                                      <w:ind w:left="0"/>
                                      <w:rPr>
                                        <w:del w:id="3514" w:author="Jeff Pitzen" w:date="2025-12-10T12:31:00Z" w16du:dateUtc="2025-12-10T17:31:00Z"/>
                                        <w:color w:val="000000" w:themeColor="text1"/>
                                        <w:sz w:val="14"/>
                                        <w:szCs w:val="16"/>
                                      </w:rPr>
                                    </w:pPr>
                                    <w:del w:id="3515" w:author="Jeff Pitzen" w:date="2025-12-10T12:31:00Z" w16du:dateUtc="2025-12-10T17:31:00Z">
                                      <w:r w:rsidRPr="00845201" w:rsidDel="005F1B97">
                                        <w:rPr>
                                          <w:color w:val="000000" w:themeColor="text1"/>
                                          <w:sz w:val="14"/>
                                          <w:szCs w:val="16"/>
                                        </w:rPr>
                                        <w:delText>{</w:delText>
                                      </w:r>
                                    </w:del>
                                  </w:p>
                                  <w:p w14:paraId="5E13C5A7" w14:textId="77777777" w:rsidR="00135684" w:rsidRPr="00845201" w:rsidDel="005F1B97" w:rsidRDefault="00135684" w:rsidP="00135684">
                                    <w:pPr>
                                      <w:pStyle w:val="BodyText"/>
                                      <w:ind w:left="0"/>
                                      <w:rPr>
                                        <w:del w:id="3516" w:author="Jeff Pitzen" w:date="2025-12-10T12:31:00Z" w16du:dateUtc="2025-12-10T17:31:00Z"/>
                                        <w:color w:val="000000" w:themeColor="text1"/>
                                        <w:sz w:val="14"/>
                                        <w:szCs w:val="16"/>
                                      </w:rPr>
                                    </w:pPr>
                                    <w:del w:id="3517" w:author="Jeff Pitzen" w:date="2025-12-10T12:31:00Z" w16du:dateUtc="2025-12-10T17:31:00Z">
                                      <w:r w:rsidRPr="00845201" w:rsidDel="005F1B97">
                                        <w:rPr>
                                          <w:color w:val="000000" w:themeColor="text1"/>
                                          <w:sz w:val="14"/>
                                          <w:szCs w:val="16"/>
                                        </w:rPr>
                                        <w:delText xml:space="preserve">    "repositories": [</w:delText>
                                      </w:r>
                                    </w:del>
                                  </w:p>
                                  <w:p w14:paraId="379285D1" w14:textId="77777777" w:rsidR="00135684" w:rsidRPr="00845201" w:rsidDel="005F1B97" w:rsidRDefault="00135684" w:rsidP="00135684">
                                    <w:pPr>
                                      <w:pStyle w:val="BodyText"/>
                                      <w:ind w:left="0"/>
                                      <w:rPr>
                                        <w:del w:id="3518" w:author="Jeff Pitzen" w:date="2025-12-10T12:31:00Z" w16du:dateUtc="2025-12-10T17:31:00Z"/>
                                        <w:color w:val="000000" w:themeColor="text1"/>
                                        <w:sz w:val="14"/>
                                        <w:szCs w:val="16"/>
                                      </w:rPr>
                                    </w:pPr>
                                    <w:del w:id="3519" w:author="Jeff Pitzen" w:date="2025-12-10T12:31:00Z" w16du:dateUtc="2025-12-10T17:31:00Z">
                                      <w:r w:rsidRPr="00845201" w:rsidDel="005F1B97">
                                        <w:rPr>
                                          <w:color w:val="000000" w:themeColor="text1"/>
                                          <w:sz w:val="14"/>
                                          <w:szCs w:val="16"/>
                                        </w:rPr>
                                        <w:delText xml:space="preserve">        {</w:delText>
                                      </w:r>
                                    </w:del>
                                  </w:p>
                                  <w:p w14:paraId="0B246DDC" w14:textId="77777777" w:rsidR="00135684" w:rsidRPr="00845201" w:rsidDel="005F1B97" w:rsidRDefault="00135684" w:rsidP="00135684">
                                    <w:pPr>
                                      <w:pStyle w:val="BodyText"/>
                                      <w:ind w:left="0"/>
                                      <w:rPr>
                                        <w:del w:id="3520" w:author="Jeff Pitzen" w:date="2025-12-10T12:31:00Z" w16du:dateUtc="2025-12-10T17:31:00Z"/>
                                        <w:color w:val="000000" w:themeColor="text1"/>
                                        <w:sz w:val="14"/>
                                        <w:szCs w:val="16"/>
                                      </w:rPr>
                                    </w:pPr>
                                    <w:del w:id="3521"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0F97369D" w14:textId="77777777" w:rsidR="00135684" w:rsidRPr="00845201" w:rsidDel="005F1B97" w:rsidRDefault="00135684" w:rsidP="00135684">
                                    <w:pPr>
                                      <w:pStyle w:val="BodyText"/>
                                      <w:ind w:left="0"/>
                                      <w:rPr>
                                        <w:del w:id="3522" w:author="Jeff Pitzen" w:date="2025-12-10T12:31:00Z" w16du:dateUtc="2025-12-10T17:31:00Z"/>
                                        <w:color w:val="000000" w:themeColor="text1"/>
                                        <w:sz w:val="14"/>
                                        <w:szCs w:val="16"/>
                                      </w:rPr>
                                    </w:pPr>
                                    <w:del w:id="3523" w:author="Jeff Pitzen" w:date="2025-12-10T12:31:00Z" w16du:dateUtc="2025-12-10T17:31:00Z">
                                      <w:r w:rsidRPr="00845201" w:rsidDel="005F1B97">
                                        <w:rPr>
                                          <w:color w:val="000000" w:themeColor="text1"/>
                                          <w:sz w:val="14"/>
                                          <w:szCs w:val="16"/>
                                        </w:rPr>
                                        <w:delText xml:space="preserve">            "registryId": "995553364920",</w:delText>
                                      </w:r>
                                    </w:del>
                                  </w:p>
                                  <w:p w14:paraId="3716E686" w14:textId="77777777" w:rsidR="00135684" w:rsidRPr="00845201" w:rsidDel="005F1B97" w:rsidRDefault="00135684" w:rsidP="00135684">
                                    <w:pPr>
                                      <w:pStyle w:val="BodyText"/>
                                      <w:ind w:left="0"/>
                                      <w:rPr>
                                        <w:del w:id="3524" w:author="Jeff Pitzen" w:date="2025-12-10T12:31:00Z" w16du:dateUtc="2025-12-10T17:31:00Z"/>
                                        <w:color w:val="000000" w:themeColor="text1"/>
                                        <w:sz w:val="14"/>
                                        <w:szCs w:val="16"/>
                                      </w:rPr>
                                    </w:pPr>
                                    <w:del w:id="3525" w:author="Jeff Pitzen" w:date="2025-12-10T12:31:00Z" w16du:dateUtc="2025-12-10T17:31:00Z">
                                      <w:r w:rsidRPr="00845201" w:rsidDel="005F1B97">
                                        <w:rPr>
                                          <w:color w:val="000000" w:themeColor="text1"/>
                                          <w:sz w:val="14"/>
                                          <w:szCs w:val="16"/>
                                        </w:rPr>
                                        <w:delText xml:space="preserve">            "repositoryName": "uw1-zlps-ecr-01",</w:delText>
                                      </w:r>
                                    </w:del>
                                  </w:p>
                                  <w:p w14:paraId="04967315" w14:textId="77777777" w:rsidR="00135684" w:rsidRPr="00845201" w:rsidDel="005F1B97" w:rsidRDefault="00135684" w:rsidP="00135684">
                                    <w:pPr>
                                      <w:pStyle w:val="BodyText"/>
                                      <w:ind w:left="0"/>
                                      <w:rPr>
                                        <w:del w:id="3526" w:author="Jeff Pitzen" w:date="2025-12-10T12:31:00Z" w16du:dateUtc="2025-12-10T17:31:00Z"/>
                                        <w:color w:val="000000" w:themeColor="text1"/>
                                        <w:sz w:val="14"/>
                                        <w:szCs w:val="16"/>
                                      </w:rPr>
                                    </w:pPr>
                                    <w:del w:id="3527"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1AC99C49" w14:textId="77777777" w:rsidR="00135684" w:rsidRPr="00845201" w:rsidDel="005F1B97" w:rsidRDefault="00135684" w:rsidP="00135684">
                                    <w:pPr>
                                      <w:pStyle w:val="BodyText"/>
                                      <w:ind w:left="0"/>
                                      <w:rPr>
                                        <w:del w:id="3528" w:author="Jeff Pitzen" w:date="2025-12-10T12:31:00Z" w16du:dateUtc="2025-12-10T17:31:00Z"/>
                                        <w:color w:val="000000" w:themeColor="text1"/>
                                        <w:sz w:val="14"/>
                                        <w:szCs w:val="16"/>
                                      </w:rPr>
                                    </w:pPr>
                                    <w:del w:id="3529" w:author="Jeff Pitzen" w:date="2025-12-10T12:31:00Z" w16du:dateUtc="2025-12-10T17:31:00Z">
                                      <w:r w:rsidRPr="00845201" w:rsidDel="005F1B97">
                                        <w:rPr>
                                          <w:color w:val="000000" w:themeColor="text1"/>
                                          <w:sz w:val="14"/>
                                          <w:szCs w:val="16"/>
                                        </w:rPr>
                                        <w:delText xml:space="preserve">            "createdAt": "2025-11-25T13:52:33.796000-05:00",</w:delText>
                                      </w:r>
                                    </w:del>
                                  </w:p>
                                  <w:p w14:paraId="437D6413" w14:textId="77777777" w:rsidR="00135684" w:rsidRPr="00845201" w:rsidDel="005F1B97" w:rsidRDefault="00135684" w:rsidP="00135684">
                                    <w:pPr>
                                      <w:pStyle w:val="BodyText"/>
                                      <w:ind w:left="0"/>
                                      <w:rPr>
                                        <w:del w:id="3530" w:author="Jeff Pitzen" w:date="2025-12-10T12:31:00Z" w16du:dateUtc="2025-12-10T17:31:00Z"/>
                                        <w:color w:val="000000" w:themeColor="text1"/>
                                        <w:sz w:val="14"/>
                                        <w:szCs w:val="16"/>
                                      </w:rPr>
                                    </w:pPr>
                                    <w:del w:id="3531" w:author="Jeff Pitzen" w:date="2025-12-10T12:31:00Z" w16du:dateUtc="2025-12-10T17:31:00Z">
                                      <w:r w:rsidRPr="00845201" w:rsidDel="005F1B97">
                                        <w:rPr>
                                          <w:color w:val="000000" w:themeColor="text1"/>
                                          <w:sz w:val="14"/>
                                          <w:szCs w:val="16"/>
                                        </w:rPr>
                                        <w:delText xml:space="preserve">            "imageTagMutability": "MUTABLE",</w:delText>
                                      </w:r>
                                    </w:del>
                                  </w:p>
                                  <w:p w14:paraId="3C7518A6" w14:textId="77777777" w:rsidR="00135684" w:rsidRPr="00845201" w:rsidDel="005F1B97" w:rsidRDefault="00135684" w:rsidP="00135684">
                                    <w:pPr>
                                      <w:pStyle w:val="BodyText"/>
                                      <w:ind w:left="0"/>
                                      <w:rPr>
                                        <w:del w:id="3532" w:author="Jeff Pitzen" w:date="2025-12-10T12:31:00Z" w16du:dateUtc="2025-12-10T17:31:00Z"/>
                                        <w:color w:val="000000" w:themeColor="text1"/>
                                        <w:sz w:val="14"/>
                                        <w:szCs w:val="16"/>
                                      </w:rPr>
                                    </w:pPr>
                                    <w:del w:id="3533" w:author="Jeff Pitzen" w:date="2025-12-10T12:31:00Z" w16du:dateUtc="2025-12-10T17:31:00Z">
                                      <w:r w:rsidRPr="00845201" w:rsidDel="005F1B97">
                                        <w:rPr>
                                          <w:color w:val="000000" w:themeColor="text1"/>
                                          <w:sz w:val="14"/>
                                          <w:szCs w:val="16"/>
                                        </w:rPr>
                                        <w:delText xml:space="preserve">            "imageScanningConfiguration": {</w:delText>
                                      </w:r>
                                    </w:del>
                                  </w:p>
                                  <w:p w14:paraId="733F79C9" w14:textId="77777777" w:rsidR="00135684" w:rsidRPr="00845201" w:rsidDel="005F1B97" w:rsidRDefault="00135684" w:rsidP="00135684">
                                    <w:pPr>
                                      <w:pStyle w:val="BodyText"/>
                                      <w:ind w:left="0"/>
                                      <w:rPr>
                                        <w:del w:id="3534" w:author="Jeff Pitzen" w:date="2025-12-10T12:31:00Z" w16du:dateUtc="2025-12-10T17:31:00Z"/>
                                        <w:color w:val="000000" w:themeColor="text1"/>
                                        <w:sz w:val="14"/>
                                        <w:szCs w:val="16"/>
                                      </w:rPr>
                                    </w:pPr>
                                    <w:del w:id="3535" w:author="Jeff Pitzen" w:date="2025-12-10T12:31:00Z" w16du:dateUtc="2025-12-10T17:31:00Z">
                                      <w:r w:rsidRPr="00845201" w:rsidDel="005F1B97">
                                        <w:rPr>
                                          <w:color w:val="000000" w:themeColor="text1"/>
                                          <w:sz w:val="14"/>
                                          <w:szCs w:val="16"/>
                                        </w:rPr>
                                        <w:delText xml:space="preserve">                "scanOnPush": true</w:delText>
                                      </w:r>
                                    </w:del>
                                  </w:p>
                                  <w:p w14:paraId="652FF9EC" w14:textId="77777777" w:rsidR="00135684" w:rsidRPr="00845201" w:rsidDel="005F1B97" w:rsidRDefault="00135684" w:rsidP="00135684">
                                    <w:pPr>
                                      <w:pStyle w:val="BodyText"/>
                                      <w:ind w:left="0"/>
                                      <w:rPr>
                                        <w:del w:id="3536" w:author="Jeff Pitzen" w:date="2025-12-10T12:31:00Z" w16du:dateUtc="2025-12-10T17:31:00Z"/>
                                        <w:color w:val="000000" w:themeColor="text1"/>
                                        <w:sz w:val="14"/>
                                        <w:szCs w:val="16"/>
                                      </w:rPr>
                                    </w:pPr>
                                    <w:del w:id="3537" w:author="Jeff Pitzen" w:date="2025-12-10T12:31:00Z" w16du:dateUtc="2025-12-10T17:31:00Z">
                                      <w:r w:rsidRPr="00845201" w:rsidDel="005F1B97">
                                        <w:rPr>
                                          <w:color w:val="000000" w:themeColor="text1"/>
                                          <w:sz w:val="14"/>
                                          <w:szCs w:val="16"/>
                                        </w:rPr>
                                        <w:delText xml:space="preserve">            },</w:delText>
                                      </w:r>
                                    </w:del>
                                  </w:p>
                                  <w:p w14:paraId="7C93ADC5" w14:textId="77777777" w:rsidR="00135684" w:rsidRPr="00845201" w:rsidDel="005F1B97" w:rsidRDefault="00135684" w:rsidP="00135684">
                                    <w:pPr>
                                      <w:pStyle w:val="BodyText"/>
                                      <w:ind w:left="0"/>
                                      <w:rPr>
                                        <w:del w:id="3538" w:author="Jeff Pitzen" w:date="2025-12-10T12:31:00Z" w16du:dateUtc="2025-12-10T17:31:00Z"/>
                                        <w:color w:val="000000" w:themeColor="text1"/>
                                        <w:sz w:val="14"/>
                                        <w:szCs w:val="16"/>
                                      </w:rPr>
                                    </w:pPr>
                                    <w:del w:id="3539" w:author="Jeff Pitzen" w:date="2025-12-10T12:31:00Z" w16du:dateUtc="2025-12-10T17:31:00Z">
                                      <w:r w:rsidRPr="00845201" w:rsidDel="005F1B97">
                                        <w:rPr>
                                          <w:color w:val="000000" w:themeColor="text1"/>
                                          <w:sz w:val="14"/>
                                          <w:szCs w:val="16"/>
                                        </w:rPr>
                                        <w:delText xml:space="preserve">            "encryptionConfiguration": {</w:delText>
                                      </w:r>
                                    </w:del>
                                  </w:p>
                                  <w:p w14:paraId="487E5301" w14:textId="77777777" w:rsidR="00135684" w:rsidRPr="00845201" w:rsidDel="005F1B97" w:rsidRDefault="00135684" w:rsidP="00135684">
                                    <w:pPr>
                                      <w:pStyle w:val="BodyText"/>
                                      <w:ind w:left="0"/>
                                      <w:rPr>
                                        <w:del w:id="3540" w:author="Jeff Pitzen" w:date="2025-12-10T12:31:00Z" w16du:dateUtc="2025-12-10T17:31:00Z"/>
                                        <w:color w:val="000000" w:themeColor="text1"/>
                                        <w:sz w:val="14"/>
                                        <w:szCs w:val="16"/>
                                      </w:rPr>
                                    </w:pPr>
                                    <w:del w:id="3541" w:author="Jeff Pitzen" w:date="2025-12-10T12:31:00Z" w16du:dateUtc="2025-12-10T17:31:00Z">
                                      <w:r w:rsidRPr="00845201" w:rsidDel="005F1B97">
                                        <w:rPr>
                                          <w:color w:val="000000" w:themeColor="text1"/>
                                          <w:sz w:val="14"/>
                                          <w:szCs w:val="16"/>
                                        </w:rPr>
                                        <w:delText xml:space="preserve">                "encryptionType": "AES256"</w:delText>
                                      </w:r>
                                    </w:del>
                                  </w:p>
                                  <w:p w14:paraId="314331B2" w14:textId="77777777" w:rsidR="00135684" w:rsidRPr="00845201" w:rsidDel="005F1B97" w:rsidRDefault="00135684" w:rsidP="00135684">
                                    <w:pPr>
                                      <w:pStyle w:val="BodyText"/>
                                      <w:ind w:left="0"/>
                                      <w:rPr>
                                        <w:del w:id="3542" w:author="Jeff Pitzen" w:date="2025-12-10T12:31:00Z" w16du:dateUtc="2025-12-10T17:31:00Z"/>
                                        <w:color w:val="000000" w:themeColor="text1"/>
                                        <w:sz w:val="14"/>
                                        <w:szCs w:val="16"/>
                                      </w:rPr>
                                    </w:pPr>
                                    <w:del w:id="3543" w:author="Jeff Pitzen" w:date="2025-12-10T12:31:00Z" w16du:dateUtc="2025-12-10T17:31:00Z">
                                      <w:r w:rsidRPr="00845201" w:rsidDel="005F1B97">
                                        <w:rPr>
                                          <w:color w:val="000000" w:themeColor="text1"/>
                                          <w:sz w:val="14"/>
                                          <w:szCs w:val="16"/>
                                        </w:rPr>
                                        <w:delText xml:space="preserve">            }</w:delText>
                                      </w:r>
                                    </w:del>
                                  </w:p>
                                  <w:p w14:paraId="79D63574" w14:textId="77777777" w:rsidR="00135684" w:rsidRPr="00845201" w:rsidDel="005F1B97" w:rsidRDefault="00135684" w:rsidP="00135684">
                                    <w:pPr>
                                      <w:pStyle w:val="BodyText"/>
                                      <w:ind w:left="0"/>
                                      <w:rPr>
                                        <w:del w:id="3544" w:author="Jeff Pitzen" w:date="2025-12-10T12:31:00Z" w16du:dateUtc="2025-12-10T17:31:00Z"/>
                                        <w:color w:val="000000" w:themeColor="text1"/>
                                        <w:sz w:val="14"/>
                                        <w:szCs w:val="16"/>
                                      </w:rPr>
                                    </w:pPr>
                                    <w:del w:id="3545" w:author="Jeff Pitzen" w:date="2025-12-10T12:31:00Z" w16du:dateUtc="2025-12-10T17:31:00Z">
                                      <w:r w:rsidRPr="00845201" w:rsidDel="005F1B97">
                                        <w:rPr>
                                          <w:color w:val="000000" w:themeColor="text1"/>
                                          <w:sz w:val="14"/>
                                          <w:szCs w:val="16"/>
                                        </w:rPr>
                                        <w:delText xml:space="preserve">        }</w:delText>
                                      </w:r>
                                    </w:del>
                                  </w:p>
                                  <w:p w14:paraId="29CDA165" w14:textId="77777777" w:rsidR="00135684" w:rsidRPr="00845201" w:rsidDel="005F1B97" w:rsidRDefault="00135684" w:rsidP="00135684">
                                    <w:pPr>
                                      <w:pStyle w:val="BodyText"/>
                                      <w:ind w:left="0"/>
                                      <w:rPr>
                                        <w:del w:id="3546" w:author="Jeff Pitzen" w:date="2025-12-10T12:31:00Z" w16du:dateUtc="2025-12-10T17:31:00Z"/>
                                        <w:color w:val="000000" w:themeColor="text1"/>
                                        <w:sz w:val="14"/>
                                        <w:szCs w:val="16"/>
                                      </w:rPr>
                                    </w:pPr>
                                    <w:del w:id="3547" w:author="Jeff Pitzen" w:date="2025-12-10T12:31:00Z" w16du:dateUtc="2025-12-10T17:31:00Z">
                                      <w:r w:rsidRPr="00845201" w:rsidDel="005F1B97">
                                        <w:rPr>
                                          <w:color w:val="000000" w:themeColor="text1"/>
                                          <w:sz w:val="14"/>
                                          <w:szCs w:val="16"/>
                                        </w:rPr>
                                        <w:delText xml:space="preserve">    ]</w:delText>
                                      </w:r>
                                    </w:del>
                                  </w:p>
                                  <w:p w14:paraId="50B57C14" w14:textId="77777777" w:rsidR="00135684" w:rsidRPr="007C3D79" w:rsidRDefault="00135684" w:rsidP="00135684">
                                    <w:pPr>
                                      <w:pStyle w:val="BodyText"/>
                                      <w:ind w:left="0"/>
                                      <w:rPr>
                                        <w:color w:val="000000" w:themeColor="text1"/>
                                        <w:sz w:val="16"/>
                                        <w:szCs w:val="16"/>
                                      </w:rPr>
                                    </w:pPr>
                                    <w:del w:id="3548" w:author="Jeff Pitzen" w:date="2025-12-10T12:31:00Z" w16du:dateUtc="2025-12-10T17:31:00Z">
                                      <w:r w:rsidRPr="00845201" w:rsidDel="005F1B97">
                                        <w:rPr>
                                          <w:color w:val="000000" w:themeColor="text1"/>
                                          <w:sz w:val="14"/>
                                          <w:szCs w:val="16"/>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C70F0" id="_x0000_s1034" style="position:absolute;margin-left:3.15pt;margin-top:.1pt;width:488.1pt;height:28.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" fillcolor="#b8cce4 [1300]" strokecolor="#0a121c [484]" strokeweight="2pt">
                        <v:fill color2="#b8cce4 [1300]" rotate="t" colors="0 #687687;.5 #98abc3;1 #b5cce8" focus="100%" type="gradient"/>
                        <v:textbox>
                          <w:txbxContent>
                            <w:p w14:paraId="3918B0D0" w14:textId="1FF5562C" w:rsidR="00135684" w:rsidRPr="007C3D79" w:rsidDel="005F1B97" w:rsidRDefault="00135684" w:rsidP="00135684">
                              <w:pPr>
                                <w:pStyle w:val="BodyText"/>
                                <w:ind w:left="0"/>
                                <w:rPr>
                                  <w:del w:id="3549" w:author="Jeff Pitzen" w:date="2025-12-10T12:31:00Z" w16du:dateUtc="2025-12-10T17:31:00Z"/>
                                  <w:color w:val="000000" w:themeColor="text1"/>
                                  <w:sz w:val="14"/>
                                  <w:szCs w:val="16"/>
                                </w:rPr>
                              </w:pPr>
                              <w:ins w:id="3550" w:author="Jeff Pitzen" w:date="2025-12-10T13:48:00Z" w16du:dateUtc="2025-12-10T18:48:00Z">
                                <w:r w:rsidRPr="007C3D79">
                                  <w:rPr>
                                    <w:sz w:val="14"/>
                                    <w:szCs w:val="16"/>
                                  </w:rPr>
                                  <w:t>imagePullSecrets:</w:t>
                                </w:r>
                                <w:r>
                                  <w:rPr>
                                    <w:sz w:val="14"/>
                                    <w:szCs w:val="16"/>
                                  </w:rPr>
                                  <w:t xml:space="preserve"> </w:t>
                                </w:r>
                                <w:r w:rsidRPr="007C3D79">
                                  <w:rPr>
                                    <w:rFonts w:hint="eastAsia"/>
                                    <w:sz w:val="14"/>
                                    <w:szCs w:val="16"/>
                                  </w:rPr>
                                  <w:t xml:space="preserve">name: docker-secret    # </w:t>
                                </w:r>
                                <w:r w:rsidRPr="007C3D79">
                                  <w:rPr>
                                    <w:rFonts w:hint="eastAsia"/>
                                    <w:sz w:val="14"/>
                                    <w:szCs w:val="16"/>
                                  </w:rPr>
                                  <w:t>←</w:t>
                                </w:r>
                                <w:r w:rsidRPr="007C3D79">
                                  <w:rPr>
                                    <w:rFonts w:hint="eastAsia"/>
                                    <w:sz w:val="14"/>
                                    <w:szCs w:val="16"/>
                                  </w:rPr>
                                  <w:t xml:space="preserve"> This references the secret created here</w:t>
                                </w:r>
                                <w:r w:rsidRPr="007C3D79" w:rsidDel="005F1B97">
                                  <w:rPr>
                                    <w:color w:val="000000" w:themeColor="text1"/>
                                    <w:sz w:val="14"/>
                                    <w:szCs w:val="16"/>
                                  </w:rPr>
                                  <w:t xml:space="preserve"> </w:t>
                                </w:r>
                              </w:ins>
                              <w:del w:id="3551" w:author="Jeff Pitzen" w:date="2025-12-10T12:31:00Z" w16du:dateUtc="2025-12-10T17:31:00Z">
                                <w:r w:rsidRPr="007C3D79" w:rsidDel="005F1B97">
                                  <w:rPr>
                                    <w:color w:val="000000" w:themeColor="text1"/>
                                    <w:sz w:val="14"/>
                                    <w:szCs w:val="16"/>
                                  </w:rPr>
                                  <w:delText>OUTPUT:</w:delText>
                                </w:r>
                              </w:del>
                            </w:p>
                            <w:p w14:paraId="0343E0CD" w14:textId="77777777" w:rsidR="00135684" w:rsidRPr="00845201" w:rsidDel="005F1B97" w:rsidRDefault="00135684" w:rsidP="00135684">
                              <w:pPr>
                                <w:pStyle w:val="BodyText"/>
                                <w:ind w:left="0"/>
                                <w:rPr>
                                  <w:del w:id="3552" w:author="Jeff Pitzen" w:date="2025-12-10T12:31:00Z" w16du:dateUtc="2025-12-10T17:31:00Z"/>
                                  <w:color w:val="000000" w:themeColor="text1"/>
                                  <w:sz w:val="14"/>
                                  <w:szCs w:val="16"/>
                                </w:rPr>
                              </w:pPr>
                              <w:del w:id="3553" w:author="Jeff Pitzen" w:date="2025-12-10T12:31:00Z" w16du:dateUtc="2025-12-10T17:31:00Z">
                                <w:r w:rsidRPr="00845201" w:rsidDel="005F1B97">
                                  <w:rPr>
                                    <w:color w:val="000000" w:themeColor="text1"/>
                                    <w:sz w:val="14"/>
                                    <w:szCs w:val="16"/>
                                  </w:rPr>
                                  <w:delText>{</w:delText>
                                </w:r>
                              </w:del>
                            </w:p>
                            <w:p w14:paraId="5E13C5A7" w14:textId="77777777" w:rsidR="00135684" w:rsidRPr="00845201" w:rsidDel="005F1B97" w:rsidRDefault="00135684" w:rsidP="00135684">
                              <w:pPr>
                                <w:pStyle w:val="BodyText"/>
                                <w:ind w:left="0"/>
                                <w:rPr>
                                  <w:del w:id="3554" w:author="Jeff Pitzen" w:date="2025-12-10T12:31:00Z" w16du:dateUtc="2025-12-10T17:31:00Z"/>
                                  <w:color w:val="000000" w:themeColor="text1"/>
                                  <w:sz w:val="14"/>
                                  <w:szCs w:val="16"/>
                                </w:rPr>
                              </w:pPr>
                              <w:del w:id="3555" w:author="Jeff Pitzen" w:date="2025-12-10T12:31:00Z" w16du:dateUtc="2025-12-10T17:31:00Z">
                                <w:r w:rsidRPr="00845201" w:rsidDel="005F1B97">
                                  <w:rPr>
                                    <w:color w:val="000000" w:themeColor="text1"/>
                                    <w:sz w:val="14"/>
                                    <w:szCs w:val="16"/>
                                  </w:rPr>
                                  <w:delText xml:space="preserve">    "repositories": [</w:delText>
                                </w:r>
                              </w:del>
                            </w:p>
                            <w:p w14:paraId="379285D1" w14:textId="77777777" w:rsidR="00135684" w:rsidRPr="00845201" w:rsidDel="005F1B97" w:rsidRDefault="00135684" w:rsidP="00135684">
                              <w:pPr>
                                <w:pStyle w:val="BodyText"/>
                                <w:ind w:left="0"/>
                                <w:rPr>
                                  <w:del w:id="3556" w:author="Jeff Pitzen" w:date="2025-12-10T12:31:00Z" w16du:dateUtc="2025-12-10T17:31:00Z"/>
                                  <w:color w:val="000000" w:themeColor="text1"/>
                                  <w:sz w:val="14"/>
                                  <w:szCs w:val="16"/>
                                </w:rPr>
                              </w:pPr>
                              <w:del w:id="3557" w:author="Jeff Pitzen" w:date="2025-12-10T12:31:00Z" w16du:dateUtc="2025-12-10T17:31:00Z">
                                <w:r w:rsidRPr="00845201" w:rsidDel="005F1B97">
                                  <w:rPr>
                                    <w:color w:val="000000" w:themeColor="text1"/>
                                    <w:sz w:val="14"/>
                                    <w:szCs w:val="16"/>
                                  </w:rPr>
                                  <w:delText xml:space="preserve">        {</w:delText>
                                </w:r>
                              </w:del>
                            </w:p>
                            <w:p w14:paraId="0B246DDC" w14:textId="77777777" w:rsidR="00135684" w:rsidRPr="00845201" w:rsidDel="005F1B97" w:rsidRDefault="00135684" w:rsidP="00135684">
                              <w:pPr>
                                <w:pStyle w:val="BodyText"/>
                                <w:ind w:left="0"/>
                                <w:rPr>
                                  <w:del w:id="3558" w:author="Jeff Pitzen" w:date="2025-12-10T12:31:00Z" w16du:dateUtc="2025-12-10T17:31:00Z"/>
                                  <w:color w:val="000000" w:themeColor="text1"/>
                                  <w:sz w:val="14"/>
                                  <w:szCs w:val="16"/>
                                </w:rPr>
                              </w:pPr>
                              <w:del w:id="3559" w:author="Jeff Pitzen" w:date="2025-12-10T12:31:00Z" w16du:dateUtc="2025-12-10T17:31:00Z">
                                <w:r w:rsidRPr="00845201" w:rsidDel="005F1B97">
                                  <w:rPr>
                                    <w:color w:val="000000" w:themeColor="text1"/>
                                    <w:sz w:val="14"/>
                                    <w:szCs w:val="16"/>
                                  </w:rPr>
                                  <w:delText xml:space="preserve">            "repositoryArn": "arn:aws:ecr:us-west-1:995553364920:repository/uw1-zlps-ecr-01",</w:delText>
                                </w:r>
                              </w:del>
                            </w:p>
                            <w:p w14:paraId="0F97369D" w14:textId="77777777" w:rsidR="00135684" w:rsidRPr="00845201" w:rsidDel="005F1B97" w:rsidRDefault="00135684" w:rsidP="00135684">
                              <w:pPr>
                                <w:pStyle w:val="BodyText"/>
                                <w:ind w:left="0"/>
                                <w:rPr>
                                  <w:del w:id="3560" w:author="Jeff Pitzen" w:date="2025-12-10T12:31:00Z" w16du:dateUtc="2025-12-10T17:31:00Z"/>
                                  <w:color w:val="000000" w:themeColor="text1"/>
                                  <w:sz w:val="14"/>
                                  <w:szCs w:val="16"/>
                                </w:rPr>
                              </w:pPr>
                              <w:del w:id="3561" w:author="Jeff Pitzen" w:date="2025-12-10T12:31:00Z" w16du:dateUtc="2025-12-10T17:31:00Z">
                                <w:r w:rsidRPr="00845201" w:rsidDel="005F1B97">
                                  <w:rPr>
                                    <w:color w:val="000000" w:themeColor="text1"/>
                                    <w:sz w:val="14"/>
                                    <w:szCs w:val="16"/>
                                  </w:rPr>
                                  <w:delText xml:space="preserve">            "registryId": "995553364920",</w:delText>
                                </w:r>
                              </w:del>
                            </w:p>
                            <w:p w14:paraId="3716E686" w14:textId="77777777" w:rsidR="00135684" w:rsidRPr="00845201" w:rsidDel="005F1B97" w:rsidRDefault="00135684" w:rsidP="00135684">
                              <w:pPr>
                                <w:pStyle w:val="BodyText"/>
                                <w:ind w:left="0"/>
                                <w:rPr>
                                  <w:del w:id="3562" w:author="Jeff Pitzen" w:date="2025-12-10T12:31:00Z" w16du:dateUtc="2025-12-10T17:31:00Z"/>
                                  <w:color w:val="000000" w:themeColor="text1"/>
                                  <w:sz w:val="14"/>
                                  <w:szCs w:val="16"/>
                                </w:rPr>
                              </w:pPr>
                              <w:del w:id="3563" w:author="Jeff Pitzen" w:date="2025-12-10T12:31:00Z" w16du:dateUtc="2025-12-10T17:31:00Z">
                                <w:r w:rsidRPr="00845201" w:rsidDel="005F1B97">
                                  <w:rPr>
                                    <w:color w:val="000000" w:themeColor="text1"/>
                                    <w:sz w:val="14"/>
                                    <w:szCs w:val="16"/>
                                  </w:rPr>
                                  <w:delText xml:space="preserve">            "repositoryName": "uw1-zlps-ecr-01",</w:delText>
                                </w:r>
                              </w:del>
                            </w:p>
                            <w:p w14:paraId="04967315" w14:textId="77777777" w:rsidR="00135684" w:rsidRPr="00845201" w:rsidDel="005F1B97" w:rsidRDefault="00135684" w:rsidP="00135684">
                              <w:pPr>
                                <w:pStyle w:val="BodyText"/>
                                <w:ind w:left="0"/>
                                <w:rPr>
                                  <w:del w:id="3564" w:author="Jeff Pitzen" w:date="2025-12-10T12:31:00Z" w16du:dateUtc="2025-12-10T17:31:00Z"/>
                                  <w:color w:val="000000" w:themeColor="text1"/>
                                  <w:sz w:val="14"/>
                                  <w:szCs w:val="16"/>
                                </w:rPr>
                              </w:pPr>
                              <w:del w:id="3565" w:author="Jeff Pitzen" w:date="2025-12-10T12:31:00Z" w16du:dateUtc="2025-12-10T17:31:00Z">
                                <w:r w:rsidRPr="00845201" w:rsidDel="005F1B97">
                                  <w:rPr>
                                    <w:color w:val="000000" w:themeColor="text1"/>
                                    <w:sz w:val="14"/>
                                    <w:szCs w:val="16"/>
                                  </w:rPr>
                                  <w:delText xml:space="preserve">            "repositoryUri": "995553364920.dkr.ecr.us-west-1.amazonaws.com/uw1-zlps-ecr-01",</w:delText>
                                </w:r>
                              </w:del>
                            </w:p>
                            <w:p w14:paraId="1AC99C49" w14:textId="77777777" w:rsidR="00135684" w:rsidRPr="00845201" w:rsidDel="005F1B97" w:rsidRDefault="00135684" w:rsidP="00135684">
                              <w:pPr>
                                <w:pStyle w:val="BodyText"/>
                                <w:ind w:left="0"/>
                                <w:rPr>
                                  <w:del w:id="3566" w:author="Jeff Pitzen" w:date="2025-12-10T12:31:00Z" w16du:dateUtc="2025-12-10T17:31:00Z"/>
                                  <w:color w:val="000000" w:themeColor="text1"/>
                                  <w:sz w:val="14"/>
                                  <w:szCs w:val="16"/>
                                </w:rPr>
                              </w:pPr>
                              <w:del w:id="3567" w:author="Jeff Pitzen" w:date="2025-12-10T12:31:00Z" w16du:dateUtc="2025-12-10T17:31:00Z">
                                <w:r w:rsidRPr="00845201" w:rsidDel="005F1B97">
                                  <w:rPr>
                                    <w:color w:val="000000" w:themeColor="text1"/>
                                    <w:sz w:val="14"/>
                                    <w:szCs w:val="16"/>
                                  </w:rPr>
                                  <w:delText xml:space="preserve">            "createdAt": "2025-11-25T13:52:33.796000-05:00",</w:delText>
                                </w:r>
                              </w:del>
                            </w:p>
                            <w:p w14:paraId="437D6413" w14:textId="77777777" w:rsidR="00135684" w:rsidRPr="00845201" w:rsidDel="005F1B97" w:rsidRDefault="00135684" w:rsidP="00135684">
                              <w:pPr>
                                <w:pStyle w:val="BodyText"/>
                                <w:ind w:left="0"/>
                                <w:rPr>
                                  <w:del w:id="3568" w:author="Jeff Pitzen" w:date="2025-12-10T12:31:00Z" w16du:dateUtc="2025-12-10T17:31:00Z"/>
                                  <w:color w:val="000000" w:themeColor="text1"/>
                                  <w:sz w:val="14"/>
                                  <w:szCs w:val="16"/>
                                </w:rPr>
                              </w:pPr>
                              <w:del w:id="3569" w:author="Jeff Pitzen" w:date="2025-12-10T12:31:00Z" w16du:dateUtc="2025-12-10T17:31:00Z">
                                <w:r w:rsidRPr="00845201" w:rsidDel="005F1B97">
                                  <w:rPr>
                                    <w:color w:val="000000" w:themeColor="text1"/>
                                    <w:sz w:val="14"/>
                                    <w:szCs w:val="16"/>
                                  </w:rPr>
                                  <w:delText xml:space="preserve">            "imageTagMutability": "MUTABLE",</w:delText>
                                </w:r>
                              </w:del>
                            </w:p>
                            <w:p w14:paraId="3C7518A6" w14:textId="77777777" w:rsidR="00135684" w:rsidRPr="00845201" w:rsidDel="005F1B97" w:rsidRDefault="00135684" w:rsidP="00135684">
                              <w:pPr>
                                <w:pStyle w:val="BodyText"/>
                                <w:ind w:left="0"/>
                                <w:rPr>
                                  <w:del w:id="3570" w:author="Jeff Pitzen" w:date="2025-12-10T12:31:00Z" w16du:dateUtc="2025-12-10T17:31:00Z"/>
                                  <w:color w:val="000000" w:themeColor="text1"/>
                                  <w:sz w:val="14"/>
                                  <w:szCs w:val="16"/>
                                </w:rPr>
                              </w:pPr>
                              <w:del w:id="3571" w:author="Jeff Pitzen" w:date="2025-12-10T12:31:00Z" w16du:dateUtc="2025-12-10T17:31:00Z">
                                <w:r w:rsidRPr="00845201" w:rsidDel="005F1B97">
                                  <w:rPr>
                                    <w:color w:val="000000" w:themeColor="text1"/>
                                    <w:sz w:val="14"/>
                                    <w:szCs w:val="16"/>
                                  </w:rPr>
                                  <w:delText xml:space="preserve">            "imageScanningConfiguration": {</w:delText>
                                </w:r>
                              </w:del>
                            </w:p>
                            <w:p w14:paraId="733F79C9" w14:textId="77777777" w:rsidR="00135684" w:rsidRPr="00845201" w:rsidDel="005F1B97" w:rsidRDefault="00135684" w:rsidP="00135684">
                              <w:pPr>
                                <w:pStyle w:val="BodyText"/>
                                <w:ind w:left="0"/>
                                <w:rPr>
                                  <w:del w:id="3572" w:author="Jeff Pitzen" w:date="2025-12-10T12:31:00Z" w16du:dateUtc="2025-12-10T17:31:00Z"/>
                                  <w:color w:val="000000" w:themeColor="text1"/>
                                  <w:sz w:val="14"/>
                                  <w:szCs w:val="16"/>
                                </w:rPr>
                              </w:pPr>
                              <w:del w:id="3573" w:author="Jeff Pitzen" w:date="2025-12-10T12:31:00Z" w16du:dateUtc="2025-12-10T17:31:00Z">
                                <w:r w:rsidRPr="00845201" w:rsidDel="005F1B97">
                                  <w:rPr>
                                    <w:color w:val="000000" w:themeColor="text1"/>
                                    <w:sz w:val="14"/>
                                    <w:szCs w:val="16"/>
                                  </w:rPr>
                                  <w:delText xml:space="preserve">                "scanOnPush": true</w:delText>
                                </w:r>
                              </w:del>
                            </w:p>
                            <w:p w14:paraId="652FF9EC" w14:textId="77777777" w:rsidR="00135684" w:rsidRPr="00845201" w:rsidDel="005F1B97" w:rsidRDefault="00135684" w:rsidP="00135684">
                              <w:pPr>
                                <w:pStyle w:val="BodyText"/>
                                <w:ind w:left="0"/>
                                <w:rPr>
                                  <w:del w:id="3574" w:author="Jeff Pitzen" w:date="2025-12-10T12:31:00Z" w16du:dateUtc="2025-12-10T17:31:00Z"/>
                                  <w:color w:val="000000" w:themeColor="text1"/>
                                  <w:sz w:val="14"/>
                                  <w:szCs w:val="16"/>
                                </w:rPr>
                              </w:pPr>
                              <w:del w:id="3575" w:author="Jeff Pitzen" w:date="2025-12-10T12:31:00Z" w16du:dateUtc="2025-12-10T17:31:00Z">
                                <w:r w:rsidRPr="00845201" w:rsidDel="005F1B97">
                                  <w:rPr>
                                    <w:color w:val="000000" w:themeColor="text1"/>
                                    <w:sz w:val="14"/>
                                    <w:szCs w:val="16"/>
                                  </w:rPr>
                                  <w:delText xml:space="preserve">            },</w:delText>
                                </w:r>
                              </w:del>
                            </w:p>
                            <w:p w14:paraId="7C93ADC5" w14:textId="77777777" w:rsidR="00135684" w:rsidRPr="00845201" w:rsidDel="005F1B97" w:rsidRDefault="00135684" w:rsidP="00135684">
                              <w:pPr>
                                <w:pStyle w:val="BodyText"/>
                                <w:ind w:left="0"/>
                                <w:rPr>
                                  <w:del w:id="3576" w:author="Jeff Pitzen" w:date="2025-12-10T12:31:00Z" w16du:dateUtc="2025-12-10T17:31:00Z"/>
                                  <w:color w:val="000000" w:themeColor="text1"/>
                                  <w:sz w:val="14"/>
                                  <w:szCs w:val="16"/>
                                </w:rPr>
                              </w:pPr>
                              <w:del w:id="3577" w:author="Jeff Pitzen" w:date="2025-12-10T12:31:00Z" w16du:dateUtc="2025-12-10T17:31:00Z">
                                <w:r w:rsidRPr="00845201" w:rsidDel="005F1B97">
                                  <w:rPr>
                                    <w:color w:val="000000" w:themeColor="text1"/>
                                    <w:sz w:val="14"/>
                                    <w:szCs w:val="16"/>
                                  </w:rPr>
                                  <w:delText xml:space="preserve">            "encryptionConfiguration": {</w:delText>
                                </w:r>
                              </w:del>
                            </w:p>
                            <w:p w14:paraId="487E5301" w14:textId="77777777" w:rsidR="00135684" w:rsidRPr="00845201" w:rsidDel="005F1B97" w:rsidRDefault="00135684" w:rsidP="00135684">
                              <w:pPr>
                                <w:pStyle w:val="BodyText"/>
                                <w:ind w:left="0"/>
                                <w:rPr>
                                  <w:del w:id="3578" w:author="Jeff Pitzen" w:date="2025-12-10T12:31:00Z" w16du:dateUtc="2025-12-10T17:31:00Z"/>
                                  <w:color w:val="000000" w:themeColor="text1"/>
                                  <w:sz w:val="14"/>
                                  <w:szCs w:val="16"/>
                                </w:rPr>
                              </w:pPr>
                              <w:del w:id="3579" w:author="Jeff Pitzen" w:date="2025-12-10T12:31:00Z" w16du:dateUtc="2025-12-10T17:31:00Z">
                                <w:r w:rsidRPr="00845201" w:rsidDel="005F1B97">
                                  <w:rPr>
                                    <w:color w:val="000000" w:themeColor="text1"/>
                                    <w:sz w:val="14"/>
                                    <w:szCs w:val="16"/>
                                  </w:rPr>
                                  <w:delText xml:space="preserve">                "encryptionType": "AES256"</w:delText>
                                </w:r>
                              </w:del>
                            </w:p>
                            <w:p w14:paraId="314331B2" w14:textId="77777777" w:rsidR="00135684" w:rsidRPr="00845201" w:rsidDel="005F1B97" w:rsidRDefault="00135684" w:rsidP="00135684">
                              <w:pPr>
                                <w:pStyle w:val="BodyText"/>
                                <w:ind w:left="0"/>
                                <w:rPr>
                                  <w:del w:id="3580" w:author="Jeff Pitzen" w:date="2025-12-10T12:31:00Z" w16du:dateUtc="2025-12-10T17:31:00Z"/>
                                  <w:color w:val="000000" w:themeColor="text1"/>
                                  <w:sz w:val="14"/>
                                  <w:szCs w:val="16"/>
                                </w:rPr>
                              </w:pPr>
                              <w:del w:id="3581" w:author="Jeff Pitzen" w:date="2025-12-10T12:31:00Z" w16du:dateUtc="2025-12-10T17:31:00Z">
                                <w:r w:rsidRPr="00845201" w:rsidDel="005F1B97">
                                  <w:rPr>
                                    <w:color w:val="000000" w:themeColor="text1"/>
                                    <w:sz w:val="14"/>
                                    <w:szCs w:val="16"/>
                                  </w:rPr>
                                  <w:delText xml:space="preserve">            }</w:delText>
                                </w:r>
                              </w:del>
                            </w:p>
                            <w:p w14:paraId="79D63574" w14:textId="77777777" w:rsidR="00135684" w:rsidRPr="00845201" w:rsidDel="005F1B97" w:rsidRDefault="00135684" w:rsidP="00135684">
                              <w:pPr>
                                <w:pStyle w:val="BodyText"/>
                                <w:ind w:left="0"/>
                                <w:rPr>
                                  <w:del w:id="3582" w:author="Jeff Pitzen" w:date="2025-12-10T12:31:00Z" w16du:dateUtc="2025-12-10T17:31:00Z"/>
                                  <w:color w:val="000000" w:themeColor="text1"/>
                                  <w:sz w:val="14"/>
                                  <w:szCs w:val="16"/>
                                </w:rPr>
                              </w:pPr>
                              <w:del w:id="3583" w:author="Jeff Pitzen" w:date="2025-12-10T12:31:00Z" w16du:dateUtc="2025-12-10T17:31:00Z">
                                <w:r w:rsidRPr="00845201" w:rsidDel="005F1B97">
                                  <w:rPr>
                                    <w:color w:val="000000" w:themeColor="text1"/>
                                    <w:sz w:val="14"/>
                                    <w:szCs w:val="16"/>
                                  </w:rPr>
                                  <w:delText xml:space="preserve">        }</w:delText>
                                </w:r>
                              </w:del>
                            </w:p>
                            <w:p w14:paraId="29CDA165" w14:textId="77777777" w:rsidR="00135684" w:rsidRPr="00845201" w:rsidDel="005F1B97" w:rsidRDefault="00135684" w:rsidP="00135684">
                              <w:pPr>
                                <w:pStyle w:val="BodyText"/>
                                <w:ind w:left="0"/>
                                <w:rPr>
                                  <w:del w:id="3584" w:author="Jeff Pitzen" w:date="2025-12-10T12:31:00Z" w16du:dateUtc="2025-12-10T17:31:00Z"/>
                                  <w:color w:val="000000" w:themeColor="text1"/>
                                  <w:sz w:val="14"/>
                                  <w:szCs w:val="16"/>
                                </w:rPr>
                              </w:pPr>
                              <w:del w:id="3585" w:author="Jeff Pitzen" w:date="2025-12-10T12:31:00Z" w16du:dateUtc="2025-12-10T17:31:00Z">
                                <w:r w:rsidRPr="00845201" w:rsidDel="005F1B97">
                                  <w:rPr>
                                    <w:color w:val="000000" w:themeColor="text1"/>
                                    <w:sz w:val="14"/>
                                    <w:szCs w:val="16"/>
                                  </w:rPr>
                                  <w:delText xml:space="preserve">    ]</w:delText>
                                </w:r>
                              </w:del>
                            </w:p>
                            <w:p w14:paraId="50B57C14" w14:textId="77777777" w:rsidR="00135684" w:rsidRPr="007C3D79" w:rsidRDefault="00135684" w:rsidP="00135684">
                              <w:pPr>
                                <w:pStyle w:val="BodyText"/>
                                <w:ind w:left="0"/>
                                <w:rPr>
                                  <w:color w:val="000000" w:themeColor="text1"/>
                                  <w:sz w:val="16"/>
                                  <w:szCs w:val="16"/>
                                </w:rPr>
                              </w:pPr>
                              <w:del w:id="3586" w:author="Jeff Pitzen" w:date="2025-12-10T12:31:00Z" w16du:dateUtc="2025-12-10T17:31:00Z">
                                <w:r w:rsidRPr="00845201" w:rsidDel="005F1B97">
                                  <w:rPr>
                                    <w:color w:val="000000" w:themeColor="text1"/>
                                    <w:sz w:val="14"/>
                                    <w:szCs w:val="16"/>
                                  </w:rPr>
                                  <w:delText>}</w:delText>
                                </w:r>
                              </w:del>
                            </w:p>
                          </w:txbxContent>
                        </v:textbox>
                      </v:rect>
                    </w:pict>
                  </mc:Fallback>
                </mc:AlternateContent>
              </w:r>
            </w:ins>
            <w:ins w:id="3587" w:author="Jeff Pitzen" w:date="2025-12-10T13:46:00Z" w16du:dateUtc="2025-12-10T18:46:00Z">
              <w:r w:rsidR="001A427C" w:rsidRPr="001A427C">
                <w:rPr>
                  <w:sz w:val="14"/>
                  <w:szCs w:val="16"/>
                  <w:rPrChange w:id="3588" w:author="Jeff Pitzen" w:date="2025-12-10T13:46:00Z" w16du:dateUtc="2025-12-10T18:46:00Z">
                    <w:rPr>
                      <w:b/>
                      <w:bCs/>
                      <w:sz w:val="14"/>
                      <w:szCs w:val="16"/>
                    </w:rPr>
                  </w:rPrChange>
                </w:rPr>
                <w:t xml:space="preserve">    </w:t>
              </w:r>
            </w:ins>
          </w:p>
        </w:tc>
      </w:tr>
    </w:tbl>
    <w:p w14:paraId="50C9BA53" w14:textId="13B29CAA" w:rsidR="00C84198" w:rsidRPr="00C84198" w:rsidRDefault="006D04B3" w:rsidP="006D04B3">
      <w:pPr>
        <w:pStyle w:val="Caption"/>
        <w:rPr>
          <w:ins w:id="3589" w:author="Jeff Pitzen" w:date="2025-12-10T13:38:00Z" w16du:dateUtc="2025-12-10T18:38:00Z"/>
          <w:lang w:val="en-IN" w:eastAsia="ja-JP"/>
          <w:rPrChange w:id="3590" w:author="Jeff Pitzen" w:date="2025-12-10T13:40:00Z" w16du:dateUtc="2025-12-10T18:40:00Z">
            <w:rPr>
              <w:ins w:id="3591" w:author="Jeff Pitzen" w:date="2025-12-10T13:38:00Z" w16du:dateUtc="2025-12-10T18:38:00Z"/>
              <w:rFonts w:eastAsia="Times New Roman"/>
              <w:lang w:val="en-IN"/>
            </w:rPr>
          </w:rPrChange>
        </w:rPr>
        <w:pPrChange w:id="3592" w:author="Jeff Pitzen" w:date="2025-12-10T13:49:00Z" w16du:dateUtc="2025-12-10T18:49:00Z">
          <w:pPr>
            <w:pStyle w:val="Heading2"/>
          </w:pPr>
        </w:pPrChange>
      </w:pPr>
      <w:ins w:id="3593" w:author="Jeff Pitzen" w:date="2025-12-10T13:49:00Z" w16du:dateUtc="2025-12-10T18:49:00Z">
        <w:r>
          <w:t xml:space="preserve">Table </w:t>
        </w:r>
        <w:r>
          <w:fldChar w:fldCharType="begin"/>
        </w:r>
        <w:r>
          <w:instrText xml:space="preserve"> SEQ Table \* ARABIC </w:instrText>
        </w:r>
      </w:ins>
      <w:r>
        <w:fldChar w:fldCharType="separate"/>
      </w:r>
      <w:ins w:id="3594" w:author="Jeff Pitzen" w:date="2025-12-13T13:41:00Z" w16du:dateUtc="2025-12-13T18:41:00Z">
        <w:r w:rsidR="009859FA">
          <w:rPr>
            <w:noProof/>
          </w:rPr>
          <w:t>11</w:t>
        </w:r>
      </w:ins>
      <w:ins w:id="3595" w:author="Jeff Pitzen" w:date="2025-12-10T13:49:00Z" w16du:dateUtc="2025-12-10T18:49:00Z">
        <w:r>
          <w:fldChar w:fldCharType="end"/>
        </w:r>
        <w:r>
          <w:t xml:space="preserve">: </w:t>
        </w:r>
        <w:r w:rsidRPr="00923476">
          <w:t>CREATE ECR PULL SECRET IN KUBE-SYSTEM</w:t>
        </w:r>
      </w:ins>
    </w:p>
    <w:p w14:paraId="49851219" w14:textId="77777777" w:rsidR="00BE6007" w:rsidRPr="00BE6007" w:rsidRDefault="00BE6007" w:rsidP="00BE6007">
      <w:pPr>
        <w:pStyle w:val="Body"/>
        <w:rPr>
          <w:lang w:val="en-IN" w:eastAsia="ja-JP"/>
          <w:rPrChange w:id="3596" w:author="Jeff Pitzen" w:date="2025-12-10T13:38:00Z" w16du:dateUtc="2025-12-10T18:38:00Z">
            <w:rPr>
              <w:rFonts w:eastAsia="Times New Roman"/>
              <w:lang w:val="en-IN"/>
            </w:rPr>
          </w:rPrChange>
        </w:rPr>
        <w:pPrChange w:id="3597" w:author="Jeff Pitzen" w:date="2025-12-10T13:38:00Z" w16du:dateUtc="2025-12-10T18:38:00Z">
          <w:pPr>
            <w:pStyle w:val="Heading2"/>
          </w:pPr>
        </w:pPrChange>
      </w:pPr>
    </w:p>
    <w:p w14:paraId="2C24A822" w14:textId="1EEFDB3D" w:rsidR="002961F5" w:rsidDel="00BE6007" w:rsidRDefault="002961F5" w:rsidP="00BE6007">
      <w:pPr>
        <w:pStyle w:val="Body"/>
        <w:rPr>
          <w:del w:id="3598" w:author="Jeff Pitzen" w:date="2025-12-10T13:37:00Z" w16du:dateUtc="2025-12-10T18:37:00Z"/>
          <w:lang w:val="en-IN" w:eastAsia="en-IN"/>
        </w:rPr>
        <w:pPrChange w:id="3599" w:author="Jeff Pitzen" w:date="2025-12-10T13:37:00Z" w16du:dateUtc="2025-12-10T18:37:00Z">
          <w:pPr>
            <w:pStyle w:val="Body"/>
          </w:pPr>
        </w:pPrChange>
      </w:pPr>
      <w:del w:id="3600" w:author="Jeff Pitzen" w:date="2025-12-10T13:37:00Z" w16du:dateUtc="2025-12-10T18:37:00Z">
        <w:r w:rsidDel="00BE6007">
          <w:rPr>
            <w:lang w:val="en-IN" w:eastAsia="en-IN"/>
          </w:rPr>
          <w:delText>This includes the following sections:</w:delText>
        </w:r>
        <w:bookmarkStart w:id="3601" w:name="_Toc216514865"/>
        <w:bookmarkEnd w:id="3601"/>
      </w:del>
    </w:p>
    <w:p w14:paraId="0DA91C5A" w14:textId="625986D3" w:rsidR="002961F5" w:rsidRPr="002961F5" w:rsidDel="00BE6007" w:rsidRDefault="002961F5" w:rsidP="00BE6007">
      <w:pPr>
        <w:pStyle w:val="Body"/>
        <w:numPr>
          <w:ilvl w:val="0"/>
          <w:numId w:val="15"/>
        </w:numPr>
        <w:ind w:left="720"/>
        <w:rPr>
          <w:del w:id="3602" w:author="Jeff Pitzen" w:date="2025-12-10T13:37:00Z" w16du:dateUtc="2025-12-10T18:37:00Z"/>
          <w:i/>
          <w:iCs/>
          <w:lang w:val="en-IN" w:eastAsia="en-IN"/>
        </w:rPr>
        <w:pPrChange w:id="3603" w:author="Jeff Pitzen" w:date="2025-12-10T13:37:00Z" w16du:dateUtc="2025-12-10T18:37:00Z">
          <w:pPr>
            <w:pStyle w:val="Body"/>
            <w:numPr>
              <w:numId w:val="15"/>
            </w:numPr>
            <w:ind w:left="1440" w:hanging="360"/>
          </w:pPr>
        </w:pPrChange>
      </w:pPr>
      <w:del w:id="3604" w:author="Jeff Pitzen" w:date="2025-12-10T13:37:00Z" w16du:dateUtc="2025-12-10T18:37:00Z">
        <w:r w:rsidRPr="002961F5" w:rsidDel="00BE6007">
          <w:rPr>
            <w:i/>
            <w:iCs/>
            <w:lang w:val="en-IN" w:eastAsia="en-IN"/>
          </w:rPr>
          <w:fldChar w:fldCharType="begin"/>
        </w:r>
        <w:r w:rsidRPr="002961F5" w:rsidDel="00BE6007">
          <w:rPr>
            <w:i/>
            <w:iCs/>
            <w:lang w:val="en-IN" w:eastAsia="en-IN"/>
          </w:rPr>
          <w:delInstrText xml:space="preserve"> REF _Ref213914841 \h </w:delInstrText>
        </w:r>
        <w:r w:rsidDel="00BE6007">
          <w:rPr>
            <w:i/>
            <w:iCs/>
            <w:lang w:val="en-IN" w:eastAsia="en-IN"/>
          </w:rPr>
          <w:delInstrText xml:space="preserve"> \* MERGEFORMAT </w:delInstrText>
        </w:r>
        <w:r w:rsidRPr="002961F5" w:rsidDel="00BE6007">
          <w:rPr>
            <w:i/>
            <w:iCs/>
            <w:lang w:val="en-IN" w:eastAsia="en-IN"/>
          </w:rPr>
        </w:r>
        <w:r w:rsidRPr="002961F5" w:rsidDel="00BE6007">
          <w:rPr>
            <w:i/>
            <w:iCs/>
            <w:lang w:val="en-IN" w:eastAsia="en-IN"/>
          </w:rPr>
          <w:fldChar w:fldCharType="separate"/>
        </w:r>
        <w:r w:rsidR="00993FF1" w:rsidRPr="00993FF1" w:rsidDel="00BE6007">
          <w:rPr>
            <w:rStyle w:val="Strong"/>
            <w:b w:val="0"/>
            <w:bCs w:val="0"/>
            <w:i/>
            <w:iCs/>
          </w:rPr>
          <w:delText>Phase Responsibilities</w:delText>
        </w:r>
        <w:r w:rsidRPr="002961F5" w:rsidDel="00BE6007">
          <w:rPr>
            <w:i/>
            <w:iCs/>
            <w:lang w:val="en-IN" w:eastAsia="en-IN"/>
          </w:rPr>
          <w:fldChar w:fldCharType="end"/>
        </w:r>
        <w:bookmarkStart w:id="3605" w:name="_Toc216514866"/>
        <w:bookmarkEnd w:id="3605"/>
      </w:del>
    </w:p>
    <w:p w14:paraId="0FDFE006" w14:textId="55264392" w:rsidR="002961F5" w:rsidRPr="002961F5" w:rsidDel="00BE6007" w:rsidRDefault="002961F5" w:rsidP="00BE6007">
      <w:pPr>
        <w:pStyle w:val="Body"/>
        <w:numPr>
          <w:ilvl w:val="0"/>
          <w:numId w:val="15"/>
        </w:numPr>
        <w:ind w:left="720"/>
        <w:rPr>
          <w:del w:id="3606" w:author="Jeff Pitzen" w:date="2025-12-10T13:37:00Z" w16du:dateUtc="2025-12-10T18:37:00Z"/>
          <w:i/>
          <w:iCs/>
          <w:lang w:val="en-IN" w:eastAsia="en-IN"/>
        </w:rPr>
        <w:pPrChange w:id="3607" w:author="Jeff Pitzen" w:date="2025-12-10T13:37:00Z" w16du:dateUtc="2025-12-10T18:37:00Z">
          <w:pPr>
            <w:pStyle w:val="Body"/>
            <w:numPr>
              <w:numId w:val="15"/>
            </w:numPr>
            <w:ind w:left="1440" w:hanging="360"/>
          </w:pPr>
        </w:pPrChange>
      </w:pPr>
      <w:del w:id="3608" w:author="Jeff Pitzen" w:date="2025-12-10T13:37:00Z" w16du:dateUtc="2025-12-10T18:37:00Z">
        <w:r w:rsidRPr="002961F5" w:rsidDel="00BE6007">
          <w:rPr>
            <w:i/>
            <w:iCs/>
            <w:lang w:val="en-IN" w:eastAsia="en-IN"/>
          </w:rPr>
          <w:fldChar w:fldCharType="begin"/>
        </w:r>
        <w:r w:rsidRPr="002961F5" w:rsidDel="00BE6007">
          <w:rPr>
            <w:i/>
            <w:iCs/>
            <w:lang w:val="en-IN" w:eastAsia="en-IN"/>
          </w:rPr>
          <w:delInstrText xml:space="preserve"> REF _Ref213914844 \h </w:delInstrText>
        </w:r>
        <w:r w:rsidDel="00BE6007">
          <w:rPr>
            <w:i/>
            <w:iCs/>
            <w:lang w:val="en-IN" w:eastAsia="en-IN"/>
          </w:rPr>
          <w:delInstrText xml:space="preserve"> \* MERGEFORMAT </w:delInstrText>
        </w:r>
        <w:r w:rsidRPr="002961F5" w:rsidDel="00BE6007">
          <w:rPr>
            <w:i/>
            <w:iCs/>
            <w:lang w:val="en-IN" w:eastAsia="en-IN"/>
          </w:rPr>
        </w:r>
        <w:r w:rsidRPr="002961F5" w:rsidDel="00BE6007">
          <w:rPr>
            <w:i/>
            <w:iCs/>
            <w:lang w:val="en-IN" w:eastAsia="en-IN"/>
          </w:rPr>
          <w:fldChar w:fldCharType="separate"/>
        </w:r>
        <w:r w:rsidR="00993FF1" w:rsidRPr="00993FF1" w:rsidDel="00BE6007">
          <w:rPr>
            <w:rStyle w:val="Strong"/>
            <w:b w:val="0"/>
            <w:bCs w:val="0"/>
            <w:i/>
            <w:iCs/>
          </w:rPr>
          <w:delText>Role Summary</w:delText>
        </w:r>
        <w:r w:rsidRPr="002961F5" w:rsidDel="00BE6007">
          <w:rPr>
            <w:i/>
            <w:iCs/>
            <w:lang w:val="en-IN" w:eastAsia="en-IN"/>
          </w:rPr>
          <w:fldChar w:fldCharType="end"/>
        </w:r>
        <w:bookmarkStart w:id="3609" w:name="_Toc216514867"/>
        <w:bookmarkEnd w:id="3609"/>
      </w:del>
    </w:p>
    <w:p w14:paraId="641E39E5" w14:textId="04172391" w:rsidR="00311D9D" w:rsidRPr="00636671" w:rsidDel="00BE6007" w:rsidRDefault="00311D9D" w:rsidP="00BE6007">
      <w:pPr>
        <w:pStyle w:val="Heading3"/>
        <w:ind w:left="720"/>
        <w:rPr>
          <w:del w:id="3610" w:author="Jeff Pitzen" w:date="2025-12-10T13:37:00Z" w16du:dateUtc="2025-12-10T18:37:00Z"/>
          <w:rStyle w:val="Strong"/>
          <w:b/>
          <w:bCs/>
        </w:rPr>
        <w:pPrChange w:id="3611" w:author="Jeff Pitzen" w:date="2025-12-10T13:37:00Z" w16du:dateUtc="2025-12-10T18:37:00Z">
          <w:pPr>
            <w:pStyle w:val="Heading3"/>
          </w:pPr>
        </w:pPrChange>
      </w:pPr>
      <w:bookmarkStart w:id="3612" w:name="_Toc213425432"/>
      <w:bookmarkStart w:id="3613" w:name="_Ref213914841"/>
      <w:del w:id="3614" w:author="Jeff Pitzen" w:date="2025-12-10T13:37:00Z" w16du:dateUtc="2025-12-10T18:37:00Z">
        <w:r w:rsidRPr="00636671" w:rsidDel="00BE6007">
          <w:rPr>
            <w:rStyle w:val="Strong"/>
            <w:b/>
            <w:bCs/>
          </w:rPr>
          <w:delText>Phase Responsibilities</w:delText>
        </w:r>
        <w:bookmarkStart w:id="3615" w:name="_Toc216514868"/>
        <w:bookmarkEnd w:id="3612"/>
        <w:bookmarkEnd w:id="3613"/>
        <w:bookmarkEnd w:id="3615"/>
      </w:del>
    </w:p>
    <w:tbl>
      <w:tblPr>
        <w:tblStyle w:val="TableGrid"/>
        <w:tblW w:w="0" w:type="auto"/>
        <w:tblInd w:w="805" w:type="dxa"/>
        <w:tblLook w:val="04A0" w:firstRow="1" w:lastRow="0" w:firstColumn="1" w:lastColumn="0" w:noHBand="0" w:noVBand="1"/>
      </w:tblPr>
      <w:tblGrid>
        <w:gridCol w:w="2199"/>
        <w:gridCol w:w="2828"/>
        <w:gridCol w:w="2273"/>
        <w:gridCol w:w="2685"/>
      </w:tblGrid>
      <w:tr w:rsidR="00311D9D" w:rsidRPr="0009388A" w:rsidDel="00BE6007" w14:paraId="2D78B047" w14:textId="36447C96" w:rsidTr="002961F5">
        <w:trPr>
          <w:tblHeader/>
          <w:del w:id="3616" w:author="Jeff Pitzen" w:date="2025-12-10T13:37:00Z" w16du:dateUtc="2025-12-10T18:37:00Z"/>
        </w:trPr>
        <w:tc>
          <w:tcPr>
            <w:tcW w:w="1890" w:type="dxa"/>
            <w:shd w:val="pct15" w:color="auto" w:fill="auto"/>
            <w:hideMark/>
          </w:tcPr>
          <w:p w14:paraId="769FF502" w14:textId="799F89B6" w:rsidR="00311D9D" w:rsidRPr="00EB70A2" w:rsidDel="00BE6007" w:rsidRDefault="00311D9D" w:rsidP="00BE6007">
            <w:pPr>
              <w:pStyle w:val="Body"/>
              <w:ind w:right="29"/>
              <w:jc w:val="center"/>
              <w:rPr>
                <w:del w:id="3617" w:author="Jeff Pitzen" w:date="2025-12-10T13:37:00Z" w16du:dateUtc="2025-12-10T18:37:00Z"/>
                <w:rFonts w:cs="Arial"/>
              </w:rPr>
              <w:pPrChange w:id="3618" w:author="Jeff Pitzen" w:date="2025-12-10T13:37:00Z" w16du:dateUtc="2025-12-10T18:37:00Z">
                <w:pPr>
                  <w:pStyle w:val="Body"/>
                  <w:ind w:left="29" w:right="29"/>
                  <w:jc w:val="center"/>
                </w:pPr>
              </w:pPrChange>
            </w:pPr>
            <w:del w:id="3619" w:author="Jeff Pitzen" w:date="2025-12-10T13:37:00Z" w16du:dateUtc="2025-12-10T18:37:00Z">
              <w:r w:rsidRPr="00EB70A2" w:rsidDel="00BE6007">
                <w:rPr>
                  <w:rStyle w:val="Strong"/>
                  <w:rFonts w:cs="Arial"/>
                </w:rPr>
                <w:delText>Phase</w:delText>
              </w:r>
              <w:bookmarkStart w:id="3620" w:name="_Toc216514869"/>
              <w:bookmarkEnd w:id="3620"/>
            </w:del>
          </w:p>
        </w:tc>
        <w:tc>
          <w:tcPr>
            <w:tcW w:w="2828" w:type="dxa"/>
            <w:shd w:val="pct15" w:color="auto" w:fill="auto"/>
            <w:hideMark/>
          </w:tcPr>
          <w:p w14:paraId="7187405D" w14:textId="6CBD6631" w:rsidR="00311D9D" w:rsidRPr="00EB70A2" w:rsidDel="00BE6007" w:rsidRDefault="00311D9D" w:rsidP="00BE6007">
            <w:pPr>
              <w:pStyle w:val="Body"/>
              <w:ind w:right="29"/>
              <w:jc w:val="center"/>
              <w:rPr>
                <w:del w:id="3621" w:author="Jeff Pitzen" w:date="2025-12-10T13:37:00Z" w16du:dateUtc="2025-12-10T18:37:00Z"/>
                <w:rFonts w:cs="Arial"/>
              </w:rPr>
              <w:pPrChange w:id="3622" w:author="Jeff Pitzen" w:date="2025-12-10T13:37:00Z" w16du:dateUtc="2025-12-10T18:37:00Z">
                <w:pPr>
                  <w:pStyle w:val="Body"/>
                  <w:ind w:left="29" w:right="29"/>
                  <w:jc w:val="center"/>
                </w:pPr>
              </w:pPrChange>
            </w:pPr>
            <w:del w:id="3623" w:author="Jeff Pitzen" w:date="2025-12-10T13:37:00Z" w16du:dateUtc="2025-12-10T18:37:00Z">
              <w:r w:rsidRPr="00EB70A2" w:rsidDel="00BE6007">
                <w:rPr>
                  <w:rStyle w:val="Strong"/>
                  <w:rFonts w:cs="Arial"/>
                </w:rPr>
                <w:delText>Task</w:delText>
              </w:r>
              <w:bookmarkStart w:id="3624" w:name="_Toc216514870"/>
              <w:bookmarkEnd w:id="3624"/>
            </w:del>
          </w:p>
        </w:tc>
        <w:tc>
          <w:tcPr>
            <w:tcW w:w="0" w:type="auto"/>
            <w:shd w:val="pct15" w:color="auto" w:fill="auto"/>
            <w:hideMark/>
          </w:tcPr>
          <w:p w14:paraId="6CBD2CB0" w14:textId="42F4A399" w:rsidR="00311D9D" w:rsidRPr="00EB70A2" w:rsidDel="00BE6007" w:rsidRDefault="00311D9D" w:rsidP="00BE6007">
            <w:pPr>
              <w:pStyle w:val="Body"/>
              <w:ind w:right="29"/>
              <w:jc w:val="center"/>
              <w:rPr>
                <w:del w:id="3625" w:author="Jeff Pitzen" w:date="2025-12-10T13:37:00Z" w16du:dateUtc="2025-12-10T18:37:00Z"/>
                <w:rFonts w:cs="Arial"/>
              </w:rPr>
              <w:pPrChange w:id="3626" w:author="Jeff Pitzen" w:date="2025-12-10T13:37:00Z" w16du:dateUtc="2025-12-10T18:37:00Z">
                <w:pPr>
                  <w:pStyle w:val="Body"/>
                  <w:ind w:left="29" w:right="29"/>
                  <w:jc w:val="center"/>
                </w:pPr>
              </w:pPrChange>
            </w:pPr>
            <w:del w:id="3627" w:author="Jeff Pitzen" w:date="2025-12-10T13:37:00Z" w16du:dateUtc="2025-12-10T18:37:00Z">
              <w:r w:rsidRPr="00EB70A2" w:rsidDel="00BE6007">
                <w:rPr>
                  <w:rStyle w:val="Strong"/>
                  <w:rFonts w:cs="Arial"/>
                </w:rPr>
                <w:delText>Role</w:delText>
              </w:r>
              <w:bookmarkStart w:id="3628" w:name="_Toc216514871"/>
              <w:bookmarkEnd w:id="3628"/>
            </w:del>
          </w:p>
        </w:tc>
        <w:tc>
          <w:tcPr>
            <w:tcW w:w="0" w:type="auto"/>
            <w:shd w:val="pct15" w:color="auto" w:fill="auto"/>
            <w:hideMark/>
          </w:tcPr>
          <w:p w14:paraId="30685459" w14:textId="101FFD48" w:rsidR="00311D9D" w:rsidRPr="00EB70A2" w:rsidDel="00BE6007" w:rsidRDefault="00311D9D" w:rsidP="00BE6007">
            <w:pPr>
              <w:pStyle w:val="Body"/>
              <w:ind w:right="29"/>
              <w:jc w:val="center"/>
              <w:rPr>
                <w:del w:id="3629" w:author="Jeff Pitzen" w:date="2025-12-10T13:37:00Z" w16du:dateUtc="2025-12-10T18:37:00Z"/>
                <w:rFonts w:cs="Arial"/>
              </w:rPr>
              <w:pPrChange w:id="3630" w:author="Jeff Pitzen" w:date="2025-12-10T13:37:00Z" w16du:dateUtc="2025-12-10T18:37:00Z">
                <w:pPr>
                  <w:pStyle w:val="Body"/>
                  <w:ind w:left="29" w:right="29"/>
                  <w:jc w:val="center"/>
                </w:pPr>
              </w:pPrChange>
            </w:pPr>
            <w:del w:id="3631" w:author="Jeff Pitzen" w:date="2025-12-10T13:37:00Z" w16du:dateUtc="2025-12-10T18:37:00Z">
              <w:r w:rsidRPr="00EB70A2" w:rsidDel="00BE6007">
                <w:rPr>
                  <w:rStyle w:val="Strong"/>
                  <w:rFonts w:cs="Arial"/>
                </w:rPr>
                <w:delText>Notes</w:delText>
              </w:r>
              <w:bookmarkStart w:id="3632" w:name="_Toc216514872"/>
              <w:bookmarkEnd w:id="3632"/>
            </w:del>
          </w:p>
        </w:tc>
        <w:bookmarkStart w:id="3633" w:name="_Toc216514873"/>
        <w:bookmarkEnd w:id="3633"/>
      </w:tr>
      <w:tr w:rsidR="00BA72BE" w:rsidRPr="0009388A" w:rsidDel="00BE6007" w14:paraId="078D7AAF" w14:textId="3FA52962" w:rsidTr="00E24F50">
        <w:trPr>
          <w:cantSplit/>
          <w:del w:id="3634" w:author="Jeff Pitzen" w:date="2025-12-10T13:37:00Z" w16du:dateUtc="2025-12-10T18:37:00Z"/>
        </w:trPr>
        <w:tc>
          <w:tcPr>
            <w:tcW w:w="1890" w:type="dxa"/>
            <w:vMerge w:val="restart"/>
            <w:hideMark/>
          </w:tcPr>
          <w:p w14:paraId="0A0F5463" w14:textId="64C3EE08" w:rsidR="00BA72BE" w:rsidRPr="002961F5" w:rsidDel="00BE6007" w:rsidRDefault="00BA72BE" w:rsidP="00BE6007">
            <w:pPr>
              <w:pStyle w:val="Body"/>
              <w:ind w:right="29"/>
              <w:rPr>
                <w:del w:id="3635" w:author="Jeff Pitzen" w:date="2025-12-10T13:37:00Z" w16du:dateUtc="2025-12-10T18:37:00Z"/>
                <w:rFonts w:cs="Arial"/>
              </w:rPr>
              <w:pPrChange w:id="3636" w:author="Jeff Pitzen" w:date="2025-12-10T13:37:00Z" w16du:dateUtc="2025-12-10T18:37:00Z">
                <w:pPr>
                  <w:pStyle w:val="Body"/>
                  <w:ind w:left="29" w:right="29"/>
                </w:pPr>
              </w:pPrChange>
            </w:pPr>
            <w:del w:id="3637" w:author="Jeff Pitzen" w:date="2025-12-10T13:37:00Z" w16du:dateUtc="2025-12-10T18:37:00Z">
              <w:r w:rsidRPr="002961F5" w:rsidDel="00BE6007">
                <w:rPr>
                  <w:rStyle w:val="Strong"/>
                  <w:rFonts w:cs="Arial"/>
                </w:rPr>
                <w:delText>1. Preparation</w:delText>
              </w:r>
              <w:bookmarkStart w:id="3638" w:name="_Toc216514874"/>
              <w:bookmarkEnd w:id="3638"/>
            </w:del>
          </w:p>
        </w:tc>
        <w:tc>
          <w:tcPr>
            <w:tcW w:w="2828" w:type="dxa"/>
            <w:hideMark/>
          </w:tcPr>
          <w:p w14:paraId="0924FD1C" w14:textId="5ED385D0" w:rsidR="00BA72BE" w:rsidRPr="0009388A" w:rsidDel="00BE6007" w:rsidRDefault="00BA72BE" w:rsidP="00BE6007">
            <w:pPr>
              <w:pStyle w:val="Body"/>
              <w:ind w:right="29"/>
              <w:rPr>
                <w:del w:id="3639" w:author="Jeff Pitzen" w:date="2025-12-10T13:37:00Z" w16du:dateUtc="2025-12-10T18:37:00Z"/>
              </w:rPr>
              <w:pPrChange w:id="3640" w:author="Jeff Pitzen" w:date="2025-12-10T13:37:00Z" w16du:dateUtc="2025-12-10T18:37:00Z">
                <w:pPr>
                  <w:pStyle w:val="Body"/>
                  <w:ind w:left="29" w:right="29"/>
                </w:pPr>
              </w:pPrChange>
            </w:pPr>
            <w:del w:id="3641" w:author="Jeff Pitzen" w:date="2025-12-10T13:37:00Z" w16du:dateUtc="2025-12-10T18:37:00Z">
              <w:r w:rsidRPr="0009388A" w:rsidDel="00BE6007">
                <w:delText>Inventory Docker images</w:delText>
              </w:r>
              <w:bookmarkStart w:id="3642" w:name="_Toc216514875"/>
              <w:bookmarkEnd w:id="3642"/>
            </w:del>
          </w:p>
        </w:tc>
        <w:tc>
          <w:tcPr>
            <w:tcW w:w="0" w:type="auto"/>
            <w:hideMark/>
          </w:tcPr>
          <w:p w14:paraId="6B0ED5EA" w14:textId="5B673BBA" w:rsidR="00BA72BE" w:rsidRPr="0009388A" w:rsidDel="00BE6007" w:rsidRDefault="00BA72BE" w:rsidP="00BE6007">
            <w:pPr>
              <w:pStyle w:val="Body"/>
              <w:ind w:right="29"/>
              <w:rPr>
                <w:del w:id="3643" w:author="Jeff Pitzen" w:date="2025-12-10T13:37:00Z" w16du:dateUtc="2025-12-10T18:37:00Z"/>
              </w:rPr>
              <w:pPrChange w:id="3644" w:author="Jeff Pitzen" w:date="2025-12-10T13:37:00Z" w16du:dateUtc="2025-12-10T18:37:00Z">
                <w:pPr>
                  <w:pStyle w:val="Body"/>
                  <w:ind w:left="29" w:right="29"/>
                </w:pPr>
              </w:pPrChange>
            </w:pPr>
            <w:del w:id="3645" w:author="Jeff Pitzen" w:date="2025-12-10T13:37:00Z" w16du:dateUtc="2025-12-10T18:37:00Z">
              <w:r w:rsidRPr="0009388A" w:rsidDel="00BE6007">
                <w:delText>DevOps Developer</w:delText>
              </w:r>
              <w:bookmarkStart w:id="3646" w:name="_Toc216514876"/>
              <w:bookmarkEnd w:id="3646"/>
            </w:del>
          </w:p>
        </w:tc>
        <w:tc>
          <w:tcPr>
            <w:tcW w:w="0" w:type="auto"/>
            <w:hideMark/>
          </w:tcPr>
          <w:p w14:paraId="33315B6F" w14:textId="051988E3" w:rsidR="00BA72BE" w:rsidRPr="0009388A" w:rsidDel="00BE6007" w:rsidRDefault="00BA72BE" w:rsidP="00BE6007">
            <w:pPr>
              <w:pStyle w:val="Body"/>
              <w:ind w:right="29"/>
              <w:rPr>
                <w:del w:id="3647" w:author="Jeff Pitzen" w:date="2025-12-10T13:37:00Z" w16du:dateUtc="2025-12-10T18:37:00Z"/>
              </w:rPr>
              <w:pPrChange w:id="3648" w:author="Jeff Pitzen" w:date="2025-12-10T13:37:00Z" w16du:dateUtc="2025-12-10T18:37:00Z">
                <w:pPr>
                  <w:pStyle w:val="Body"/>
                  <w:ind w:left="29" w:right="29"/>
                </w:pPr>
              </w:pPrChange>
            </w:pPr>
            <w:del w:id="3649" w:author="Jeff Pitzen" w:date="2025-12-10T13:37:00Z" w16du:dateUtc="2025-12-10T18:37:00Z">
              <w:r w:rsidRPr="0009388A" w:rsidDel="00BE6007">
                <w:delText>Identify non-compliant base images</w:delText>
              </w:r>
              <w:bookmarkStart w:id="3650" w:name="_Toc216514877"/>
              <w:bookmarkEnd w:id="3650"/>
            </w:del>
          </w:p>
        </w:tc>
        <w:bookmarkStart w:id="3651" w:name="_Toc216514878"/>
        <w:bookmarkEnd w:id="3651"/>
      </w:tr>
      <w:tr w:rsidR="00BA72BE" w:rsidRPr="0009388A" w:rsidDel="00BE6007" w14:paraId="56432378" w14:textId="0F594D85" w:rsidTr="00E24F50">
        <w:trPr>
          <w:cantSplit/>
          <w:del w:id="3652" w:author="Jeff Pitzen" w:date="2025-12-10T13:37:00Z" w16du:dateUtc="2025-12-10T18:37:00Z"/>
        </w:trPr>
        <w:tc>
          <w:tcPr>
            <w:tcW w:w="1890" w:type="dxa"/>
            <w:vMerge/>
            <w:hideMark/>
          </w:tcPr>
          <w:p w14:paraId="59A83861" w14:textId="3E3161EE" w:rsidR="00BA72BE" w:rsidRPr="002961F5" w:rsidDel="00BE6007" w:rsidRDefault="00BA72BE" w:rsidP="00BE6007">
            <w:pPr>
              <w:pStyle w:val="Body"/>
              <w:ind w:right="29"/>
              <w:rPr>
                <w:del w:id="3653" w:author="Jeff Pitzen" w:date="2025-12-10T13:37:00Z" w16du:dateUtc="2025-12-10T18:37:00Z"/>
                <w:rFonts w:cs="Arial"/>
              </w:rPr>
              <w:pPrChange w:id="3654" w:author="Jeff Pitzen" w:date="2025-12-10T13:37:00Z" w16du:dateUtc="2025-12-10T18:37:00Z">
                <w:pPr>
                  <w:pStyle w:val="Body"/>
                  <w:ind w:left="29" w:right="29"/>
                </w:pPr>
              </w:pPrChange>
            </w:pPr>
          </w:p>
        </w:tc>
        <w:tc>
          <w:tcPr>
            <w:tcW w:w="2828" w:type="dxa"/>
            <w:hideMark/>
          </w:tcPr>
          <w:p w14:paraId="2587D2E8" w14:textId="548D9CDB" w:rsidR="00BA72BE" w:rsidRPr="0009388A" w:rsidDel="00BE6007" w:rsidRDefault="00BA72BE" w:rsidP="00BE6007">
            <w:pPr>
              <w:pStyle w:val="Body"/>
              <w:ind w:right="29"/>
              <w:rPr>
                <w:del w:id="3655" w:author="Jeff Pitzen" w:date="2025-12-10T13:37:00Z" w16du:dateUtc="2025-12-10T18:37:00Z"/>
                <w:sz w:val="24"/>
                <w:szCs w:val="24"/>
              </w:rPr>
              <w:pPrChange w:id="3656" w:author="Jeff Pitzen" w:date="2025-12-10T13:37:00Z" w16du:dateUtc="2025-12-10T18:37:00Z">
                <w:pPr>
                  <w:pStyle w:val="Body"/>
                  <w:ind w:left="29" w:right="29"/>
                </w:pPr>
              </w:pPrChange>
            </w:pPr>
            <w:del w:id="3657" w:author="Jeff Pitzen" w:date="2025-12-10T13:37:00Z" w16du:dateUtc="2025-12-10T18:37:00Z">
              <w:r w:rsidRPr="0009388A" w:rsidDel="00BE6007">
                <w:delText>Inventory IAM users</w:delText>
              </w:r>
              <w:bookmarkStart w:id="3658" w:name="_Toc216514879"/>
              <w:bookmarkEnd w:id="3658"/>
            </w:del>
          </w:p>
        </w:tc>
        <w:tc>
          <w:tcPr>
            <w:tcW w:w="0" w:type="auto"/>
            <w:hideMark/>
          </w:tcPr>
          <w:p w14:paraId="66B2D6CF" w14:textId="15D27155" w:rsidR="00BA72BE" w:rsidRPr="0009388A" w:rsidDel="00BE6007" w:rsidRDefault="00BA72BE" w:rsidP="00BE6007">
            <w:pPr>
              <w:pStyle w:val="Body"/>
              <w:ind w:right="29"/>
              <w:rPr>
                <w:del w:id="3659" w:author="Jeff Pitzen" w:date="2025-12-10T13:37:00Z" w16du:dateUtc="2025-12-10T18:37:00Z"/>
              </w:rPr>
              <w:pPrChange w:id="3660" w:author="Jeff Pitzen" w:date="2025-12-10T13:37:00Z" w16du:dateUtc="2025-12-10T18:37:00Z">
                <w:pPr>
                  <w:pStyle w:val="Body"/>
                  <w:ind w:left="29" w:right="29"/>
                </w:pPr>
              </w:pPrChange>
            </w:pPr>
            <w:del w:id="3661" w:author="Jeff Pitzen" w:date="2025-12-10T13:37:00Z" w16du:dateUtc="2025-12-10T18:37:00Z">
              <w:r w:rsidRPr="0009388A" w:rsidDel="00BE6007">
                <w:delText>DevOps Administrator</w:delText>
              </w:r>
              <w:bookmarkStart w:id="3662" w:name="_Toc216514880"/>
              <w:bookmarkEnd w:id="3662"/>
            </w:del>
          </w:p>
        </w:tc>
        <w:tc>
          <w:tcPr>
            <w:tcW w:w="0" w:type="auto"/>
            <w:hideMark/>
          </w:tcPr>
          <w:p w14:paraId="75E7BCCE" w14:textId="0A8E477D" w:rsidR="00BA72BE" w:rsidRPr="0009388A" w:rsidDel="00BE6007" w:rsidRDefault="00BA72BE" w:rsidP="00BE6007">
            <w:pPr>
              <w:pStyle w:val="Body"/>
              <w:ind w:right="29"/>
              <w:rPr>
                <w:del w:id="3663" w:author="Jeff Pitzen" w:date="2025-12-10T13:37:00Z" w16du:dateUtc="2025-12-10T18:37:00Z"/>
              </w:rPr>
              <w:pPrChange w:id="3664" w:author="Jeff Pitzen" w:date="2025-12-10T13:37:00Z" w16du:dateUtc="2025-12-10T18:37:00Z">
                <w:pPr>
                  <w:pStyle w:val="Body"/>
                  <w:ind w:left="29" w:right="29"/>
                </w:pPr>
              </w:pPrChange>
            </w:pPr>
            <w:del w:id="3665" w:author="Jeff Pitzen" w:date="2025-12-10T13:37:00Z" w16du:dateUtc="2025-12-10T18:37:00Z">
              <w:r w:rsidRPr="0009388A" w:rsidDel="00BE6007">
                <w:delText>Detect over-privileged roles</w:delText>
              </w:r>
              <w:bookmarkStart w:id="3666" w:name="_Toc216514881"/>
              <w:bookmarkEnd w:id="3666"/>
            </w:del>
          </w:p>
        </w:tc>
        <w:bookmarkStart w:id="3667" w:name="_Toc216514882"/>
        <w:bookmarkEnd w:id="3667"/>
      </w:tr>
      <w:tr w:rsidR="00BA72BE" w:rsidRPr="0009388A" w:rsidDel="00BE6007" w14:paraId="54DE4E65" w14:textId="4717653A" w:rsidTr="00E24F50">
        <w:trPr>
          <w:cantSplit/>
          <w:del w:id="3668" w:author="Jeff Pitzen" w:date="2025-12-10T13:37:00Z" w16du:dateUtc="2025-12-10T18:37:00Z"/>
        </w:trPr>
        <w:tc>
          <w:tcPr>
            <w:tcW w:w="1890" w:type="dxa"/>
            <w:vMerge w:val="restart"/>
            <w:hideMark/>
          </w:tcPr>
          <w:p w14:paraId="68B49D84" w14:textId="3E0CF675" w:rsidR="00BA72BE" w:rsidRPr="002961F5" w:rsidDel="00BE6007" w:rsidRDefault="00BA72BE" w:rsidP="00BE6007">
            <w:pPr>
              <w:pStyle w:val="Body"/>
              <w:ind w:right="29"/>
              <w:rPr>
                <w:del w:id="3669" w:author="Jeff Pitzen" w:date="2025-12-10T13:37:00Z" w16du:dateUtc="2025-12-10T18:37:00Z"/>
                <w:rFonts w:cs="Arial"/>
              </w:rPr>
              <w:pPrChange w:id="3670" w:author="Jeff Pitzen" w:date="2025-12-10T13:37:00Z" w16du:dateUtc="2025-12-10T18:37:00Z">
                <w:pPr>
                  <w:pStyle w:val="Body"/>
                  <w:ind w:left="29" w:right="29"/>
                </w:pPr>
              </w:pPrChange>
            </w:pPr>
            <w:del w:id="3671" w:author="Jeff Pitzen" w:date="2025-12-10T13:37:00Z" w16du:dateUtc="2025-12-10T18:37:00Z">
              <w:r w:rsidRPr="002961F5" w:rsidDel="00BE6007">
                <w:rPr>
                  <w:rStyle w:val="Strong"/>
                  <w:rFonts w:cs="Arial"/>
                </w:rPr>
                <w:delText>2. Identity Integration</w:delText>
              </w:r>
              <w:bookmarkStart w:id="3672" w:name="_Toc216514883"/>
              <w:bookmarkEnd w:id="3672"/>
            </w:del>
          </w:p>
        </w:tc>
        <w:tc>
          <w:tcPr>
            <w:tcW w:w="2828" w:type="dxa"/>
            <w:hideMark/>
          </w:tcPr>
          <w:p w14:paraId="740BB282" w14:textId="4CF63092" w:rsidR="00BA72BE" w:rsidRPr="0009388A" w:rsidDel="00BE6007" w:rsidRDefault="00BA72BE" w:rsidP="00BE6007">
            <w:pPr>
              <w:pStyle w:val="Body"/>
              <w:ind w:right="29"/>
              <w:rPr>
                <w:del w:id="3673" w:author="Jeff Pitzen" w:date="2025-12-10T13:37:00Z" w16du:dateUtc="2025-12-10T18:37:00Z"/>
              </w:rPr>
              <w:pPrChange w:id="3674" w:author="Jeff Pitzen" w:date="2025-12-10T13:37:00Z" w16du:dateUtc="2025-12-10T18:37:00Z">
                <w:pPr>
                  <w:pStyle w:val="Body"/>
                  <w:ind w:left="29" w:right="29"/>
                </w:pPr>
              </w:pPrChange>
            </w:pPr>
            <w:del w:id="3675" w:author="Jeff Pitzen" w:date="2025-12-10T13:37:00Z" w16du:dateUtc="2025-12-10T18:37:00Z">
              <w:r w:rsidRPr="0009388A" w:rsidDel="00BE6007">
                <w:delText>Request P1 Harbor namespace</w:delText>
              </w:r>
              <w:bookmarkStart w:id="3676" w:name="_Toc216514884"/>
              <w:bookmarkEnd w:id="3676"/>
            </w:del>
          </w:p>
        </w:tc>
        <w:tc>
          <w:tcPr>
            <w:tcW w:w="0" w:type="auto"/>
            <w:hideMark/>
          </w:tcPr>
          <w:p w14:paraId="7FCC1218" w14:textId="1C0A1816" w:rsidR="00BA72BE" w:rsidRPr="0009388A" w:rsidDel="00BE6007" w:rsidRDefault="00BA72BE" w:rsidP="00BE6007">
            <w:pPr>
              <w:pStyle w:val="Body"/>
              <w:ind w:right="29"/>
              <w:rPr>
                <w:del w:id="3677" w:author="Jeff Pitzen" w:date="2025-12-10T13:37:00Z" w16du:dateUtc="2025-12-10T18:37:00Z"/>
              </w:rPr>
              <w:pPrChange w:id="3678" w:author="Jeff Pitzen" w:date="2025-12-10T13:37:00Z" w16du:dateUtc="2025-12-10T18:37:00Z">
                <w:pPr>
                  <w:pStyle w:val="Body"/>
                  <w:ind w:left="29" w:right="29"/>
                </w:pPr>
              </w:pPrChange>
            </w:pPr>
            <w:del w:id="3679" w:author="Jeff Pitzen" w:date="2025-12-10T13:37:00Z" w16du:dateUtc="2025-12-10T18:37:00Z">
              <w:r w:rsidRPr="0009388A" w:rsidDel="00BE6007">
                <w:delText>DevOps Admin</w:delText>
              </w:r>
              <w:bookmarkStart w:id="3680" w:name="_Toc216514885"/>
              <w:bookmarkEnd w:id="3680"/>
            </w:del>
          </w:p>
        </w:tc>
        <w:tc>
          <w:tcPr>
            <w:tcW w:w="0" w:type="auto"/>
            <w:hideMark/>
          </w:tcPr>
          <w:p w14:paraId="52DF2013" w14:textId="32642620" w:rsidR="00BA72BE" w:rsidRPr="0009388A" w:rsidDel="00BE6007" w:rsidRDefault="00BA72BE" w:rsidP="00BE6007">
            <w:pPr>
              <w:pStyle w:val="Body"/>
              <w:ind w:right="29"/>
              <w:rPr>
                <w:del w:id="3681" w:author="Jeff Pitzen" w:date="2025-12-10T13:37:00Z" w16du:dateUtc="2025-12-10T18:37:00Z"/>
              </w:rPr>
              <w:pPrChange w:id="3682" w:author="Jeff Pitzen" w:date="2025-12-10T13:37:00Z" w16du:dateUtc="2025-12-10T18:37:00Z">
                <w:pPr>
                  <w:pStyle w:val="Body"/>
                  <w:ind w:left="29" w:right="29"/>
                </w:pPr>
              </w:pPrChange>
            </w:pPr>
            <w:del w:id="3683" w:author="Jeff Pitzen" w:date="2025-12-10T13:37:00Z" w16du:dateUtc="2025-12-10T18:37:00Z">
              <w:r w:rsidRPr="0009388A" w:rsidDel="00BE6007">
                <w:delText>Required for secure registry</w:delText>
              </w:r>
              <w:bookmarkStart w:id="3684" w:name="_Toc216514886"/>
              <w:bookmarkEnd w:id="3684"/>
            </w:del>
          </w:p>
        </w:tc>
        <w:bookmarkStart w:id="3685" w:name="_Toc216514887"/>
        <w:bookmarkEnd w:id="3685"/>
      </w:tr>
      <w:tr w:rsidR="00BA72BE" w:rsidRPr="0009388A" w:rsidDel="00BE6007" w14:paraId="36315839" w14:textId="675B08E3" w:rsidTr="00E24F50">
        <w:trPr>
          <w:cantSplit/>
          <w:del w:id="3686" w:author="Jeff Pitzen" w:date="2025-12-10T13:37:00Z" w16du:dateUtc="2025-12-10T18:37:00Z"/>
        </w:trPr>
        <w:tc>
          <w:tcPr>
            <w:tcW w:w="1890" w:type="dxa"/>
            <w:vMerge/>
            <w:hideMark/>
          </w:tcPr>
          <w:p w14:paraId="6F725C32" w14:textId="67934679" w:rsidR="00BA72BE" w:rsidRPr="002961F5" w:rsidDel="00BE6007" w:rsidRDefault="00BA72BE" w:rsidP="00BE6007">
            <w:pPr>
              <w:pStyle w:val="Body"/>
              <w:ind w:right="29"/>
              <w:rPr>
                <w:del w:id="3687" w:author="Jeff Pitzen" w:date="2025-12-10T13:37:00Z" w16du:dateUtc="2025-12-10T18:37:00Z"/>
                <w:rFonts w:cs="Arial"/>
              </w:rPr>
              <w:pPrChange w:id="3688" w:author="Jeff Pitzen" w:date="2025-12-10T13:37:00Z" w16du:dateUtc="2025-12-10T18:37:00Z">
                <w:pPr>
                  <w:pStyle w:val="Body"/>
                  <w:ind w:left="29" w:right="29"/>
                </w:pPr>
              </w:pPrChange>
            </w:pPr>
          </w:p>
        </w:tc>
        <w:tc>
          <w:tcPr>
            <w:tcW w:w="2828" w:type="dxa"/>
            <w:hideMark/>
          </w:tcPr>
          <w:p w14:paraId="1147CC66" w14:textId="5848EE66" w:rsidR="00BA72BE" w:rsidRPr="0009388A" w:rsidDel="00BE6007" w:rsidRDefault="00BA72BE" w:rsidP="00BE6007">
            <w:pPr>
              <w:pStyle w:val="Body"/>
              <w:ind w:right="29"/>
              <w:rPr>
                <w:del w:id="3689" w:author="Jeff Pitzen" w:date="2025-12-10T13:37:00Z" w16du:dateUtc="2025-12-10T18:37:00Z"/>
                <w:sz w:val="24"/>
                <w:szCs w:val="24"/>
              </w:rPr>
              <w:pPrChange w:id="3690" w:author="Jeff Pitzen" w:date="2025-12-10T13:37:00Z" w16du:dateUtc="2025-12-10T18:37:00Z">
                <w:pPr>
                  <w:pStyle w:val="Body"/>
                  <w:ind w:left="29" w:right="29"/>
                </w:pPr>
              </w:pPrChange>
            </w:pPr>
            <w:del w:id="3691" w:author="Jeff Pitzen" w:date="2025-12-10T13:37:00Z" w16du:dateUtc="2025-12-10T18:37:00Z">
              <w:r w:rsidRPr="0009388A" w:rsidDel="00BE6007">
                <w:delText>Configure EKS OIDC</w:delText>
              </w:r>
              <w:bookmarkStart w:id="3692" w:name="_Toc216514888"/>
              <w:bookmarkEnd w:id="3692"/>
            </w:del>
          </w:p>
        </w:tc>
        <w:tc>
          <w:tcPr>
            <w:tcW w:w="0" w:type="auto"/>
            <w:hideMark/>
          </w:tcPr>
          <w:p w14:paraId="0A791DA1" w14:textId="5CD995F3" w:rsidR="00BA72BE" w:rsidRPr="0009388A" w:rsidDel="00BE6007" w:rsidRDefault="00BA72BE" w:rsidP="00BE6007">
            <w:pPr>
              <w:pStyle w:val="Body"/>
              <w:ind w:right="29"/>
              <w:rPr>
                <w:del w:id="3693" w:author="Jeff Pitzen" w:date="2025-12-10T13:37:00Z" w16du:dateUtc="2025-12-10T18:37:00Z"/>
              </w:rPr>
              <w:pPrChange w:id="3694" w:author="Jeff Pitzen" w:date="2025-12-10T13:37:00Z" w16du:dateUtc="2025-12-10T18:37:00Z">
                <w:pPr>
                  <w:pStyle w:val="Body"/>
                  <w:ind w:left="29" w:right="29"/>
                </w:pPr>
              </w:pPrChange>
            </w:pPr>
            <w:del w:id="3695" w:author="Jeff Pitzen" w:date="2025-12-10T13:37:00Z" w16du:dateUtc="2025-12-10T18:37:00Z">
              <w:r w:rsidRPr="0009388A" w:rsidDel="00BE6007">
                <w:delText>DevOps Admin</w:delText>
              </w:r>
              <w:bookmarkStart w:id="3696" w:name="_Toc216514889"/>
              <w:bookmarkEnd w:id="3696"/>
            </w:del>
          </w:p>
        </w:tc>
        <w:tc>
          <w:tcPr>
            <w:tcW w:w="0" w:type="auto"/>
            <w:hideMark/>
          </w:tcPr>
          <w:p w14:paraId="63726248" w14:textId="005C133F" w:rsidR="00BA72BE" w:rsidRPr="0009388A" w:rsidDel="00BE6007" w:rsidRDefault="00BA72BE" w:rsidP="00BE6007">
            <w:pPr>
              <w:pStyle w:val="Body"/>
              <w:ind w:right="29"/>
              <w:rPr>
                <w:del w:id="3697" w:author="Jeff Pitzen" w:date="2025-12-10T13:37:00Z" w16du:dateUtc="2025-12-10T18:37:00Z"/>
              </w:rPr>
              <w:pPrChange w:id="3698" w:author="Jeff Pitzen" w:date="2025-12-10T13:37:00Z" w16du:dateUtc="2025-12-10T18:37:00Z">
                <w:pPr>
                  <w:pStyle w:val="Body"/>
                  <w:ind w:left="29" w:right="29"/>
                </w:pPr>
              </w:pPrChange>
            </w:pPr>
            <w:del w:id="3699" w:author="Jeff Pitzen" w:date="2025-12-10T13:37:00Z" w16du:dateUtc="2025-12-10T18:37:00Z">
              <w:r w:rsidRPr="0009388A" w:rsidDel="00BE6007">
                <w:delText>Connect to Keycloak</w:delText>
              </w:r>
              <w:bookmarkStart w:id="3700" w:name="_Toc216514890"/>
              <w:bookmarkEnd w:id="3700"/>
            </w:del>
          </w:p>
        </w:tc>
        <w:bookmarkStart w:id="3701" w:name="_Toc216514891"/>
        <w:bookmarkEnd w:id="3701"/>
      </w:tr>
      <w:tr w:rsidR="00BA72BE" w:rsidRPr="0009388A" w:rsidDel="00BE6007" w14:paraId="109B1769" w14:textId="21CEE03E" w:rsidTr="00E24F50">
        <w:trPr>
          <w:cantSplit/>
          <w:del w:id="3702" w:author="Jeff Pitzen" w:date="2025-12-10T13:37:00Z" w16du:dateUtc="2025-12-10T18:37:00Z"/>
        </w:trPr>
        <w:tc>
          <w:tcPr>
            <w:tcW w:w="1890" w:type="dxa"/>
            <w:vMerge/>
            <w:hideMark/>
          </w:tcPr>
          <w:p w14:paraId="1E12440C" w14:textId="2A70E4BA" w:rsidR="00BA72BE" w:rsidRPr="002961F5" w:rsidDel="00BE6007" w:rsidRDefault="00BA72BE" w:rsidP="00BE6007">
            <w:pPr>
              <w:pStyle w:val="Body"/>
              <w:ind w:right="29"/>
              <w:rPr>
                <w:del w:id="3703" w:author="Jeff Pitzen" w:date="2025-12-10T13:37:00Z" w16du:dateUtc="2025-12-10T18:37:00Z"/>
                <w:rFonts w:cs="Arial"/>
              </w:rPr>
              <w:pPrChange w:id="3704" w:author="Jeff Pitzen" w:date="2025-12-10T13:37:00Z" w16du:dateUtc="2025-12-10T18:37:00Z">
                <w:pPr>
                  <w:pStyle w:val="Body"/>
                  <w:ind w:left="29" w:right="29"/>
                </w:pPr>
              </w:pPrChange>
            </w:pPr>
          </w:p>
        </w:tc>
        <w:tc>
          <w:tcPr>
            <w:tcW w:w="2828" w:type="dxa"/>
            <w:hideMark/>
          </w:tcPr>
          <w:p w14:paraId="3DC942D2" w14:textId="4ACDACE5" w:rsidR="00BA72BE" w:rsidRPr="0009388A" w:rsidDel="00BE6007" w:rsidRDefault="00BA72BE" w:rsidP="00BE6007">
            <w:pPr>
              <w:pStyle w:val="Body"/>
              <w:ind w:right="29"/>
              <w:rPr>
                <w:del w:id="3705" w:author="Jeff Pitzen" w:date="2025-12-10T13:37:00Z" w16du:dateUtc="2025-12-10T18:37:00Z"/>
                <w:sz w:val="24"/>
                <w:szCs w:val="24"/>
              </w:rPr>
              <w:pPrChange w:id="3706" w:author="Jeff Pitzen" w:date="2025-12-10T13:37:00Z" w16du:dateUtc="2025-12-10T18:37:00Z">
                <w:pPr>
                  <w:pStyle w:val="Body"/>
                  <w:ind w:left="29" w:right="29"/>
                </w:pPr>
              </w:pPrChange>
            </w:pPr>
            <w:del w:id="3707" w:author="Jeff Pitzen" w:date="2025-12-10T13:37:00Z" w16du:dateUtc="2025-12-10T18:37:00Z">
              <w:r w:rsidRPr="0009388A" w:rsidDel="00BE6007">
                <w:delText>Configure GitHub → Harbor auth</w:delText>
              </w:r>
              <w:bookmarkStart w:id="3708" w:name="_Toc216514892"/>
              <w:bookmarkEnd w:id="3708"/>
            </w:del>
          </w:p>
        </w:tc>
        <w:tc>
          <w:tcPr>
            <w:tcW w:w="0" w:type="auto"/>
            <w:hideMark/>
          </w:tcPr>
          <w:p w14:paraId="6D15508C" w14:textId="63414D1E" w:rsidR="00BA72BE" w:rsidRPr="0009388A" w:rsidDel="00BE6007" w:rsidRDefault="00BA72BE" w:rsidP="00BE6007">
            <w:pPr>
              <w:pStyle w:val="Body"/>
              <w:ind w:right="29"/>
              <w:rPr>
                <w:del w:id="3709" w:author="Jeff Pitzen" w:date="2025-12-10T13:37:00Z" w16du:dateUtc="2025-12-10T18:37:00Z"/>
              </w:rPr>
              <w:pPrChange w:id="3710" w:author="Jeff Pitzen" w:date="2025-12-10T13:37:00Z" w16du:dateUtc="2025-12-10T18:37:00Z">
                <w:pPr>
                  <w:pStyle w:val="Body"/>
                  <w:ind w:left="29" w:right="29"/>
                </w:pPr>
              </w:pPrChange>
            </w:pPr>
            <w:del w:id="3711" w:author="Jeff Pitzen" w:date="2025-12-10T13:37:00Z" w16du:dateUtc="2025-12-10T18:37:00Z">
              <w:r w:rsidRPr="0009388A" w:rsidDel="00BE6007">
                <w:delText>DevOps Dev</w:delText>
              </w:r>
              <w:bookmarkStart w:id="3712" w:name="_Toc216514893"/>
              <w:bookmarkEnd w:id="3712"/>
            </w:del>
          </w:p>
        </w:tc>
        <w:tc>
          <w:tcPr>
            <w:tcW w:w="0" w:type="auto"/>
            <w:hideMark/>
          </w:tcPr>
          <w:p w14:paraId="65BFF807" w14:textId="2016B29C" w:rsidR="00BA72BE" w:rsidRPr="0009388A" w:rsidDel="00BE6007" w:rsidRDefault="00BA72BE" w:rsidP="00BE6007">
            <w:pPr>
              <w:pStyle w:val="Body"/>
              <w:ind w:right="29"/>
              <w:rPr>
                <w:del w:id="3713" w:author="Jeff Pitzen" w:date="2025-12-10T13:37:00Z" w16du:dateUtc="2025-12-10T18:37:00Z"/>
              </w:rPr>
              <w:pPrChange w:id="3714" w:author="Jeff Pitzen" w:date="2025-12-10T13:37:00Z" w16du:dateUtc="2025-12-10T18:37:00Z">
                <w:pPr>
                  <w:pStyle w:val="Body"/>
                  <w:ind w:left="29" w:right="29"/>
                </w:pPr>
              </w:pPrChange>
            </w:pPr>
            <w:del w:id="3715" w:author="Jeff Pitzen" w:date="2025-12-10T13:37:00Z" w16du:dateUtc="2025-12-10T18:37:00Z">
              <w:r w:rsidRPr="0009388A" w:rsidDel="00BE6007">
                <w:delText>CI pipeline integration</w:delText>
              </w:r>
              <w:bookmarkStart w:id="3716" w:name="_Toc216514894"/>
              <w:bookmarkEnd w:id="3716"/>
            </w:del>
          </w:p>
        </w:tc>
        <w:bookmarkStart w:id="3717" w:name="_Toc216514895"/>
        <w:bookmarkEnd w:id="3717"/>
      </w:tr>
      <w:tr w:rsidR="00BA72BE" w:rsidRPr="0009388A" w:rsidDel="00BE6007" w14:paraId="4DB0B87B" w14:textId="6AC229B1" w:rsidTr="00E24F50">
        <w:trPr>
          <w:cantSplit/>
          <w:del w:id="3718" w:author="Jeff Pitzen" w:date="2025-12-10T13:37:00Z" w16du:dateUtc="2025-12-10T18:37:00Z"/>
        </w:trPr>
        <w:tc>
          <w:tcPr>
            <w:tcW w:w="1890" w:type="dxa"/>
            <w:vMerge w:val="restart"/>
            <w:hideMark/>
          </w:tcPr>
          <w:p w14:paraId="28DDDC15" w14:textId="1F0A1AF7" w:rsidR="00BA72BE" w:rsidRPr="002961F5" w:rsidDel="00BE6007" w:rsidRDefault="00BA72BE" w:rsidP="00BE6007">
            <w:pPr>
              <w:pStyle w:val="Body"/>
              <w:ind w:right="29"/>
              <w:rPr>
                <w:del w:id="3719" w:author="Jeff Pitzen" w:date="2025-12-10T13:37:00Z" w16du:dateUtc="2025-12-10T18:37:00Z"/>
                <w:rFonts w:cs="Arial"/>
              </w:rPr>
              <w:pPrChange w:id="3720" w:author="Jeff Pitzen" w:date="2025-12-10T13:37:00Z" w16du:dateUtc="2025-12-10T18:37:00Z">
                <w:pPr>
                  <w:pStyle w:val="Body"/>
                  <w:ind w:left="29" w:right="29"/>
                </w:pPr>
              </w:pPrChange>
            </w:pPr>
            <w:del w:id="3721" w:author="Jeff Pitzen" w:date="2025-12-10T13:37:00Z" w16du:dateUtc="2025-12-10T18:37:00Z">
              <w:r w:rsidRPr="002961F5" w:rsidDel="00BE6007">
                <w:rPr>
                  <w:rStyle w:val="Strong"/>
                  <w:rFonts w:cs="Arial"/>
                </w:rPr>
                <w:delText>3. Container Hardening</w:delText>
              </w:r>
              <w:bookmarkStart w:id="3722" w:name="_Toc216514896"/>
              <w:bookmarkEnd w:id="3722"/>
            </w:del>
          </w:p>
        </w:tc>
        <w:tc>
          <w:tcPr>
            <w:tcW w:w="2828" w:type="dxa"/>
            <w:hideMark/>
          </w:tcPr>
          <w:p w14:paraId="6250C94D" w14:textId="183D9E9E" w:rsidR="00BA72BE" w:rsidRPr="0009388A" w:rsidDel="00BE6007" w:rsidRDefault="00BA72BE" w:rsidP="00BE6007">
            <w:pPr>
              <w:pStyle w:val="Body"/>
              <w:ind w:right="29"/>
              <w:rPr>
                <w:del w:id="3723" w:author="Jeff Pitzen" w:date="2025-12-10T13:37:00Z" w16du:dateUtc="2025-12-10T18:37:00Z"/>
              </w:rPr>
              <w:pPrChange w:id="3724" w:author="Jeff Pitzen" w:date="2025-12-10T13:37:00Z" w16du:dateUtc="2025-12-10T18:37:00Z">
                <w:pPr>
                  <w:pStyle w:val="Body"/>
                  <w:ind w:left="29" w:right="29"/>
                </w:pPr>
              </w:pPrChange>
            </w:pPr>
            <w:del w:id="3725" w:author="Jeff Pitzen" w:date="2025-12-10T13:37:00Z" w16du:dateUtc="2025-12-10T18:37:00Z">
              <w:r w:rsidRPr="0009388A" w:rsidDel="00BE6007">
                <w:delText>Rebuild Dockerfiles</w:delText>
              </w:r>
              <w:bookmarkStart w:id="3726" w:name="_Toc216514897"/>
              <w:bookmarkEnd w:id="3726"/>
            </w:del>
          </w:p>
        </w:tc>
        <w:tc>
          <w:tcPr>
            <w:tcW w:w="0" w:type="auto"/>
            <w:hideMark/>
          </w:tcPr>
          <w:p w14:paraId="5047673D" w14:textId="4722003C" w:rsidR="00BA72BE" w:rsidRPr="0009388A" w:rsidDel="00BE6007" w:rsidRDefault="00BA72BE" w:rsidP="00BE6007">
            <w:pPr>
              <w:pStyle w:val="Body"/>
              <w:ind w:right="29"/>
              <w:rPr>
                <w:del w:id="3727" w:author="Jeff Pitzen" w:date="2025-12-10T13:37:00Z" w16du:dateUtc="2025-12-10T18:37:00Z"/>
              </w:rPr>
              <w:pPrChange w:id="3728" w:author="Jeff Pitzen" w:date="2025-12-10T13:37:00Z" w16du:dateUtc="2025-12-10T18:37:00Z">
                <w:pPr>
                  <w:pStyle w:val="Body"/>
                  <w:ind w:left="29" w:right="29"/>
                </w:pPr>
              </w:pPrChange>
            </w:pPr>
            <w:del w:id="3729" w:author="Jeff Pitzen" w:date="2025-12-10T13:37:00Z" w16du:dateUtc="2025-12-10T18:37:00Z">
              <w:r w:rsidRPr="0009388A" w:rsidDel="00BE6007">
                <w:delText>DevOps Dev</w:delText>
              </w:r>
              <w:bookmarkStart w:id="3730" w:name="_Toc216514898"/>
              <w:bookmarkEnd w:id="3730"/>
            </w:del>
          </w:p>
        </w:tc>
        <w:tc>
          <w:tcPr>
            <w:tcW w:w="0" w:type="auto"/>
            <w:hideMark/>
          </w:tcPr>
          <w:p w14:paraId="5E5067F3" w14:textId="23D2D856" w:rsidR="00BA72BE" w:rsidRPr="0009388A" w:rsidDel="00BE6007" w:rsidRDefault="00BA72BE" w:rsidP="00BE6007">
            <w:pPr>
              <w:pStyle w:val="Body"/>
              <w:ind w:right="29"/>
              <w:rPr>
                <w:del w:id="3731" w:author="Jeff Pitzen" w:date="2025-12-10T13:37:00Z" w16du:dateUtc="2025-12-10T18:37:00Z"/>
              </w:rPr>
              <w:pPrChange w:id="3732" w:author="Jeff Pitzen" w:date="2025-12-10T13:37:00Z" w16du:dateUtc="2025-12-10T18:37:00Z">
                <w:pPr>
                  <w:pStyle w:val="Body"/>
                  <w:ind w:left="29" w:right="29"/>
                </w:pPr>
              </w:pPrChange>
            </w:pPr>
            <w:del w:id="3733" w:author="Jeff Pitzen" w:date="2025-12-10T13:37:00Z" w16du:dateUtc="2025-12-10T18:37:00Z">
              <w:r w:rsidRPr="0009388A" w:rsidDel="00BE6007">
                <w:delText>Use Chainguard/Iron Bank</w:delText>
              </w:r>
              <w:bookmarkStart w:id="3734" w:name="_Toc216514899"/>
              <w:bookmarkEnd w:id="3734"/>
            </w:del>
          </w:p>
        </w:tc>
        <w:bookmarkStart w:id="3735" w:name="_Toc216514900"/>
        <w:bookmarkEnd w:id="3735"/>
      </w:tr>
      <w:tr w:rsidR="00BA72BE" w:rsidRPr="0009388A" w:rsidDel="00BE6007" w14:paraId="08DAC716" w14:textId="7A68BD90" w:rsidTr="00E24F50">
        <w:trPr>
          <w:cantSplit/>
          <w:del w:id="3736" w:author="Jeff Pitzen" w:date="2025-12-10T13:37:00Z" w16du:dateUtc="2025-12-10T18:37:00Z"/>
        </w:trPr>
        <w:tc>
          <w:tcPr>
            <w:tcW w:w="1890" w:type="dxa"/>
            <w:vMerge/>
            <w:hideMark/>
          </w:tcPr>
          <w:p w14:paraId="0FA23368" w14:textId="35C64BF6" w:rsidR="00BA72BE" w:rsidRPr="002961F5" w:rsidDel="00BE6007" w:rsidRDefault="00BA72BE" w:rsidP="00BE6007">
            <w:pPr>
              <w:pStyle w:val="Body"/>
              <w:ind w:right="29"/>
              <w:rPr>
                <w:del w:id="3737" w:author="Jeff Pitzen" w:date="2025-12-10T13:37:00Z" w16du:dateUtc="2025-12-10T18:37:00Z"/>
                <w:rFonts w:cs="Arial"/>
              </w:rPr>
              <w:pPrChange w:id="3738" w:author="Jeff Pitzen" w:date="2025-12-10T13:37:00Z" w16du:dateUtc="2025-12-10T18:37:00Z">
                <w:pPr>
                  <w:pStyle w:val="Body"/>
                  <w:ind w:left="29" w:right="29"/>
                </w:pPr>
              </w:pPrChange>
            </w:pPr>
          </w:p>
        </w:tc>
        <w:tc>
          <w:tcPr>
            <w:tcW w:w="2828" w:type="dxa"/>
            <w:hideMark/>
          </w:tcPr>
          <w:p w14:paraId="5C9AE5C3" w14:textId="6C700E30" w:rsidR="00BA72BE" w:rsidRPr="0009388A" w:rsidDel="00BE6007" w:rsidRDefault="00BA72BE" w:rsidP="00BE6007">
            <w:pPr>
              <w:pStyle w:val="Body"/>
              <w:ind w:right="29"/>
              <w:rPr>
                <w:del w:id="3739" w:author="Jeff Pitzen" w:date="2025-12-10T13:37:00Z" w16du:dateUtc="2025-12-10T18:37:00Z"/>
                <w:sz w:val="24"/>
                <w:szCs w:val="24"/>
              </w:rPr>
              <w:pPrChange w:id="3740" w:author="Jeff Pitzen" w:date="2025-12-10T13:37:00Z" w16du:dateUtc="2025-12-10T18:37:00Z">
                <w:pPr>
                  <w:pStyle w:val="Body"/>
                  <w:ind w:left="29" w:right="29"/>
                </w:pPr>
              </w:pPrChange>
            </w:pPr>
            <w:del w:id="3741" w:author="Jeff Pitzen" w:date="2025-12-10T13:37:00Z" w16du:dateUtc="2025-12-10T18:37:00Z">
              <w:r w:rsidRPr="0009388A" w:rsidDel="00BE6007">
                <w:delText>Implement non-root users</w:delText>
              </w:r>
              <w:bookmarkStart w:id="3742" w:name="_Toc216514901"/>
              <w:bookmarkEnd w:id="3742"/>
            </w:del>
          </w:p>
        </w:tc>
        <w:tc>
          <w:tcPr>
            <w:tcW w:w="0" w:type="auto"/>
            <w:hideMark/>
          </w:tcPr>
          <w:p w14:paraId="3D6D4088" w14:textId="3EB0CBBE" w:rsidR="00BA72BE" w:rsidRPr="0009388A" w:rsidDel="00BE6007" w:rsidRDefault="00BA72BE" w:rsidP="00BE6007">
            <w:pPr>
              <w:pStyle w:val="Body"/>
              <w:ind w:right="29"/>
              <w:rPr>
                <w:del w:id="3743" w:author="Jeff Pitzen" w:date="2025-12-10T13:37:00Z" w16du:dateUtc="2025-12-10T18:37:00Z"/>
              </w:rPr>
              <w:pPrChange w:id="3744" w:author="Jeff Pitzen" w:date="2025-12-10T13:37:00Z" w16du:dateUtc="2025-12-10T18:37:00Z">
                <w:pPr>
                  <w:pStyle w:val="Body"/>
                  <w:ind w:left="29" w:right="29"/>
                </w:pPr>
              </w:pPrChange>
            </w:pPr>
            <w:del w:id="3745" w:author="Jeff Pitzen" w:date="2025-12-10T13:37:00Z" w16du:dateUtc="2025-12-10T18:37:00Z">
              <w:r w:rsidRPr="0009388A" w:rsidDel="00BE6007">
                <w:delText>DevOps Dev</w:delText>
              </w:r>
              <w:bookmarkStart w:id="3746" w:name="_Toc216514902"/>
              <w:bookmarkEnd w:id="3746"/>
            </w:del>
          </w:p>
        </w:tc>
        <w:tc>
          <w:tcPr>
            <w:tcW w:w="0" w:type="auto"/>
            <w:hideMark/>
          </w:tcPr>
          <w:p w14:paraId="23518151" w14:textId="4EB7C0B5" w:rsidR="00BA72BE" w:rsidRPr="0009388A" w:rsidDel="00BE6007" w:rsidRDefault="00BA72BE" w:rsidP="00BE6007">
            <w:pPr>
              <w:pStyle w:val="Body"/>
              <w:ind w:right="29"/>
              <w:rPr>
                <w:del w:id="3747" w:author="Jeff Pitzen" w:date="2025-12-10T13:37:00Z" w16du:dateUtc="2025-12-10T18:37:00Z"/>
              </w:rPr>
              <w:pPrChange w:id="3748" w:author="Jeff Pitzen" w:date="2025-12-10T13:37:00Z" w16du:dateUtc="2025-12-10T18:37:00Z">
                <w:pPr>
                  <w:pStyle w:val="Body"/>
                  <w:ind w:left="29" w:right="29"/>
                </w:pPr>
              </w:pPrChange>
            </w:pPr>
            <w:del w:id="3749" w:author="Jeff Pitzen" w:date="2025-12-10T13:37:00Z" w16du:dateUtc="2025-12-10T18:37:00Z">
              <w:r w:rsidRPr="0009388A" w:rsidDel="00BE6007">
                <w:delText>Reduces risk</w:delText>
              </w:r>
              <w:bookmarkStart w:id="3750" w:name="_Toc216514903"/>
              <w:bookmarkEnd w:id="3750"/>
            </w:del>
          </w:p>
        </w:tc>
        <w:bookmarkStart w:id="3751" w:name="_Toc216514904"/>
        <w:bookmarkEnd w:id="3751"/>
      </w:tr>
      <w:tr w:rsidR="00BA72BE" w:rsidRPr="0009388A" w:rsidDel="00BE6007" w14:paraId="00370DEA" w14:textId="3AA81075" w:rsidTr="00E24F50">
        <w:trPr>
          <w:cantSplit/>
          <w:del w:id="3752" w:author="Jeff Pitzen" w:date="2025-12-10T13:37:00Z" w16du:dateUtc="2025-12-10T18:37:00Z"/>
        </w:trPr>
        <w:tc>
          <w:tcPr>
            <w:tcW w:w="1890" w:type="dxa"/>
            <w:vMerge/>
            <w:hideMark/>
          </w:tcPr>
          <w:p w14:paraId="4C14557B" w14:textId="1F3D270A" w:rsidR="00BA72BE" w:rsidRPr="002961F5" w:rsidDel="00BE6007" w:rsidRDefault="00BA72BE" w:rsidP="00BE6007">
            <w:pPr>
              <w:pStyle w:val="Body"/>
              <w:ind w:right="29"/>
              <w:rPr>
                <w:del w:id="3753" w:author="Jeff Pitzen" w:date="2025-12-10T13:37:00Z" w16du:dateUtc="2025-12-10T18:37:00Z"/>
                <w:rFonts w:cs="Arial"/>
              </w:rPr>
              <w:pPrChange w:id="3754" w:author="Jeff Pitzen" w:date="2025-12-10T13:37:00Z" w16du:dateUtc="2025-12-10T18:37:00Z">
                <w:pPr>
                  <w:pStyle w:val="Body"/>
                  <w:ind w:left="29" w:right="29"/>
                </w:pPr>
              </w:pPrChange>
            </w:pPr>
          </w:p>
        </w:tc>
        <w:tc>
          <w:tcPr>
            <w:tcW w:w="2828" w:type="dxa"/>
            <w:hideMark/>
          </w:tcPr>
          <w:p w14:paraId="43203C41" w14:textId="524F162F" w:rsidR="00BA72BE" w:rsidRPr="0009388A" w:rsidDel="00BE6007" w:rsidRDefault="00BA72BE" w:rsidP="00BE6007">
            <w:pPr>
              <w:pStyle w:val="Body"/>
              <w:ind w:right="29"/>
              <w:rPr>
                <w:del w:id="3755" w:author="Jeff Pitzen" w:date="2025-12-10T13:37:00Z" w16du:dateUtc="2025-12-10T18:37:00Z"/>
                <w:sz w:val="24"/>
                <w:szCs w:val="24"/>
              </w:rPr>
              <w:pPrChange w:id="3756" w:author="Jeff Pitzen" w:date="2025-12-10T13:37:00Z" w16du:dateUtc="2025-12-10T18:37:00Z">
                <w:pPr>
                  <w:pStyle w:val="Body"/>
                  <w:ind w:left="29" w:right="29"/>
                </w:pPr>
              </w:pPrChange>
            </w:pPr>
            <w:del w:id="3757" w:author="Jeff Pitzen" w:date="2025-12-10T13:37:00Z" w16du:dateUtc="2025-12-10T18:37:00Z">
              <w:r w:rsidRPr="0009388A" w:rsidDel="00BE6007">
                <w:delText>Add vulnerability scanning</w:delText>
              </w:r>
              <w:bookmarkStart w:id="3758" w:name="_Toc216514905"/>
              <w:bookmarkEnd w:id="3758"/>
            </w:del>
          </w:p>
        </w:tc>
        <w:tc>
          <w:tcPr>
            <w:tcW w:w="0" w:type="auto"/>
            <w:hideMark/>
          </w:tcPr>
          <w:p w14:paraId="46B46B05" w14:textId="566390F7" w:rsidR="00BA72BE" w:rsidRPr="0009388A" w:rsidDel="00BE6007" w:rsidRDefault="00BA72BE" w:rsidP="00BE6007">
            <w:pPr>
              <w:pStyle w:val="Body"/>
              <w:ind w:right="29"/>
              <w:rPr>
                <w:del w:id="3759" w:author="Jeff Pitzen" w:date="2025-12-10T13:37:00Z" w16du:dateUtc="2025-12-10T18:37:00Z"/>
              </w:rPr>
              <w:pPrChange w:id="3760" w:author="Jeff Pitzen" w:date="2025-12-10T13:37:00Z" w16du:dateUtc="2025-12-10T18:37:00Z">
                <w:pPr>
                  <w:pStyle w:val="Body"/>
                  <w:ind w:left="29" w:right="29"/>
                </w:pPr>
              </w:pPrChange>
            </w:pPr>
            <w:del w:id="3761" w:author="Jeff Pitzen" w:date="2025-12-10T13:37:00Z" w16du:dateUtc="2025-12-10T18:37:00Z">
              <w:r w:rsidRPr="0009388A" w:rsidDel="00BE6007">
                <w:delText>DevOps Dev</w:delText>
              </w:r>
              <w:bookmarkStart w:id="3762" w:name="_Toc216514906"/>
              <w:bookmarkEnd w:id="3762"/>
            </w:del>
          </w:p>
        </w:tc>
        <w:tc>
          <w:tcPr>
            <w:tcW w:w="0" w:type="auto"/>
            <w:hideMark/>
          </w:tcPr>
          <w:p w14:paraId="127A7DC1" w14:textId="2C725EB5" w:rsidR="00BA72BE" w:rsidRPr="0009388A" w:rsidDel="00BE6007" w:rsidRDefault="00BA72BE" w:rsidP="00BE6007">
            <w:pPr>
              <w:pStyle w:val="Body"/>
              <w:ind w:right="29"/>
              <w:rPr>
                <w:del w:id="3763" w:author="Jeff Pitzen" w:date="2025-12-10T13:37:00Z" w16du:dateUtc="2025-12-10T18:37:00Z"/>
              </w:rPr>
              <w:pPrChange w:id="3764" w:author="Jeff Pitzen" w:date="2025-12-10T13:37:00Z" w16du:dateUtc="2025-12-10T18:37:00Z">
                <w:pPr>
                  <w:pStyle w:val="Body"/>
                  <w:ind w:left="29" w:right="29"/>
                </w:pPr>
              </w:pPrChange>
            </w:pPr>
            <w:del w:id="3765" w:author="Jeff Pitzen" w:date="2025-12-10T13:37:00Z" w16du:dateUtc="2025-12-10T18:37:00Z">
              <w:r w:rsidRPr="0009388A" w:rsidDel="00BE6007">
                <w:delText>Trivy in GitHub Actions</w:delText>
              </w:r>
              <w:bookmarkStart w:id="3766" w:name="_Toc216514907"/>
              <w:bookmarkEnd w:id="3766"/>
            </w:del>
          </w:p>
        </w:tc>
        <w:bookmarkStart w:id="3767" w:name="_Toc216514908"/>
        <w:bookmarkEnd w:id="3767"/>
      </w:tr>
      <w:tr w:rsidR="00BA72BE" w:rsidRPr="0009388A" w:rsidDel="00BE6007" w14:paraId="716BC629" w14:textId="3F1669AE" w:rsidTr="00E24F50">
        <w:trPr>
          <w:cantSplit/>
          <w:del w:id="3768" w:author="Jeff Pitzen" w:date="2025-12-10T13:37:00Z" w16du:dateUtc="2025-12-10T18:37:00Z"/>
        </w:trPr>
        <w:tc>
          <w:tcPr>
            <w:tcW w:w="1890" w:type="dxa"/>
            <w:vMerge w:val="restart"/>
            <w:hideMark/>
          </w:tcPr>
          <w:p w14:paraId="5B1D7158" w14:textId="0A01054F" w:rsidR="00BA72BE" w:rsidRPr="002961F5" w:rsidDel="00BE6007" w:rsidRDefault="00BA72BE" w:rsidP="00BE6007">
            <w:pPr>
              <w:pStyle w:val="Body"/>
              <w:ind w:right="29"/>
              <w:rPr>
                <w:del w:id="3769" w:author="Jeff Pitzen" w:date="2025-12-10T13:37:00Z" w16du:dateUtc="2025-12-10T18:37:00Z"/>
                <w:rFonts w:cs="Arial"/>
              </w:rPr>
              <w:pPrChange w:id="3770" w:author="Jeff Pitzen" w:date="2025-12-10T13:37:00Z" w16du:dateUtc="2025-12-10T18:37:00Z">
                <w:pPr>
                  <w:pStyle w:val="Body"/>
                  <w:ind w:left="29" w:right="29"/>
                </w:pPr>
              </w:pPrChange>
            </w:pPr>
            <w:del w:id="3771" w:author="Jeff Pitzen" w:date="2025-12-10T13:37:00Z" w16du:dateUtc="2025-12-10T18:37:00Z">
              <w:r w:rsidRPr="002961F5" w:rsidDel="00BE6007">
                <w:rPr>
                  <w:rStyle w:val="Strong"/>
                  <w:rFonts w:cs="Arial"/>
                </w:rPr>
                <w:delText>4. Access Card Procurement</w:delText>
              </w:r>
              <w:bookmarkStart w:id="3772" w:name="_Toc216514909"/>
              <w:bookmarkEnd w:id="3772"/>
            </w:del>
          </w:p>
        </w:tc>
        <w:tc>
          <w:tcPr>
            <w:tcW w:w="2828" w:type="dxa"/>
            <w:hideMark/>
          </w:tcPr>
          <w:p w14:paraId="139224AD" w14:textId="6C625141" w:rsidR="00BA72BE" w:rsidRPr="0009388A" w:rsidDel="00BE6007" w:rsidRDefault="00BA72BE" w:rsidP="00BE6007">
            <w:pPr>
              <w:pStyle w:val="Body"/>
              <w:ind w:right="29"/>
              <w:rPr>
                <w:del w:id="3773" w:author="Jeff Pitzen" w:date="2025-12-10T13:37:00Z" w16du:dateUtc="2025-12-10T18:37:00Z"/>
              </w:rPr>
              <w:pPrChange w:id="3774" w:author="Jeff Pitzen" w:date="2025-12-10T13:37:00Z" w16du:dateUtc="2025-12-10T18:37:00Z">
                <w:pPr>
                  <w:pStyle w:val="Body"/>
                  <w:ind w:left="29" w:right="29"/>
                </w:pPr>
              </w:pPrChange>
            </w:pPr>
            <w:del w:id="3775" w:author="Jeff Pitzen" w:date="2025-12-10T13:37:00Z" w16du:dateUtc="2025-12-10T18:37:00Z">
              <w:r w:rsidRPr="0009388A" w:rsidDel="00BE6007">
                <w:delText>Apply for CAC/ECA</w:delText>
              </w:r>
              <w:bookmarkStart w:id="3776" w:name="_Toc216514910"/>
              <w:bookmarkEnd w:id="3776"/>
            </w:del>
          </w:p>
        </w:tc>
        <w:tc>
          <w:tcPr>
            <w:tcW w:w="0" w:type="auto"/>
            <w:hideMark/>
          </w:tcPr>
          <w:p w14:paraId="6895AB54" w14:textId="6B81FEE3" w:rsidR="00BA72BE" w:rsidRPr="0009388A" w:rsidDel="00BE6007" w:rsidRDefault="00BA72BE" w:rsidP="00BE6007">
            <w:pPr>
              <w:pStyle w:val="Body"/>
              <w:ind w:right="29"/>
              <w:rPr>
                <w:del w:id="3777" w:author="Jeff Pitzen" w:date="2025-12-10T13:37:00Z" w16du:dateUtc="2025-12-10T18:37:00Z"/>
              </w:rPr>
              <w:pPrChange w:id="3778" w:author="Jeff Pitzen" w:date="2025-12-10T13:37:00Z" w16du:dateUtc="2025-12-10T18:37:00Z">
                <w:pPr>
                  <w:pStyle w:val="Body"/>
                  <w:ind w:left="29" w:right="29"/>
                </w:pPr>
              </w:pPrChange>
            </w:pPr>
            <w:del w:id="3779" w:author="Jeff Pitzen" w:date="2025-12-10T13:37:00Z" w16du:dateUtc="2025-12-10T18:37:00Z">
              <w:r w:rsidRPr="0009388A" w:rsidDel="00BE6007">
                <w:delText>DevOps Admin</w:delText>
              </w:r>
              <w:bookmarkStart w:id="3780" w:name="_Toc216514911"/>
              <w:bookmarkEnd w:id="3780"/>
            </w:del>
          </w:p>
        </w:tc>
        <w:tc>
          <w:tcPr>
            <w:tcW w:w="0" w:type="auto"/>
            <w:hideMark/>
          </w:tcPr>
          <w:p w14:paraId="50DAB558" w14:textId="56F99001" w:rsidR="00BA72BE" w:rsidRPr="0009388A" w:rsidDel="00BE6007" w:rsidRDefault="00BA72BE" w:rsidP="00BE6007">
            <w:pPr>
              <w:pStyle w:val="Body"/>
              <w:ind w:right="29"/>
              <w:rPr>
                <w:del w:id="3781" w:author="Jeff Pitzen" w:date="2025-12-10T13:37:00Z" w16du:dateUtc="2025-12-10T18:37:00Z"/>
              </w:rPr>
              <w:pPrChange w:id="3782" w:author="Jeff Pitzen" w:date="2025-12-10T13:37:00Z" w16du:dateUtc="2025-12-10T18:37:00Z">
                <w:pPr>
                  <w:pStyle w:val="Body"/>
                  <w:ind w:left="29" w:right="29"/>
                </w:pPr>
              </w:pPrChange>
            </w:pPr>
            <w:del w:id="3783" w:author="Jeff Pitzen" w:date="2025-12-10T13:37:00Z" w16du:dateUtc="2025-12-10T18:37:00Z">
              <w:r w:rsidRPr="0009388A" w:rsidDel="00BE6007">
                <w:delText>IL4+ requirement</w:delText>
              </w:r>
              <w:bookmarkStart w:id="3784" w:name="_Toc216514912"/>
              <w:bookmarkEnd w:id="3784"/>
            </w:del>
          </w:p>
        </w:tc>
        <w:bookmarkStart w:id="3785" w:name="_Toc216514913"/>
        <w:bookmarkEnd w:id="3785"/>
      </w:tr>
      <w:tr w:rsidR="00BA72BE" w:rsidRPr="0009388A" w:rsidDel="00BE6007" w14:paraId="66048671" w14:textId="7B809897" w:rsidTr="00E24F50">
        <w:trPr>
          <w:cantSplit/>
          <w:del w:id="3786" w:author="Jeff Pitzen" w:date="2025-12-10T13:37:00Z" w16du:dateUtc="2025-12-10T18:37:00Z"/>
        </w:trPr>
        <w:tc>
          <w:tcPr>
            <w:tcW w:w="1890" w:type="dxa"/>
            <w:vMerge/>
            <w:hideMark/>
          </w:tcPr>
          <w:p w14:paraId="4E9E00E4" w14:textId="59E10097" w:rsidR="00BA72BE" w:rsidRPr="002961F5" w:rsidDel="00BE6007" w:rsidRDefault="00BA72BE" w:rsidP="00BE6007">
            <w:pPr>
              <w:pStyle w:val="Body"/>
              <w:ind w:right="29"/>
              <w:rPr>
                <w:del w:id="3787" w:author="Jeff Pitzen" w:date="2025-12-10T13:37:00Z" w16du:dateUtc="2025-12-10T18:37:00Z"/>
                <w:rFonts w:cs="Arial"/>
              </w:rPr>
              <w:pPrChange w:id="3788" w:author="Jeff Pitzen" w:date="2025-12-10T13:37:00Z" w16du:dateUtc="2025-12-10T18:37:00Z">
                <w:pPr>
                  <w:pStyle w:val="Body"/>
                  <w:ind w:left="29" w:right="29"/>
                </w:pPr>
              </w:pPrChange>
            </w:pPr>
          </w:p>
        </w:tc>
        <w:tc>
          <w:tcPr>
            <w:tcW w:w="2828" w:type="dxa"/>
            <w:hideMark/>
          </w:tcPr>
          <w:p w14:paraId="1E94F72F" w14:textId="6C7BF18E" w:rsidR="00BA72BE" w:rsidRPr="0009388A" w:rsidDel="00BE6007" w:rsidRDefault="00BA72BE" w:rsidP="00BE6007">
            <w:pPr>
              <w:pStyle w:val="Body"/>
              <w:ind w:right="29"/>
              <w:rPr>
                <w:del w:id="3789" w:author="Jeff Pitzen" w:date="2025-12-10T13:37:00Z" w16du:dateUtc="2025-12-10T18:37:00Z"/>
                <w:sz w:val="24"/>
                <w:szCs w:val="24"/>
              </w:rPr>
              <w:pPrChange w:id="3790" w:author="Jeff Pitzen" w:date="2025-12-10T13:37:00Z" w16du:dateUtc="2025-12-10T18:37:00Z">
                <w:pPr>
                  <w:pStyle w:val="Body"/>
                  <w:ind w:left="29" w:right="29"/>
                </w:pPr>
              </w:pPrChange>
            </w:pPr>
            <w:del w:id="3791" w:author="Jeff Pitzen" w:date="2025-12-10T13:37:00Z" w16du:dateUtc="2025-12-10T18:37:00Z">
              <w:r w:rsidRPr="0009388A" w:rsidDel="00BE6007">
                <w:delText>Configure PKI login</w:delText>
              </w:r>
              <w:bookmarkStart w:id="3792" w:name="_Toc216514914"/>
              <w:bookmarkEnd w:id="3792"/>
            </w:del>
          </w:p>
        </w:tc>
        <w:tc>
          <w:tcPr>
            <w:tcW w:w="0" w:type="auto"/>
            <w:hideMark/>
          </w:tcPr>
          <w:p w14:paraId="53DB7D12" w14:textId="0713416A" w:rsidR="00BA72BE" w:rsidRPr="0009388A" w:rsidDel="00BE6007" w:rsidRDefault="00BA72BE" w:rsidP="00BE6007">
            <w:pPr>
              <w:pStyle w:val="Body"/>
              <w:ind w:right="29"/>
              <w:rPr>
                <w:del w:id="3793" w:author="Jeff Pitzen" w:date="2025-12-10T13:37:00Z" w16du:dateUtc="2025-12-10T18:37:00Z"/>
              </w:rPr>
              <w:pPrChange w:id="3794" w:author="Jeff Pitzen" w:date="2025-12-10T13:37:00Z" w16du:dateUtc="2025-12-10T18:37:00Z">
                <w:pPr>
                  <w:pStyle w:val="Body"/>
                  <w:ind w:left="29" w:right="29"/>
                </w:pPr>
              </w:pPrChange>
            </w:pPr>
            <w:del w:id="3795" w:author="Jeff Pitzen" w:date="2025-12-10T13:37:00Z" w16du:dateUtc="2025-12-10T18:37:00Z">
              <w:r w:rsidRPr="0009388A" w:rsidDel="00BE6007">
                <w:delText>DevOps Admin</w:delText>
              </w:r>
              <w:bookmarkStart w:id="3796" w:name="_Toc216514915"/>
              <w:bookmarkEnd w:id="3796"/>
            </w:del>
          </w:p>
        </w:tc>
        <w:tc>
          <w:tcPr>
            <w:tcW w:w="0" w:type="auto"/>
            <w:hideMark/>
          </w:tcPr>
          <w:p w14:paraId="265A01D1" w14:textId="769CE16A" w:rsidR="00BA72BE" w:rsidRPr="0009388A" w:rsidDel="00BE6007" w:rsidRDefault="00BA72BE" w:rsidP="00BE6007">
            <w:pPr>
              <w:pStyle w:val="Body"/>
              <w:ind w:right="29"/>
              <w:rPr>
                <w:del w:id="3797" w:author="Jeff Pitzen" w:date="2025-12-10T13:37:00Z" w16du:dateUtc="2025-12-10T18:37:00Z"/>
              </w:rPr>
              <w:pPrChange w:id="3798" w:author="Jeff Pitzen" w:date="2025-12-10T13:37:00Z" w16du:dateUtc="2025-12-10T18:37:00Z">
                <w:pPr>
                  <w:pStyle w:val="Body"/>
                  <w:ind w:left="29" w:right="29"/>
                </w:pPr>
              </w:pPrChange>
            </w:pPr>
            <w:del w:id="3799" w:author="Jeff Pitzen" w:date="2025-12-10T13:37:00Z" w16du:dateUtc="2025-12-10T18:37:00Z">
              <w:r w:rsidRPr="0009388A" w:rsidDel="00BE6007">
                <w:delText>Integrate with Keycloak</w:delText>
              </w:r>
              <w:bookmarkStart w:id="3800" w:name="_Toc216514916"/>
              <w:bookmarkEnd w:id="3800"/>
            </w:del>
          </w:p>
        </w:tc>
        <w:bookmarkStart w:id="3801" w:name="_Toc216514917"/>
        <w:bookmarkEnd w:id="3801"/>
      </w:tr>
      <w:tr w:rsidR="002961F5" w:rsidRPr="0009388A" w:rsidDel="00BE6007" w14:paraId="18D4685C" w14:textId="02912C4E" w:rsidTr="00E24F50">
        <w:trPr>
          <w:cantSplit/>
          <w:del w:id="3802" w:author="Jeff Pitzen" w:date="2025-12-10T13:37:00Z" w16du:dateUtc="2025-12-10T18:37:00Z"/>
        </w:trPr>
        <w:tc>
          <w:tcPr>
            <w:tcW w:w="1890" w:type="dxa"/>
            <w:vMerge w:val="restart"/>
            <w:hideMark/>
          </w:tcPr>
          <w:p w14:paraId="56A67CE2" w14:textId="0E64053D" w:rsidR="002961F5" w:rsidRPr="002961F5" w:rsidDel="00BE6007" w:rsidRDefault="002961F5" w:rsidP="00BE6007">
            <w:pPr>
              <w:pStyle w:val="Body"/>
              <w:keepNext/>
              <w:keepLines/>
              <w:ind w:right="29"/>
              <w:rPr>
                <w:del w:id="3803" w:author="Jeff Pitzen" w:date="2025-12-10T13:37:00Z" w16du:dateUtc="2025-12-10T18:37:00Z"/>
                <w:rFonts w:cs="Arial"/>
              </w:rPr>
              <w:pPrChange w:id="3804" w:author="Jeff Pitzen" w:date="2025-12-10T13:37:00Z" w16du:dateUtc="2025-12-10T18:37:00Z">
                <w:pPr>
                  <w:pStyle w:val="Body"/>
                  <w:keepNext/>
                  <w:keepLines/>
                  <w:ind w:left="29" w:right="29"/>
                </w:pPr>
              </w:pPrChange>
            </w:pPr>
            <w:del w:id="3805" w:author="Jeff Pitzen" w:date="2025-12-10T13:37:00Z" w16du:dateUtc="2025-12-10T18:37:00Z">
              <w:r w:rsidRPr="002961F5" w:rsidDel="00BE6007">
                <w:rPr>
                  <w:rStyle w:val="Strong"/>
                  <w:rFonts w:cs="Arial"/>
                </w:rPr>
                <w:delText>5. Integration Testing</w:delText>
              </w:r>
              <w:bookmarkStart w:id="3806" w:name="_Toc216514918"/>
              <w:bookmarkEnd w:id="3806"/>
            </w:del>
          </w:p>
        </w:tc>
        <w:tc>
          <w:tcPr>
            <w:tcW w:w="2828" w:type="dxa"/>
            <w:hideMark/>
          </w:tcPr>
          <w:p w14:paraId="4C11D027" w14:textId="0EEF6A20" w:rsidR="002961F5" w:rsidRPr="0009388A" w:rsidDel="00BE6007" w:rsidRDefault="002961F5" w:rsidP="00BE6007">
            <w:pPr>
              <w:pStyle w:val="Body"/>
              <w:keepNext/>
              <w:keepLines/>
              <w:ind w:right="29"/>
              <w:rPr>
                <w:del w:id="3807" w:author="Jeff Pitzen" w:date="2025-12-10T13:37:00Z" w16du:dateUtc="2025-12-10T18:37:00Z"/>
              </w:rPr>
              <w:pPrChange w:id="3808" w:author="Jeff Pitzen" w:date="2025-12-10T13:37:00Z" w16du:dateUtc="2025-12-10T18:37:00Z">
                <w:pPr>
                  <w:pStyle w:val="Body"/>
                  <w:keepNext/>
                  <w:keepLines/>
                  <w:ind w:left="29" w:right="29"/>
                </w:pPr>
              </w:pPrChange>
            </w:pPr>
            <w:del w:id="3809" w:author="Jeff Pitzen" w:date="2025-12-10T13:37:00Z" w16du:dateUtc="2025-12-10T18:37:00Z">
              <w:r w:rsidRPr="0009388A" w:rsidDel="00BE6007">
                <w:delText>Deploy to IL2 STG</w:delText>
              </w:r>
              <w:bookmarkStart w:id="3810" w:name="_Toc216514919"/>
              <w:bookmarkEnd w:id="3810"/>
            </w:del>
          </w:p>
        </w:tc>
        <w:tc>
          <w:tcPr>
            <w:tcW w:w="0" w:type="auto"/>
            <w:hideMark/>
          </w:tcPr>
          <w:p w14:paraId="626B5124" w14:textId="18A209B8" w:rsidR="002961F5" w:rsidRPr="0009388A" w:rsidDel="00BE6007" w:rsidRDefault="002961F5" w:rsidP="00BE6007">
            <w:pPr>
              <w:pStyle w:val="Body"/>
              <w:keepNext/>
              <w:keepLines/>
              <w:ind w:right="29"/>
              <w:rPr>
                <w:del w:id="3811" w:author="Jeff Pitzen" w:date="2025-12-10T13:37:00Z" w16du:dateUtc="2025-12-10T18:37:00Z"/>
              </w:rPr>
              <w:pPrChange w:id="3812" w:author="Jeff Pitzen" w:date="2025-12-10T13:37:00Z" w16du:dateUtc="2025-12-10T18:37:00Z">
                <w:pPr>
                  <w:pStyle w:val="Body"/>
                  <w:keepNext/>
                  <w:keepLines/>
                  <w:ind w:left="29" w:right="29"/>
                </w:pPr>
              </w:pPrChange>
            </w:pPr>
            <w:del w:id="3813" w:author="Jeff Pitzen" w:date="2025-12-10T13:37:00Z" w16du:dateUtc="2025-12-10T18:37:00Z">
              <w:r w:rsidRPr="0009388A" w:rsidDel="00BE6007">
                <w:delText>DevOps Dev</w:delText>
              </w:r>
              <w:bookmarkStart w:id="3814" w:name="_Toc216514920"/>
              <w:bookmarkEnd w:id="3814"/>
            </w:del>
          </w:p>
        </w:tc>
        <w:tc>
          <w:tcPr>
            <w:tcW w:w="0" w:type="auto"/>
            <w:hideMark/>
          </w:tcPr>
          <w:p w14:paraId="4A14BE46" w14:textId="21923F40" w:rsidR="002961F5" w:rsidRPr="0009388A" w:rsidDel="00BE6007" w:rsidRDefault="002961F5" w:rsidP="00BE6007">
            <w:pPr>
              <w:pStyle w:val="Body"/>
              <w:keepNext/>
              <w:keepLines/>
              <w:ind w:right="29"/>
              <w:rPr>
                <w:del w:id="3815" w:author="Jeff Pitzen" w:date="2025-12-10T13:37:00Z" w16du:dateUtc="2025-12-10T18:37:00Z"/>
              </w:rPr>
              <w:pPrChange w:id="3816" w:author="Jeff Pitzen" w:date="2025-12-10T13:37:00Z" w16du:dateUtc="2025-12-10T18:37:00Z">
                <w:pPr>
                  <w:pStyle w:val="Body"/>
                  <w:keepNext/>
                  <w:keepLines/>
                  <w:ind w:left="29" w:right="29"/>
                </w:pPr>
              </w:pPrChange>
            </w:pPr>
            <w:del w:id="3817" w:author="Jeff Pitzen" w:date="2025-12-10T13:37:00Z" w16du:dateUtc="2025-12-10T18:37:00Z">
              <w:r w:rsidRPr="0009388A" w:rsidDel="00BE6007">
                <w:delText>Validate manifests</w:delText>
              </w:r>
              <w:bookmarkStart w:id="3818" w:name="_Toc216514921"/>
              <w:bookmarkEnd w:id="3818"/>
            </w:del>
          </w:p>
        </w:tc>
        <w:bookmarkStart w:id="3819" w:name="_Toc216514922"/>
        <w:bookmarkEnd w:id="3819"/>
      </w:tr>
      <w:tr w:rsidR="002961F5" w:rsidRPr="0009388A" w:rsidDel="00BE6007" w14:paraId="1379A80A" w14:textId="7CA0F4B8" w:rsidTr="00E24F50">
        <w:trPr>
          <w:cantSplit/>
          <w:del w:id="3820" w:author="Jeff Pitzen" w:date="2025-12-10T13:37:00Z" w16du:dateUtc="2025-12-10T18:37:00Z"/>
        </w:trPr>
        <w:tc>
          <w:tcPr>
            <w:tcW w:w="1890" w:type="dxa"/>
            <w:vMerge/>
            <w:hideMark/>
          </w:tcPr>
          <w:p w14:paraId="27B45E9A" w14:textId="165D6CB4" w:rsidR="002961F5" w:rsidRPr="002961F5" w:rsidDel="00BE6007" w:rsidRDefault="002961F5" w:rsidP="00BE6007">
            <w:pPr>
              <w:pStyle w:val="Body"/>
              <w:ind w:right="29"/>
              <w:rPr>
                <w:del w:id="3821" w:author="Jeff Pitzen" w:date="2025-12-10T13:37:00Z" w16du:dateUtc="2025-12-10T18:37:00Z"/>
                <w:rFonts w:cs="Arial"/>
              </w:rPr>
              <w:pPrChange w:id="3822" w:author="Jeff Pitzen" w:date="2025-12-10T13:37:00Z" w16du:dateUtc="2025-12-10T18:37:00Z">
                <w:pPr>
                  <w:pStyle w:val="Body"/>
                  <w:ind w:left="29" w:right="29"/>
                </w:pPr>
              </w:pPrChange>
            </w:pPr>
          </w:p>
        </w:tc>
        <w:tc>
          <w:tcPr>
            <w:tcW w:w="2828" w:type="dxa"/>
            <w:hideMark/>
          </w:tcPr>
          <w:p w14:paraId="4D9DF0DE" w14:textId="78609361" w:rsidR="002961F5" w:rsidRPr="0009388A" w:rsidDel="00BE6007" w:rsidRDefault="002961F5" w:rsidP="00BE6007">
            <w:pPr>
              <w:pStyle w:val="Body"/>
              <w:ind w:right="29"/>
              <w:rPr>
                <w:del w:id="3823" w:author="Jeff Pitzen" w:date="2025-12-10T13:37:00Z" w16du:dateUtc="2025-12-10T18:37:00Z"/>
                <w:sz w:val="24"/>
                <w:szCs w:val="24"/>
              </w:rPr>
              <w:pPrChange w:id="3824" w:author="Jeff Pitzen" w:date="2025-12-10T13:37:00Z" w16du:dateUtc="2025-12-10T18:37:00Z">
                <w:pPr>
                  <w:pStyle w:val="Body"/>
                  <w:ind w:left="29" w:right="29"/>
                </w:pPr>
              </w:pPrChange>
            </w:pPr>
            <w:del w:id="3825" w:author="Jeff Pitzen" w:date="2025-12-10T13:37:00Z" w16du:dateUtc="2025-12-10T18:37:00Z">
              <w:r w:rsidRPr="0009388A" w:rsidDel="00BE6007">
                <w:delText>Validate PKI + Harbor scan</w:delText>
              </w:r>
              <w:bookmarkStart w:id="3826" w:name="_Toc216514923"/>
              <w:bookmarkEnd w:id="3826"/>
            </w:del>
          </w:p>
        </w:tc>
        <w:tc>
          <w:tcPr>
            <w:tcW w:w="0" w:type="auto"/>
            <w:hideMark/>
          </w:tcPr>
          <w:p w14:paraId="3F2E53F5" w14:textId="089DE77D" w:rsidR="002961F5" w:rsidRPr="0009388A" w:rsidDel="00BE6007" w:rsidRDefault="002961F5" w:rsidP="00BE6007">
            <w:pPr>
              <w:pStyle w:val="Body"/>
              <w:ind w:right="29"/>
              <w:rPr>
                <w:del w:id="3827" w:author="Jeff Pitzen" w:date="2025-12-10T13:37:00Z" w16du:dateUtc="2025-12-10T18:37:00Z"/>
              </w:rPr>
              <w:pPrChange w:id="3828" w:author="Jeff Pitzen" w:date="2025-12-10T13:37:00Z" w16du:dateUtc="2025-12-10T18:37:00Z">
                <w:pPr>
                  <w:pStyle w:val="Body"/>
                  <w:ind w:left="29" w:right="29"/>
                </w:pPr>
              </w:pPrChange>
            </w:pPr>
            <w:del w:id="3829" w:author="Jeff Pitzen" w:date="2025-12-10T13:37:00Z" w16du:dateUtc="2025-12-10T18:37:00Z">
              <w:r w:rsidRPr="0009388A" w:rsidDel="00BE6007">
                <w:delText>DevOps Admin</w:delText>
              </w:r>
              <w:bookmarkStart w:id="3830" w:name="_Toc216514924"/>
              <w:bookmarkEnd w:id="3830"/>
            </w:del>
          </w:p>
        </w:tc>
        <w:tc>
          <w:tcPr>
            <w:tcW w:w="0" w:type="auto"/>
            <w:hideMark/>
          </w:tcPr>
          <w:p w14:paraId="6F57B9A3" w14:textId="52F42E4C" w:rsidR="002961F5" w:rsidRPr="0009388A" w:rsidDel="00BE6007" w:rsidRDefault="002961F5" w:rsidP="00BE6007">
            <w:pPr>
              <w:pStyle w:val="Body"/>
              <w:ind w:right="29"/>
              <w:rPr>
                <w:del w:id="3831" w:author="Jeff Pitzen" w:date="2025-12-10T13:37:00Z" w16du:dateUtc="2025-12-10T18:37:00Z"/>
              </w:rPr>
              <w:pPrChange w:id="3832" w:author="Jeff Pitzen" w:date="2025-12-10T13:37:00Z" w16du:dateUtc="2025-12-10T18:37:00Z">
                <w:pPr>
                  <w:pStyle w:val="Body"/>
                  <w:ind w:left="29" w:right="29"/>
                </w:pPr>
              </w:pPrChange>
            </w:pPr>
            <w:del w:id="3833" w:author="Jeff Pitzen" w:date="2025-12-10T13:37:00Z" w16du:dateUtc="2025-12-10T18:37:00Z">
              <w:r w:rsidRPr="0009388A" w:rsidDel="00BE6007">
                <w:delText>Ensure secure login</w:delText>
              </w:r>
              <w:bookmarkStart w:id="3834" w:name="_Toc216514925"/>
              <w:bookmarkEnd w:id="3834"/>
            </w:del>
          </w:p>
        </w:tc>
        <w:bookmarkStart w:id="3835" w:name="_Toc216514926"/>
        <w:bookmarkEnd w:id="3835"/>
      </w:tr>
      <w:tr w:rsidR="002961F5" w:rsidRPr="0009388A" w:rsidDel="00BE6007" w14:paraId="0B2F3A54" w14:textId="5B640698" w:rsidTr="00E24F50">
        <w:trPr>
          <w:cantSplit/>
          <w:del w:id="3836" w:author="Jeff Pitzen" w:date="2025-12-10T13:37:00Z" w16du:dateUtc="2025-12-10T18:37:00Z"/>
        </w:trPr>
        <w:tc>
          <w:tcPr>
            <w:tcW w:w="1890" w:type="dxa"/>
            <w:vMerge w:val="restart"/>
            <w:hideMark/>
          </w:tcPr>
          <w:p w14:paraId="3D304AFE" w14:textId="3869A162" w:rsidR="002961F5" w:rsidRPr="002961F5" w:rsidDel="00BE6007" w:rsidRDefault="002961F5" w:rsidP="00BE6007">
            <w:pPr>
              <w:pStyle w:val="Body"/>
              <w:keepNext/>
              <w:keepLines/>
              <w:ind w:right="29"/>
              <w:rPr>
                <w:del w:id="3837" w:author="Jeff Pitzen" w:date="2025-12-10T13:37:00Z" w16du:dateUtc="2025-12-10T18:37:00Z"/>
                <w:rFonts w:cs="Arial"/>
              </w:rPr>
              <w:pPrChange w:id="3838" w:author="Jeff Pitzen" w:date="2025-12-10T13:37:00Z" w16du:dateUtc="2025-12-10T18:37:00Z">
                <w:pPr>
                  <w:pStyle w:val="Body"/>
                  <w:keepNext/>
                  <w:keepLines/>
                  <w:ind w:left="29" w:right="29"/>
                </w:pPr>
              </w:pPrChange>
            </w:pPr>
            <w:del w:id="3839" w:author="Jeff Pitzen" w:date="2025-12-10T13:37:00Z" w16du:dateUtc="2025-12-10T18:37:00Z">
              <w:r w:rsidRPr="002961F5" w:rsidDel="00BE6007">
                <w:rPr>
                  <w:rStyle w:val="Strong"/>
                  <w:rFonts w:cs="Arial"/>
                </w:rPr>
                <w:delText>6. Compliance Review</w:delText>
              </w:r>
              <w:bookmarkStart w:id="3840" w:name="_Toc216514927"/>
              <w:bookmarkEnd w:id="3840"/>
            </w:del>
          </w:p>
        </w:tc>
        <w:tc>
          <w:tcPr>
            <w:tcW w:w="2828" w:type="dxa"/>
            <w:hideMark/>
          </w:tcPr>
          <w:p w14:paraId="00B9D76E" w14:textId="70830BBF" w:rsidR="002961F5" w:rsidRPr="0009388A" w:rsidDel="00BE6007" w:rsidRDefault="002961F5" w:rsidP="00BE6007">
            <w:pPr>
              <w:pStyle w:val="Body"/>
              <w:keepNext/>
              <w:keepLines/>
              <w:ind w:right="29"/>
              <w:rPr>
                <w:del w:id="3841" w:author="Jeff Pitzen" w:date="2025-12-10T13:37:00Z" w16du:dateUtc="2025-12-10T18:37:00Z"/>
              </w:rPr>
              <w:pPrChange w:id="3842" w:author="Jeff Pitzen" w:date="2025-12-10T13:37:00Z" w16du:dateUtc="2025-12-10T18:37:00Z">
                <w:pPr>
                  <w:pStyle w:val="Body"/>
                  <w:keepNext/>
                  <w:keepLines/>
                  <w:ind w:left="29" w:right="29"/>
                </w:pPr>
              </w:pPrChange>
            </w:pPr>
            <w:del w:id="3843" w:author="Jeff Pitzen" w:date="2025-12-10T13:37:00Z" w16du:dateUtc="2025-12-10T18:37:00Z">
              <w:r w:rsidRPr="0009388A" w:rsidDel="00BE6007">
                <w:delText>Analyze Scan Lab</w:delText>
              </w:r>
              <w:bookmarkStart w:id="3844" w:name="_Toc216514928"/>
              <w:bookmarkEnd w:id="3844"/>
            </w:del>
          </w:p>
        </w:tc>
        <w:tc>
          <w:tcPr>
            <w:tcW w:w="0" w:type="auto"/>
            <w:hideMark/>
          </w:tcPr>
          <w:p w14:paraId="748A52AD" w14:textId="6F18D878" w:rsidR="002961F5" w:rsidRPr="0009388A" w:rsidDel="00BE6007" w:rsidRDefault="002961F5" w:rsidP="00BE6007">
            <w:pPr>
              <w:pStyle w:val="Body"/>
              <w:keepNext/>
              <w:keepLines/>
              <w:ind w:right="29"/>
              <w:rPr>
                <w:del w:id="3845" w:author="Jeff Pitzen" w:date="2025-12-10T13:37:00Z" w16du:dateUtc="2025-12-10T18:37:00Z"/>
              </w:rPr>
              <w:pPrChange w:id="3846" w:author="Jeff Pitzen" w:date="2025-12-10T13:37:00Z" w16du:dateUtc="2025-12-10T18:37:00Z">
                <w:pPr>
                  <w:pStyle w:val="Body"/>
                  <w:keepNext/>
                  <w:keepLines/>
                  <w:ind w:left="29" w:right="29"/>
                </w:pPr>
              </w:pPrChange>
            </w:pPr>
            <w:del w:id="3847" w:author="Jeff Pitzen" w:date="2025-12-10T13:37:00Z" w16du:dateUtc="2025-12-10T18:37:00Z">
              <w:r w:rsidRPr="0009388A" w:rsidDel="00BE6007">
                <w:delText>DevOps Admin</w:delText>
              </w:r>
              <w:bookmarkStart w:id="3848" w:name="_Toc216514929"/>
              <w:bookmarkEnd w:id="3848"/>
            </w:del>
          </w:p>
        </w:tc>
        <w:tc>
          <w:tcPr>
            <w:tcW w:w="0" w:type="auto"/>
            <w:hideMark/>
          </w:tcPr>
          <w:p w14:paraId="7992AE22" w14:textId="45EACA69" w:rsidR="002961F5" w:rsidRPr="0009388A" w:rsidDel="00BE6007" w:rsidRDefault="002961F5" w:rsidP="00BE6007">
            <w:pPr>
              <w:pStyle w:val="Body"/>
              <w:keepNext/>
              <w:keepLines/>
              <w:ind w:right="29"/>
              <w:rPr>
                <w:del w:id="3849" w:author="Jeff Pitzen" w:date="2025-12-10T13:37:00Z" w16du:dateUtc="2025-12-10T18:37:00Z"/>
              </w:rPr>
              <w:pPrChange w:id="3850" w:author="Jeff Pitzen" w:date="2025-12-10T13:37:00Z" w16du:dateUtc="2025-12-10T18:37:00Z">
                <w:pPr>
                  <w:pStyle w:val="Body"/>
                  <w:keepNext/>
                  <w:keepLines/>
                  <w:ind w:left="29" w:right="29"/>
                </w:pPr>
              </w:pPrChange>
            </w:pPr>
            <w:del w:id="3851" w:author="Jeff Pitzen" w:date="2025-12-10T13:37:00Z" w16du:dateUtc="2025-12-10T18:37:00Z">
              <w:r w:rsidRPr="0009388A" w:rsidDel="00BE6007">
                <w:delText>Fix CVE findings</w:delText>
              </w:r>
              <w:bookmarkStart w:id="3852" w:name="_Toc216514930"/>
              <w:bookmarkEnd w:id="3852"/>
            </w:del>
          </w:p>
        </w:tc>
        <w:bookmarkStart w:id="3853" w:name="_Toc216514931"/>
        <w:bookmarkEnd w:id="3853"/>
      </w:tr>
      <w:tr w:rsidR="002961F5" w:rsidRPr="0009388A" w:rsidDel="00BE6007" w14:paraId="13223D19" w14:textId="47AE7A2A" w:rsidTr="00E24F50">
        <w:trPr>
          <w:cantSplit/>
          <w:del w:id="3854" w:author="Jeff Pitzen" w:date="2025-12-10T13:37:00Z" w16du:dateUtc="2025-12-10T18:37:00Z"/>
        </w:trPr>
        <w:tc>
          <w:tcPr>
            <w:tcW w:w="1890" w:type="dxa"/>
            <w:vMerge/>
            <w:hideMark/>
          </w:tcPr>
          <w:p w14:paraId="2DDD5241" w14:textId="275DD701" w:rsidR="002961F5" w:rsidRPr="002961F5" w:rsidDel="00BE6007" w:rsidRDefault="002961F5" w:rsidP="00BE6007">
            <w:pPr>
              <w:pStyle w:val="Body"/>
              <w:keepNext/>
              <w:keepLines/>
              <w:ind w:right="29"/>
              <w:rPr>
                <w:del w:id="3855" w:author="Jeff Pitzen" w:date="2025-12-10T13:37:00Z" w16du:dateUtc="2025-12-10T18:37:00Z"/>
                <w:rFonts w:cs="Arial"/>
              </w:rPr>
              <w:pPrChange w:id="3856" w:author="Jeff Pitzen" w:date="2025-12-10T13:37:00Z" w16du:dateUtc="2025-12-10T18:37:00Z">
                <w:pPr>
                  <w:pStyle w:val="Body"/>
                  <w:keepNext/>
                  <w:keepLines/>
                  <w:ind w:left="29" w:right="29"/>
                </w:pPr>
              </w:pPrChange>
            </w:pPr>
          </w:p>
        </w:tc>
        <w:tc>
          <w:tcPr>
            <w:tcW w:w="2828" w:type="dxa"/>
            <w:hideMark/>
          </w:tcPr>
          <w:p w14:paraId="1EA941C3" w14:textId="1FBC3463" w:rsidR="002961F5" w:rsidRPr="0009388A" w:rsidDel="00BE6007" w:rsidRDefault="002961F5" w:rsidP="00BE6007">
            <w:pPr>
              <w:pStyle w:val="Body"/>
              <w:keepNext/>
              <w:keepLines/>
              <w:ind w:right="29"/>
              <w:rPr>
                <w:del w:id="3857" w:author="Jeff Pitzen" w:date="2025-12-10T13:37:00Z" w16du:dateUtc="2025-12-10T18:37:00Z"/>
                <w:sz w:val="24"/>
                <w:szCs w:val="24"/>
              </w:rPr>
              <w:pPrChange w:id="3858" w:author="Jeff Pitzen" w:date="2025-12-10T13:37:00Z" w16du:dateUtc="2025-12-10T18:37:00Z">
                <w:pPr>
                  <w:pStyle w:val="Body"/>
                  <w:keepNext/>
                  <w:keepLines/>
                  <w:ind w:left="29" w:right="29"/>
                </w:pPr>
              </w:pPrChange>
            </w:pPr>
            <w:del w:id="3859" w:author="Jeff Pitzen" w:date="2025-12-10T13:37:00Z" w16du:dateUtc="2025-12-10T18:37:00Z">
              <w:r w:rsidRPr="0009388A" w:rsidDel="00BE6007">
                <w:delText>Patch Dockerfiles</w:delText>
              </w:r>
              <w:bookmarkStart w:id="3860" w:name="_Toc216514932"/>
              <w:bookmarkEnd w:id="3860"/>
            </w:del>
          </w:p>
        </w:tc>
        <w:tc>
          <w:tcPr>
            <w:tcW w:w="0" w:type="auto"/>
            <w:hideMark/>
          </w:tcPr>
          <w:p w14:paraId="5E4C8784" w14:textId="38D31DB7" w:rsidR="002961F5" w:rsidRPr="0009388A" w:rsidDel="00BE6007" w:rsidRDefault="002961F5" w:rsidP="00BE6007">
            <w:pPr>
              <w:pStyle w:val="Body"/>
              <w:keepNext/>
              <w:keepLines/>
              <w:ind w:right="29"/>
              <w:rPr>
                <w:del w:id="3861" w:author="Jeff Pitzen" w:date="2025-12-10T13:37:00Z" w16du:dateUtc="2025-12-10T18:37:00Z"/>
              </w:rPr>
              <w:pPrChange w:id="3862" w:author="Jeff Pitzen" w:date="2025-12-10T13:37:00Z" w16du:dateUtc="2025-12-10T18:37:00Z">
                <w:pPr>
                  <w:pStyle w:val="Body"/>
                  <w:keepNext/>
                  <w:keepLines/>
                  <w:ind w:left="29" w:right="29"/>
                </w:pPr>
              </w:pPrChange>
            </w:pPr>
            <w:del w:id="3863" w:author="Jeff Pitzen" w:date="2025-12-10T13:37:00Z" w16du:dateUtc="2025-12-10T18:37:00Z">
              <w:r w:rsidRPr="0009388A" w:rsidDel="00BE6007">
                <w:delText>DevOps Dev</w:delText>
              </w:r>
              <w:bookmarkStart w:id="3864" w:name="_Toc216514933"/>
              <w:bookmarkEnd w:id="3864"/>
            </w:del>
          </w:p>
        </w:tc>
        <w:tc>
          <w:tcPr>
            <w:tcW w:w="0" w:type="auto"/>
            <w:hideMark/>
          </w:tcPr>
          <w:p w14:paraId="38F7BD34" w14:textId="111E04E5" w:rsidR="002961F5" w:rsidRPr="0009388A" w:rsidDel="00BE6007" w:rsidRDefault="002961F5" w:rsidP="00BE6007">
            <w:pPr>
              <w:pStyle w:val="Body"/>
              <w:keepNext/>
              <w:keepLines/>
              <w:ind w:right="29"/>
              <w:rPr>
                <w:del w:id="3865" w:author="Jeff Pitzen" w:date="2025-12-10T13:37:00Z" w16du:dateUtc="2025-12-10T18:37:00Z"/>
              </w:rPr>
              <w:pPrChange w:id="3866" w:author="Jeff Pitzen" w:date="2025-12-10T13:37:00Z" w16du:dateUtc="2025-12-10T18:37:00Z">
                <w:pPr>
                  <w:pStyle w:val="Body"/>
                  <w:keepNext/>
                  <w:keepLines/>
                  <w:ind w:left="29" w:right="29"/>
                </w:pPr>
              </w:pPrChange>
            </w:pPr>
            <w:del w:id="3867" w:author="Jeff Pitzen" w:date="2025-12-10T13:37:00Z" w16du:dateUtc="2025-12-10T18:37:00Z">
              <w:r w:rsidRPr="0009388A" w:rsidDel="00BE6007">
                <w:delText>Close CVE gaps</w:delText>
              </w:r>
              <w:bookmarkStart w:id="3868" w:name="_Toc216514934"/>
              <w:bookmarkEnd w:id="3868"/>
            </w:del>
          </w:p>
        </w:tc>
        <w:bookmarkStart w:id="3869" w:name="_Toc216514935"/>
        <w:bookmarkEnd w:id="3869"/>
      </w:tr>
      <w:tr w:rsidR="002961F5" w:rsidRPr="0009388A" w:rsidDel="00BE6007" w14:paraId="4C9F39F8" w14:textId="440039F5" w:rsidTr="00E24F50">
        <w:trPr>
          <w:cantSplit/>
          <w:del w:id="3870" w:author="Jeff Pitzen" w:date="2025-12-10T13:37:00Z" w16du:dateUtc="2025-12-10T18:37:00Z"/>
        </w:trPr>
        <w:tc>
          <w:tcPr>
            <w:tcW w:w="1890" w:type="dxa"/>
            <w:vMerge w:val="restart"/>
            <w:hideMark/>
          </w:tcPr>
          <w:p w14:paraId="238EAD51" w14:textId="68FCCFF2" w:rsidR="002961F5" w:rsidRPr="002961F5" w:rsidDel="00BE6007" w:rsidRDefault="002961F5" w:rsidP="00BE6007">
            <w:pPr>
              <w:pStyle w:val="Body"/>
              <w:keepNext/>
              <w:keepLines/>
              <w:ind w:right="29"/>
              <w:rPr>
                <w:del w:id="3871" w:author="Jeff Pitzen" w:date="2025-12-10T13:37:00Z" w16du:dateUtc="2025-12-10T18:37:00Z"/>
                <w:rFonts w:cs="Arial"/>
              </w:rPr>
              <w:pPrChange w:id="3872" w:author="Jeff Pitzen" w:date="2025-12-10T13:37:00Z" w16du:dateUtc="2025-12-10T18:37:00Z">
                <w:pPr>
                  <w:pStyle w:val="Body"/>
                  <w:keepNext/>
                  <w:keepLines/>
                  <w:ind w:left="29" w:right="29"/>
                </w:pPr>
              </w:pPrChange>
            </w:pPr>
            <w:del w:id="3873" w:author="Jeff Pitzen" w:date="2025-12-10T13:37:00Z" w16du:dateUtc="2025-12-10T18:37:00Z">
              <w:r w:rsidRPr="002961F5" w:rsidDel="00BE6007">
                <w:rPr>
                  <w:rStyle w:val="Strong"/>
                  <w:rFonts w:cs="Arial"/>
                </w:rPr>
                <w:delText>7. Production Cutover</w:delText>
              </w:r>
              <w:bookmarkStart w:id="3874" w:name="_Toc216514936"/>
              <w:bookmarkEnd w:id="3874"/>
            </w:del>
          </w:p>
        </w:tc>
        <w:tc>
          <w:tcPr>
            <w:tcW w:w="2828" w:type="dxa"/>
            <w:hideMark/>
          </w:tcPr>
          <w:p w14:paraId="339BCFF9" w14:textId="4FC272AF" w:rsidR="002961F5" w:rsidRPr="0009388A" w:rsidDel="00BE6007" w:rsidRDefault="002961F5" w:rsidP="00BE6007">
            <w:pPr>
              <w:pStyle w:val="Body"/>
              <w:keepNext/>
              <w:keepLines/>
              <w:ind w:right="29"/>
              <w:rPr>
                <w:del w:id="3875" w:author="Jeff Pitzen" w:date="2025-12-10T13:37:00Z" w16du:dateUtc="2025-12-10T18:37:00Z"/>
              </w:rPr>
              <w:pPrChange w:id="3876" w:author="Jeff Pitzen" w:date="2025-12-10T13:37:00Z" w16du:dateUtc="2025-12-10T18:37:00Z">
                <w:pPr>
                  <w:pStyle w:val="Body"/>
                  <w:keepNext/>
                  <w:keepLines/>
                  <w:ind w:left="29" w:right="29"/>
                </w:pPr>
              </w:pPrChange>
            </w:pPr>
            <w:del w:id="3877" w:author="Jeff Pitzen" w:date="2025-12-10T13:37:00Z" w16du:dateUtc="2025-12-10T18:37:00Z">
              <w:r w:rsidRPr="0009388A" w:rsidDel="00BE6007">
                <w:delText>Migrate workloads</w:delText>
              </w:r>
              <w:bookmarkStart w:id="3878" w:name="_Toc216514937"/>
              <w:bookmarkEnd w:id="3878"/>
            </w:del>
          </w:p>
        </w:tc>
        <w:tc>
          <w:tcPr>
            <w:tcW w:w="0" w:type="auto"/>
            <w:hideMark/>
          </w:tcPr>
          <w:p w14:paraId="7B864B3C" w14:textId="005DC40A" w:rsidR="002961F5" w:rsidRPr="0009388A" w:rsidDel="00BE6007" w:rsidRDefault="002961F5" w:rsidP="00BE6007">
            <w:pPr>
              <w:pStyle w:val="Body"/>
              <w:keepNext/>
              <w:keepLines/>
              <w:ind w:right="29"/>
              <w:rPr>
                <w:del w:id="3879" w:author="Jeff Pitzen" w:date="2025-12-10T13:37:00Z" w16du:dateUtc="2025-12-10T18:37:00Z"/>
              </w:rPr>
              <w:pPrChange w:id="3880" w:author="Jeff Pitzen" w:date="2025-12-10T13:37:00Z" w16du:dateUtc="2025-12-10T18:37:00Z">
                <w:pPr>
                  <w:pStyle w:val="Body"/>
                  <w:keepNext/>
                  <w:keepLines/>
                  <w:ind w:left="29" w:right="29"/>
                </w:pPr>
              </w:pPrChange>
            </w:pPr>
            <w:del w:id="3881" w:author="Jeff Pitzen" w:date="2025-12-10T13:37:00Z" w16du:dateUtc="2025-12-10T18:37:00Z">
              <w:r w:rsidRPr="0009388A" w:rsidDel="00BE6007">
                <w:delText>DevOps Admin</w:delText>
              </w:r>
              <w:bookmarkStart w:id="3882" w:name="_Toc216514938"/>
              <w:bookmarkEnd w:id="3882"/>
            </w:del>
          </w:p>
        </w:tc>
        <w:tc>
          <w:tcPr>
            <w:tcW w:w="0" w:type="auto"/>
            <w:hideMark/>
          </w:tcPr>
          <w:p w14:paraId="6A013D72" w14:textId="484CC3CC" w:rsidR="002961F5" w:rsidRPr="0009388A" w:rsidDel="00BE6007" w:rsidRDefault="002961F5" w:rsidP="00BE6007">
            <w:pPr>
              <w:pStyle w:val="Body"/>
              <w:keepNext/>
              <w:keepLines/>
              <w:ind w:right="29"/>
              <w:rPr>
                <w:del w:id="3883" w:author="Jeff Pitzen" w:date="2025-12-10T13:37:00Z" w16du:dateUtc="2025-12-10T18:37:00Z"/>
              </w:rPr>
              <w:pPrChange w:id="3884" w:author="Jeff Pitzen" w:date="2025-12-10T13:37:00Z" w16du:dateUtc="2025-12-10T18:37:00Z">
                <w:pPr>
                  <w:pStyle w:val="Body"/>
                  <w:keepNext/>
                  <w:keepLines/>
                  <w:ind w:left="29" w:right="29"/>
                </w:pPr>
              </w:pPrChange>
            </w:pPr>
            <w:del w:id="3885" w:author="Jeff Pitzen" w:date="2025-12-10T13:37:00Z" w16du:dateUtc="2025-12-10T18:37:00Z">
              <w:r w:rsidRPr="0009388A" w:rsidDel="00BE6007">
                <w:delText>IL4-ready cluster</w:delText>
              </w:r>
              <w:bookmarkStart w:id="3886" w:name="_Toc216514939"/>
              <w:bookmarkEnd w:id="3886"/>
            </w:del>
          </w:p>
        </w:tc>
        <w:bookmarkStart w:id="3887" w:name="_Toc216514940"/>
        <w:bookmarkEnd w:id="3887"/>
      </w:tr>
      <w:tr w:rsidR="002961F5" w:rsidRPr="0009388A" w:rsidDel="00BE6007" w14:paraId="6364C127" w14:textId="32A12F83" w:rsidTr="00E24F50">
        <w:trPr>
          <w:cantSplit/>
          <w:del w:id="3888" w:author="Jeff Pitzen" w:date="2025-12-10T13:37:00Z" w16du:dateUtc="2025-12-10T18:37:00Z"/>
        </w:trPr>
        <w:tc>
          <w:tcPr>
            <w:tcW w:w="1890" w:type="dxa"/>
            <w:vMerge/>
            <w:hideMark/>
          </w:tcPr>
          <w:p w14:paraId="137FCD17" w14:textId="57BC4578" w:rsidR="002961F5" w:rsidRPr="0009388A" w:rsidDel="00BE6007" w:rsidRDefault="002961F5" w:rsidP="00BE6007">
            <w:pPr>
              <w:pStyle w:val="Body"/>
              <w:ind w:right="29"/>
              <w:rPr>
                <w:del w:id="3889" w:author="Jeff Pitzen" w:date="2025-12-10T13:37:00Z" w16du:dateUtc="2025-12-10T18:37:00Z"/>
              </w:rPr>
              <w:pPrChange w:id="3890" w:author="Jeff Pitzen" w:date="2025-12-10T13:37:00Z" w16du:dateUtc="2025-12-10T18:37:00Z">
                <w:pPr>
                  <w:pStyle w:val="Body"/>
                  <w:ind w:left="29" w:right="29"/>
                </w:pPr>
              </w:pPrChange>
            </w:pPr>
          </w:p>
        </w:tc>
        <w:tc>
          <w:tcPr>
            <w:tcW w:w="2828" w:type="dxa"/>
            <w:hideMark/>
          </w:tcPr>
          <w:p w14:paraId="28EBB7B6" w14:textId="64FFCA03" w:rsidR="002961F5" w:rsidRPr="0009388A" w:rsidDel="00BE6007" w:rsidRDefault="002961F5" w:rsidP="00BE6007">
            <w:pPr>
              <w:pStyle w:val="Body"/>
              <w:ind w:right="29"/>
              <w:rPr>
                <w:del w:id="3891" w:author="Jeff Pitzen" w:date="2025-12-10T13:37:00Z" w16du:dateUtc="2025-12-10T18:37:00Z"/>
                <w:sz w:val="24"/>
                <w:szCs w:val="24"/>
              </w:rPr>
              <w:pPrChange w:id="3892" w:author="Jeff Pitzen" w:date="2025-12-10T13:37:00Z" w16du:dateUtc="2025-12-10T18:37:00Z">
                <w:pPr>
                  <w:pStyle w:val="Body"/>
                  <w:ind w:left="29" w:right="29"/>
                </w:pPr>
              </w:pPrChange>
            </w:pPr>
            <w:del w:id="3893" w:author="Jeff Pitzen" w:date="2025-12-10T13:37:00Z" w16du:dateUtc="2025-12-10T18:37:00Z">
              <w:r w:rsidRPr="0009388A" w:rsidDel="00BE6007">
                <w:delText>Smoke tests</w:delText>
              </w:r>
              <w:bookmarkStart w:id="3894" w:name="_Toc216514941"/>
              <w:bookmarkEnd w:id="3894"/>
            </w:del>
          </w:p>
        </w:tc>
        <w:tc>
          <w:tcPr>
            <w:tcW w:w="0" w:type="auto"/>
            <w:hideMark/>
          </w:tcPr>
          <w:p w14:paraId="75F3781D" w14:textId="46FF0732" w:rsidR="002961F5" w:rsidRPr="0009388A" w:rsidDel="00BE6007" w:rsidRDefault="002961F5" w:rsidP="00BE6007">
            <w:pPr>
              <w:pStyle w:val="Body"/>
              <w:ind w:right="29"/>
              <w:rPr>
                <w:del w:id="3895" w:author="Jeff Pitzen" w:date="2025-12-10T13:37:00Z" w16du:dateUtc="2025-12-10T18:37:00Z"/>
              </w:rPr>
              <w:pPrChange w:id="3896" w:author="Jeff Pitzen" w:date="2025-12-10T13:37:00Z" w16du:dateUtc="2025-12-10T18:37:00Z">
                <w:pPr>
                  <w:pStyle w:val="Body"/>
                  <w:ind w:left="29" w:right="29"/>
                </w:pPr>
              </w:pPrChange>
            </w:pPr>
            <w:del w:id="3897" w:author="Jeff Pitzen" w:date="2025-12-10T13:37:00Z" w16du:dateUtc="2025-12-10T18:37:00Z">
              <w:r w:rsidRPr="0009388A" w:rsidDel="00BE6007">
                <w:delText>DevOps Dev</w:delText>
              </w:r>
              <w:bookmarkStart w:id="3898" w:name="_Toc216514942"/>
              <w:bookmarkEnd w:id="3898"/>
            </w:del>
          </w:p>
        </w:tc>
        <w:tc>
          <w:tcPr>
            <w:tcW w:w="0" w:type="auto"/>
            <w:hideMark/>
          </w:tcPr>
          <w:p w14:paraId="1853D6D1" w14:textId="37C59991" w:rsidR="002961F5" w:rsidRPr="0009388A" w:rsidDel="00BE6007" w:rsidRDefault="002961F5" w:rsidP="00BE6007">
            <w:pPr>
              <w:pStyle w:val="Body"/>
              <w:ind w:right="29"/>
              <w:rPr>
                <w:del w:id="3899" w:author="Jeff Pitzen" w:date="2025-12-10T13:37:00Z" w16du:dateUtc="2025-12-10T18:37:00Z"/>
              </w:rPr>
              <w:pPrChange w:id="3900" w:author="Jeff Pitzen" w:date="2025-12-10T13:37:00Z" w16du:dateUtc="2025-12-10T18:37:00Z">
                <w:pPr>
                  <w:pStyle w:val="Body"/>
                  <w:ind w:left="29" w:right="29"/>
                </w:pPr>
              </w:pPrChange>
            </w:pPr>
            <w:del w:id="3901" w:author="Jeff Pitzen" w:date="2025-12-10T13:37:00Z" w16du:dateUtc="2025-12-10T18:37:00Z">
              <w:r w:rsidRPr="0009388A" w:rsidDel="00BE6007">
                <w:delText>Validate final deployment</w:delText>
              </w:r>
              <w:bookmarkStart w:id="3902" w:name="_Toc216514943"/>
              <w:bookmarkEnd w:id="3902"/>
            </w:del>
          </w:p>
        </w:tc>
        <w:bookmarkStart w:id="3903" w:name="_Toc216514944"/>
        <w:bookmarkEnd w:id="3903"/>
      </w:tr>
    </w:tbl>
    <w:p w14:paraId="24CD9B07" w14:textId="10BF532D" w:rsidR="00311D9D" w:rsidRPr="00636671" w:rsidDel="00BE6007" w:rsidRDefault="00311D9D" w:rsidP="00BE6007">
      <w:pPr>
        <w:pStyle w:val="Heading3"/>
        <w:ind w:left="720"/>
        <w:rPr>
          <w:del w:id="3904" w:author="Jeff Pitzen" w:date="2025-12-10T13:37:00Z" w16du:dateUtc="2025-12-10T18:37:00Z"/>
          <w:rStyle w:val="Strong"/>
          <w:b/>
          <w:bCs/>
        </w:rPr>
        <w:pPrChange w:id="3905" w:author="Jeff Pitzen" w:date="2025-12-10T13:37:00Z" w16du:dateUtc="2025-12-10T18:37:00Z">
          <w:pPr>
            <w:pStyle w:val="Heading3"/>
          </w:pPr>
        </w:pPrChange>
      </w:pPr>
      <w:bookmarkStart w:id="3906" w:name="_Toc213425433"/>
      <w:bookmarkStart w:id="3907" w:name="_Ref213914844"/>
      <w:del w:id="3908" w:author="Jeff Pitzen" w:date="2025-12-10T13:37:00Z" w16du:dateUtc="2025-12-10T18:37:00Z">
        <w:r w:rsidRPr="00636671" w:rsidDel="00BE6007">
          <w:rPr>
            <w:rStyle w:val="Strong"/>
            <w:b/>
            <w:bCs/>
          </w:rPr>
          <w:delText>Role Summary</w:delText>
        </w:r>
        <w:bookmarkStart w:id="3909" w:name="_Toc216514945"/>
        <w:bookmarkEnd w:id="3906"/>
        <w:bookmarkEnd w:id="3907"/>
        <w:bookmarkEnd w:id="3909"/>
      </w:del>
    </w:p>
    <w:tbl>
      <w:tblPr>
        <w:tblStyle w:val="TableGrid"/>
        <w:tblW w:w="0" w:type="auto"/>
        <w:tblInd w:w="715" w:type="dxa"/>
        <w:tblLook w:val="04A0" w:firstRow="1" w:lastRow="0" w:firstColumn="1" w:lastColumn="0" w:noHBand="0" w:noVBand="1"/>
      </w:tblPr>
      <w:tblGrid>
        <w:gridCol w:w="2099"/>
        <w:gridCol w:w="4120"/>
        <w:gridCol w:w="3856"/>
      </w:tblGrid>
      <w:tr w:rsidR="00311D9D" w:rsidRPr="0009388A" w:rsidDel="00BE6007" w14:paraId="6B85288A" w14:textId="623D7472" w:rsidTr="00EB70A2">
        <w:trPr>
          <w:tblHeader/>
          <w:del w:id="3910" w:author="Jeff Pitzen" w:date="2025-12-10T13:37:00Z" w16du:dateUtc="2025-12-10T18:37:00Z"/>
        </w:trPr>
        <w:tc>
          <w:tcPr>
            <w:tcW w:w="1890" w:type="dxa"/>
            <w:shd w:val="pct15" w:color="auto" w:fill="auto"/>
            <w:hideMark/>
          </w:tcPr>
          <w:p w14:paraId="7EC11E86" w14:textId="28A11B65" w:rsidR="00311D9D" w:rsidRPr="00EB70A2" w:rsidDel="00BE6007" w:rsidRDefault="00311D9D" w:rsidP="00BE6007">
            <w:pPr>
              <w:pStyle w:val="Body"/>
              <w:ind w:right="29"/>
              <w:jc w:val="center"/>
              <w:rPr>
                <w:del w:id="3911" w:author="Jeff Pitzen" w:date="2025-12-10T13:37:00Z" w16du:dateUtc="2025-12-10T18:37:00Z"/>
              </w:rPr>
              <w:pPrChange w:id="3912" w:author="Jeff Pitzen" w:date="2025-12-10T13:37:00Z" w16du:dateUtc="2025-12-10T18:37:00Z">
                <w:pPr>
                  <w:pStyle w:val="Body"/>
                  <w:ind w:left="29" w:right="29"/>
                  <w:jc w:val="center"/>
                </w:pPr>
              </w:pPrChange>
            </w:pPr>
            <w:del w:id="3913" w:author="Jeff Pitzen" w:date="2025-12-10T13:37:00Z" w16du:dateUtc="2025-12-10T18:37:00Z">
              <w:r w:rsidRPr="00EB70A2" w:rsidDel="00BE6007">
                <w:rPr>
                  <w:rStyle w:val="Strong"/>
                </w:rPr>
                <w:delText>Category</w:delText>
              </w:r>
              <w:bookmarkStart w:id="3914" w:name="_Toc216514946"/>
              <w:bookmarkEnd w:id="3914"/>
            </w:del>
          </w:p>
        </w:tc>
        <w:tc>
          <w:tcPr>
            <w:tcW w:w="4120" w:type="dxa"/>
            <w:shd w:val="pct15" w:color="auto" w:fill="auto"/>
            <w:hideMark/>
          </w:tcPr>
          <w:p w14:paraId="51BD09B8" w14:textId="13CB6400" w:rsidR="00311D9D" w:rsidRPr="00EB70A2" w:rsidDel="00BE6007" w:rsidRDefault="00311D9D" w:rsidP="00BE6007">
            <w:pPr>
              <w:pStyle w:val="Body"/>
              <w:ind w:right="29"/>
              <w:jc w:val="center"/>
              <w:rPr>
                <w:del w:id="3915" w:author="Jeff Pitzen" w:date="2025-12-10T13:37:00Z" w16du:dateUtc="2025-12-10T18:37:00Z"/>
              </w:rPr>
              <w:pPrChange w:id="3916" w:author="Jeff Pitzen" w:date="2025-12-10T13:37:00Z" w16du:dateUtc="2025-12-10T18:37:00Z">
                <w:pPr>
                  <w:pStyle w:val="Body"/>
                  <w:ind w:left="29" w:right="29"/>
                  <w:jc w:val="center"/>
                </w:pPr>
              </w:pPrChange>
            </w:pPr>
            <w:del w:id="3917" w:author="Jeff Pitzen" w:date="2025-12-10T13:37:00Z" w16du:dateUtc="2025-12-10T18:37:00Z">
              <w:r w:rsidRPr="00EB70A2" w:rsidDel="00BE6007">
                <w:rPr>
                  <w:rStyle w:val="Strong"/>
                </w:rPr>
                <w:delText>DevOps Developer</w:delText>
              </w:r>
              <w:bookmarkStart w:id="3918" w:name="_Toc216514947"/>
              <w:bookmarkEnd w:id="3918"/>
            </w:del>
          </w:p>
        </w:tc>
        <w:tc>
          <w:tcPr>
            <w:tcW w:w="0" w:type="auto"/>
            <w:shd w:val="pct15" w:color="auto" w:fill="auto"/>
            <w:hideMark/>
          </w:tcPr>
          <w:p w14:paraId="5C2AA83E" w14:textId="236E86FE" w:rsidR="00311D9D" w:rsidRPr="00EB70A2" w:rsidDel="00BE6007" w:rsidRDefault="00311D9D" w:rsidP="00BE6007">
            <w:pPr>
              <w:pStyle w:val="Body"/>
              <w:ind w:right="29"/>
              <w:jc w:val="center"/>
              <w:rPr>
                <w:del w:id="3919" w:author="Jeff Pitzen" w:date="2025-12-10T13:37:00Z" w16du:dateUtc="2025-12-10T18:37:00Z"/>
              </w:rPr>
              <w:pPrChange w:id="3920" w:author="Jeff Pitzen" w:date="2025-12-10T13:37:00Z" w16du:dateUtc="2025-12-10T18:37:00Z">
                <w:pPr>
                  <w:pStyle w:val="Body"/>
                  <w:ind w:left="29" w:right="29"/>
                  <w:jc w:val="center"/>
                </w:pPr>
              </w:pPrChange>
            </w:pPr>
            <w:del w:id="3921" w:author="Jeff Pitzen" w:date="2025-12-10T13:37:00Z" w16du:dateUtc="2025-12-10T18:37:00Z">
              <w:r w:rsidRPr="00EB70A2" w:rsidDel="00BE6007">
                <w:rPr>
                  <w:rStyle w:val="Strong"/>
                </w:rPr>
                <w:delText>DevOps Administrator</w:delText>
              </w:r>
              <w:bookmarkStart w:id="3922" w:name="_Toc216514948"/>
              <w:bookmarkEnd w:id="3922"/>
            </w:del>
          </w:p>
        </w:tc>
        <w:bookmarkStart w:id="3923" w:name="_Toc216514949"/>
        <w:bookmarkEnd w:id="3923"/>
      </w:tr>
      <w:tr w:rsidR="00311D9D" w:rsidRPr="0009388A" w:rsidDel="00BE6007" w14:paraId="0B455392" w14:textId="4AC5EF19" w:rsidTr="00EB70A2">
        <w:trPr>
          <w:del w:id="3924" w:author="Jeff Pitzen" w:date="2025-12-10T13:37:00Z" w16du:dateUtc="2025-12-10T18:37:00Z"/>
        </w:trPr>
        <w:tc>
          <w:tcPr>
            <w:tcW w:w="1890" w:type="dxa"/>
            <w:hideMark/>
          </w:tcPr>
          <w:p w14:paraId="6E71240D" w14:textId="753480AF" w:rsidR="00311D9D" w:rsidRPr="002961F5" w:rsidDel="00BE6007" w:rsidRDefault="00311D9D" w:rsidP="00BE6007">
            <w:pPr>
              <w:pStyle w:val="Body"/>
              <w:ind w:right="29"/>
              <w:rPr>
                <w:del w:id="3925" w:author="Jeff Pitzen" w:date="2025-12-10T13:37:00Z" w16du:dateUtc="2025-12-10T18:37:00Z"/>
              </w:rPr>
              <w:pPrChange w:id="3926" w:author="Jeff Pitzen" w:date="2025-12-10T13:37:00Z" w16du:dateUtc="2025-12-10T18:37:00Z">
                <w:pPr>
                  <w:pStyle w:val="Body"/>
                  <w:ind w:left="29" w:right="29"/>
                </w:pPr>
              </w:pPrChange>
            </w:pPr>
            <w:del w:id="3927" w:author="Jeff Pitzen" w:date="2025-12-10T13:37:00Z" w16du:dateUtc="2025-12-10T18:37:00Z">
              <w:r w:rsidRPr="002961F5" w:rsidDel="00BE6007">
                <w:rPr>
                  <w:rStyle w:val="Strong"/>
                </w:rPr>
                <w:delText>Image &amp; Build</w:delText>
              </w:r>
              <w:bookmarkStart w:id="3928" w:name="_Toc216514950"/>
              <w:bookmarkEnd w:id="3928"/>
            </w:del>
          </w:p>
        </w:tc>
        <w:tc>
          <w:tcPr>
            <w:tcW w:w="4120" w:type="dxa"/>
            <w:hideMark/>
          </w:tcPr>
          <w:p w14:paraId="0580F28C" w14:textId="2EA8AC76" w:rsidR="00311D9D" w:rsidRPr="00EB70A2" w:rsidDel="00BE6007" w:rsidRDefault="00311D9D" w:rsidP="00BE6007">
            <w:pPr>
              <w:pStyle w:val="Body"/>
              <w:ind w:right="29"/>
              <w:rPr>
                <w:del w:id="3929" w:author="Jeff Pitzen" w:date="2025-12-10T13:37:00Z" w16du:dateUtc="2025-12-10T18:37:00Z"/>
              </w:rPr>
              <w:pPrChange w:id="3930" w:author="Jeff Pitzen" w:date="2025-12-10T13:37:00Z" w16du:dateUtc="2025-12-10T18:37:00Z">
                <w:pPr>
                  <w:pStyle w:val="Body"/>
                  <w:ind w:left="29" w:right="29"/>
                </w:pPr>
              </w:pPrChange>
            </w:pPr>
            <w:del w:id="3931" w:author="Jeff Pitzen" w:date="2025-12-10T13:37:00Z" w16du:dateUtc="2025-12-10T18:37:00Z">
              <w:r w:rsidRPr="00EB70A2" w:rsidDel="00BE6007">
                <w:delText>Create Dockerfiles, add Trivy scanning, push to Harbor</w:delText>
              </w:r>
              <w:bookmarkStart w:id="3932" w:name="_Toc216514951"/>
              <w:bookmarkEnd w:id="3932"/>
            </w:del>
          </w:p>
        </w:tc>
        <w:tc>
          <w:tcPr>
            <w:tcW w:w="0" w:type="auto"/>
            <w:hideMark/>
          </w:tcPr>
          <w:p w14:paraId="3EE5A705" w14:textId="7B8F7D46" w:rsidR="00311D9D" w:rsidRPr="00EB70A2" w:rsidDel="00BE6007" w:rsidRDefault="00311D9D" w:rsidP="00BE6007">
            <w:pPr>
              <w:pStyle w:val="Body"/>
              <w:ind w:right="29"/>
              <w:rPr>
                <w:del w:id="3933" w:author="Jeff Pitzen" w:date="2025-12-10T13:37:00Z" w16du:dateUtc="2025-12-10T18:37:00Z"/>
              </w:rPr>
              <w:pPrChange w:id="3934" w:author="Jeff Pitzen" w:date="2025-12-10T13:37:00Z" w16du:dateUtc="2025-12-10T18:37:00Z">
                <w:pPr>
                  <w:pStyle w:val="Body"/>
                  <w:ind w:left="29" w:right="29"/>
                </w:pPr>
              </w:pPrChange>
            </w:pPr>
            <w:del w:id="3935" w:author="Jeff Pitzen" w:date="2025-12-10T13:37:00Z" w16du:dateUtc="2025-12-10T18:37:00Z">
              <w:r w:rsidRPr="00EB70A2" w:rsidDel="00BE6007">
                <w:delText>Review registry and policy enforcement</w:delText>
              </w:r>
              <w:bookmarkStart w:id="3936" w:name="_Toc216514952"/>
              <w:bookmarkEnd w:id="3936"/>
            </w:del>
          </w:p>
        </w:tc>
        <w:bookmarkStart w:id="3937" w:name="_Toc216514953"/>
        <w:bookmarkEnd w:id="3937"/>
      </w:tr>
      <w:tr w:rsidR="00311D9D" w:rsidRPr="0009388A" w:rsidDel="00BE6007" w14:paraId="02885E4A" w14:textId="73436B01" w:rsidTr="00EB70A2">
        <w:trPr>
          <w:del w:id="3938" w:author="Jeff Pitzen" w:date="2025-12-10T13:37:00Z" w16du:dateUtc="2025-12-10T18:37:00Z"/>
        </w:trPr>
        <w:tc>
          <w:tcPr>
            <w:tcW w:w="1890" w:type="dxa"/>
            <w:hideMark/>
          </w:tcPr>
          <w:p w14:paraId="7DA3B8F7" w14:textId="106EF9B8" w:rsidR="00311D9D" w:rsidRPr="002961F5" w:rsidDel="00BE6007" w:rsidRDefault="00311D9D" w:rsidP="00BE6007">
            <w:pPr>
              <w:pStyle w:val="Body"/>
              <w:ind w:right="29"/>
              <w:rPr>
                <w:del w:id="3939" w:author="Jeff Pitzen" w:date="2025-12-10T13:37:00Z" w16du:dateUtc="2025-12-10T18:37:00Z"/>
              </w:rPr>
              <w:pPrChange w:id="3940" w:author="Jeff Pitzen" w:date="2025-12-10T13:37:00Z" w16du:dateUtc="2025-12-10T18:37:00Z">
                <w:pPr>
                  <w:pStyle w:val="Body"/>
                  <w:ind w:left="29" w:right="29"/>
                </w:pPr>
              </w:pPrChange>
            </w:pPr>
            <w:del w:id="3941" w:author="Jeff Pitzen" w:date="2025-12-10T13:37:00Z" w16du:dateUtc="2025-12-10T18:37:00Z">
              <w:r w:rsidRPr="002961F5" w:rsidDel="00BE6007">
                <w:rPr>
                  <w:rStyle w:val="Strong"/>
                </w:rPr>
                <w:delText>CI/CD</w:delText>
              </w:r>
              <w:bookmarkStart w:id="3942" w:name="_Toc216514954"/>
              <w:bookmarkEnd w:id="3942"/>
            </w:del>
          </w:p>
        </w:tc>
        <w:tc>
          <w:tcPr>
            <w:tcW w:w="4120" w:type="dxa"/>
            <w:hideMark/>
          </w:tcPr>
          <w:p w14:paraId="0CFBCD07" w14:textId="0DEFD7A8" w:rsidR="00311D9D" w:rsidRPr="00EB70A2" w:rsidDel="00BE6007" w:rsidRDefault="00311D9D" w:rsidP="00BE6007">
            <w:pPr>
              <w:pStyle w:val="Body"/>
              <w:ind w:right="29"/>
              <w:rPr>
                <w:del w:id="3943" w:author="Jeff Pitzen" w:date="2025-12-10T13:37:00Z" w16du:dateUtc="2025-12-10T18:37:00Z"/>
              </w:rPr>
              <w:pPrChange w:id="3944" w:author="Jeff Pitzen" w:date="2025-12-10T13:37:00Z" w16du:dateUtc="2025-12-10T18:37:00Z">
                <w:pPr>
                  <w:pStyle w:val="Body"/>
                  <w:ind w:left="29" w:right="29"/>
                </w:pPr>
              </w:pPrChange>
            </w:pPr>
            <w:del w:id="3945" w:author="Jeff Pitzen" w:date="2025-12-10T13:37:00Z" w16du:dateUtc="2025-12-10T18:37:00Z">
              <w:r w:rsidRPr="00EB70A2" w:rsidDel="00BE6007">
                <w:delText>Configure GitHub Actions, enable code signing</w:delText>
              </w:r>
              <w:bookmarkStart w:id="3946" w:name="_Toc216514955"/>
              <w:bookmarkEnd w:id="3946"/>
            </w:del>
          </w:p>
        </w:tc>
        <w:tc>
          <w:tcPr>
            <w:tcW w:w="0" w:type="auto"/>
            <w:hideMark/>
          </w:tcPr>
          <w:p w14:paraId="32F52B3C" w14:textId="02DCFF86" w:rsidR="00311D9D" w:rsidRPr="00EB70A2" w:rsidDel="00BE6007" w:rsidRDefault="00311D9D" w:rsidP="00BE6007">
            <w:pPr>
              <w:pStyle w:val="Body"/>
              <w:ind w:right="29"/>
              <w:rPr>
                <w:del w:id="3947" w:author="Jeff Pitzen" w:date="2025-12-10T13:37:00Z" w16du:dateUtc="2025-12-10T18:37:00Z"/>
              </w:rPr>
              <w:pPrChange w:id="3948" w:author="Jeff Pitzen" w:date="2025-12-10T13:37:00Z" w16du:dateUtc="2025-12-10T18:37:00Z">
                <w:pPr>
                  <w:pStyle w:val="Body"/>
                  <w:ind w:left="29" w:right="29"/>
                </w:pPr>
              </w:pPrChange>
            </w:pPr>
            <w:del w:id="3949" w:author="Jeff Pitzen" w:date="2025-12-10T13:37:00Z" w16du:dateUtc="2025-12-10T18:37:00Z">
              <w:r w:rsidRPr="00EB70A2" w:rsidDel="00BE6007">
                <w:delText>Approve OIDC connections</w:delText>
              </w:r>
              <w:bookmarkStart w:id="3950" w:name="_Toc216514956"/>
              <w:bookmarkEnd w:id="3950"/>
            </w:del>
          </w:p>
        </w:tc>
        <w:bookmarkStart w:id="3951" w:name="_Toc216514957"/>
        <w:bookmarkEnd w:id="3951"/>
      </w:tr>
      <w:tr w:rsidR="00311D9D" w:rsidRPr="0009388A" w:rsidDel="00BE6007" w14:paraId="2099CC26" w14:textId="15A6067D" w:rsidTr="00EB70A2">
        <w:trPr>
          <w:del w:id="3952" w:author="Jeff Pitzen" w:date="2025-12-10T13:37:00Z" w16du:dateUtc="2025-12-10T18:37:00Z"/>
        </w:trPr>
        <w:tc>
          <w:tcPr>
            <w:tcW w:w="1890" w:type="dxa"/>
            <w:hideMark/>
          </w:tcPr>
          <w:p w14:paraId="4495E6EB" w14:textId="7A2B7A93" w:rsidR="00311D9D" w:rsidRPr="002961F5" w:rsidDel="00BE6007" w:rsidRDefault="00311D9D" w:rsidP="00BE6007">
            <w:pPr>
              <w:pStyle w:val="Body"/>
              <w:ind w:right="29"/>
              <w:rPr>
                <w:del w:id="3953" w:author="Jeff Pitzen" w:date="2025-12-10T13:37:00Z" w16du:dateUtc="2025-12-10T18:37:00Z"/>
              </w:rPr>
              <w:pPrChange w:id="3954" w:author="Jeff Pitzen" w:date="2025-12-10T13:37:00Z" w16du:dateUtc="2025-12-10T18:37:00Z">
                <w:pPr>
                  <w:pStyle w:val="Body"/>
                  <w:ind w:left="29" w:right="29"/>
                </w:pPr>
              </w:pPrChange>
            </w:pPr>
            <w:del w:id="3955" w:author="Jeff Pitzen" w:date="2025-12-10T13:37:00Z" w16du:dateUtc="2025-12-10T18:37:00Z">
              <w:r w:rsidRPr="002961F5" w:rsidDel="00BE6007">
                <w:rPr>
                  <w:rStyle w:val="Strong"/>
                </w:rPr>
                <w:delText>Kubernetes</w:delText>
              </w:r>
              <w:bookmarkStart w:id="3956" w:name="_Toc216514958"/>
              <w:bookmarkEnd w:id="3956"/>
            </w:del>
          </w:p>
        </w:tc>
        <w:tc>
          <w:tcPr>
            <w:tcW w:w="4120" w:type="dxa"/>
            <w:hideMark/>
          </w:tcPr>
          <w:p w14:paraId="45C89B64" w14:textId="32F479E3" w:rsidR="00311D9D" w:rsidRPr="00EB70A2" w:rsidDel="00BE6007" w:rsidRDefault="00311D9D" w:rsidP="00BE6007">
            <w:pPr>
              <w:pStyle w:val="Body"/>
              <w:ind w:right="29"/>
              <w:rPr>
                <w:del w:id="3957" w:author="Jeff Pitzen" w:date="2025-12-10T13:37:00Z" w16du:dateUtc="2025-12-10T18:37:00Z"/>
              </w:rPr>
              <w:pPrChange w:id="3958" w:author="Jeff Pitzen" w:date="2025-12-10T13:37:00Z" w16du:dateUtc="2025-12-10T18:37:00Z">
                <w:pPr>
                  <w:pStyle w:val="Body"/>
                  <w:ind w:left="29" w:right="29"/>
                </w:pPr>
              </w:pPrChange>
            </w:pPr>
            <w:del w:id="3959" w:author="Jeff Pitzen" w:date="2025-12-10T13:37:00Z" w16du:dateUtc="2025-12-10T18:37:00Z">
              <w:r w:rsidRPr="00EB70A2" w:rsidDel="00BE6007">
                <w:delText>Write manifests (job-seed.yaml, deployments)</w:delText>
              </w:r>
              <w:bookmarkStart w:id="3960" w:name="_Toc216514959"/>
              <w:bookmarkEnd w:id="3960"/>
            </w:del>
          </w:p>
        </w:tc>
        <w:tc>
          <w:tcPr>
            <w:tcW w:w="0" w:type="auto"/>
            <w:hideMark/>
          </w:tcPr>
          <w:p w14:paraId="3BFE29E3" w14:textId="35303675" w:rsidR="00311D9D" w:rsidRPr="00EB70A2" w:rsidDel="00BE6007" w:rsidRDefault="00311D9D" w:rsidP="00BE6007">
            <w:pPr>
              <w:pStyle w:val="Body"/>
              <w:ind w:right="29"/>
              <w:rPr>
                <w:del w:id="3961" w:author="Jeff Pitzen" w:date="2025-12-10T13:37:00Z" w16du:dateUtc="2025-12-10T18:37:00Z"/>
              </w:rPr>
              <w:pPrChange w:id="3962" w:author="Jeff Pitzen" w:date="2025-12-10T13:37:00Z" w16du:dateUtc="2025-12-10T18:37:00Z">
                <w:pPr>
                  <w:pStyle w:val="Body"/>
                  <w:ind w:left="29" w:right="29"/>
                </w:pPr>
              </w:pPrChange>
            </w:pPr>
            <w:del w:id="3963" w:author="Jeff Pitzen" w:date="2025-12-10T13:37:00Z" w16du:dateUtc="2025-12-10T18:37:00Z">
              <w:r w:rsidRPr="00EB70A2" w:rsidDel="00BE6007">
                <w:delText>Manage IRSA roles and admission policies</w:delText>
              </w:r>
              <w:bookmarkStart w:id="3964" w:name="_Toc216514960"/>
              <w:bookmarkEnd w:id="3964"/>
            </w:del>
          </w:p>
        </w:tc>
        <w:bookmarkStart w:id="3965" w:name="_Toc216514961"/>
        <w:bookmarkEnd w:id="3965"/>
      </w:tr>
      <w:tr w:rsidR="00311D9D" w:rsidRPr="0009388A" w:rsidDel="00BE6007" w14:paraId="0A5468EC" w14:textId="29AEC052" w:rsidTr="00EB70A2">
        <w:trPr>
          <w:del w:id="3966" w:author="Jeff Pitzen" w:date="2025-12-10T13:37:00Z" w16du:dateUtc="2025-12-10T18:37:00Z"/>
        </w:trPr>
        <w:tc>
          <w:tcPr>
            <w:tcW w:w="1890" w:type="dxa"/>
            <w:hideMark/>
          </w:tcPr>
          <w:p w14:paraId="473989BF" w14:textId="2FA1B501" w:rsidR="00311D9D" w:rsidRPr="002961F5" w:rsidDel="00BE6007" w:rsidRDefault="00311D9D" w:rsidP="00BE6007">
            <w:pPr>
              <w:pStyle w:val="Body"/>
              <w:ind w:right="29"/>
              <w:rPr>
                <w:del w:id="3967" w:author="Jeff Pitzen" w:date="2025-12-10T13:37:00Z" w16du:dateUtc="2025-12-10T18:37:00Z"/>
              </w:rPr>
              <w:pPrChange w:id="3968" w:author="Jeff Pitzen" w:date="2025-12-10T13:37:00Z" w16du:dateUtc="2025-12-10T18:37:00Z">
                <w:pPr>
                  <w:pStyle w:val="Body"/>
                  <w:ind w:left="29" w:right="29"/>
                </w:pPr>
              </w:pPrChange>
            </w:pPr>
            <w:del w:id="3969" w:author="Jeff Pitzen" w:date="2025-12-10T13:37:00Z" w16du:dateUtc="2025-12-10T18:37:00Z">
              <w:r w:rsidRPr="002961F5" w:rsidDel="00BE6007">
                <w:rPr>
                  <w:rStyle w:val="Strong"/>
                </w:rPr>
                <w:delText>IAM &amp; Security</w:delText>
              </w:r>
              <w:bookmarkStart w:id="3970" w:name="_Toc216514962"/>
              <w:bookmarkEnd w:id="3970"/>
            </w:del>
          </w:p>
        </w:tc>
        <w:tc>
          <w:tcPr>
            <w:tcW w:w="4120" w:type="dxa"/>
            <w:hideMark/>
          </w:tcPr>
          <w:p w14:paraId="05664A38" w14:textId="2D82FACD" w:rsidR="00311D9D" w:rsidRPr="00EB70A2" w:rsidDel="00BE6007" w:rsidRDefault="00311D9D" w:rsidP="00BE6007">
            <w:pPr>
              <w:pStyle w:val="Body"/>
              <w:ind w:right="29"/>
              <w:rPr>
                <w:del w:id="3971" w:author="Jeff Pitzen" w:date="2025-12-10T13:37:00Z" w16du:dateUtc="2025-12-10T18:37:00Z"/>
              </w:rPr>
              <w:pPrChange w:id="3972" w:author="Jeff Pitzen" w:date="2025-12-10T13:37:00Z" w16du:dateUtc="2025-12-10T18:37:00Z">
                <w:pPr>
                  <w:pStyle w:val="Body"/>
                  <w:ind w:left="29" w:right="29"/>
                </w:pPr>
              </w:pPrChange>
            </w:pPr>
            <w:del w:id="3973" w:author="Jeff Pitzen" w:date="2025-12-10T13:37:00Z" w16du:dateUtc="2025-12-10T18:37:00Z">
              <w:r w:rsidRPr="00EB70A2" w:rsidDel="00BE6007">
                <w:delText>Use IRSA roles securely</w:delText>
              </w:r>
              <w:bookmarkStart w:id="3974" w:name="_Toc216514963"/>
              <w:bookmarkEnd w:id="3974"/>
            </w:del>
          </w:p>
        </w:tc>
        <w:tc>
          <w:tcPr>
            <w:tcW w:w="0" w:type="auto"/>
            <w:hideMark/>
          </w:tcPr>
          <w:p w14:paraId="4039F40D" w14:textId="63AE1D81" w:rsidR="00311D9D" w:rsidRPr="00EB70A2" w:rsidDel="00BE6007" w:rsidRDefault="00311D9D" w:rsidP="00BE6007">
            <w:pPr>
              <w:pStyle w:val="Body"/>
              <w:ind w:right="29"/>
              <w:rPr>
                <w:del w:id="3975" w:author="Jeff Pitzen" w:date="2025-12-10T13:37:00Z" w16du:dateUtc="2025-12-10T18:37:00Z"/>
              </w:rPr>
              <w:pPrChange w:id="3976" w:author="Jeff Pitzen" w:date="2025-12-10T13:37:00Z" w16du:dateUtc="2025-12-10T18:37:00Z">
                <w:pPr>
                  <w:pStyle w:val="Body"/>
                  <w:ind w:left="29" w:right="29"/>
                </w:pPr>
              </w:pPrChange>
            </w:pPr>
            <w:del w:id="3977" w:author="Jeff Pitzen" w:date="2025-12-10T13:37:00Z" w16du:dateUtc="2025-12-10T18:37:00Z">
              <w:r w:rsidRPr="00EB70A2" w:rsidDel="00BE6007">
                <w:delText>Create/restrict IAM policies</w:delText>
              </w:r>
              <w:bookmarkStart w:id="3978" w:name="_Toc216514964"/>
              <w:bookmarkEnd w:id="3978"/>
            </w:del>
          </w:p>
        </w:tc>
        <w:bookmarkStart w:id="3979" w:name="_Toc216514965"/>
        <w:bookmarkEnd w:id="3979"/>
      </w:tr>
      <w:tr w:rsidR="00311D9D" w:rsidRPr="0009388A" w:rsidDel="00BE6007" w14:paraId="3E7854A0" w14:textId="728D4D1B" w:rsidTr="00EB70A2">
        <w:trPr>
          <w:del w:id="3980" w:author="Jeff Pitzen" w:date="2025-12-10T13:37:00Z" w16du:dateUtc="2025-12-10T18:37:00Z"/>
        </w:trPr>
        <w:tc>
          <w:tcPr>
            <w:tcW w:w="1890" w:type="dxa"/>
            <w:hideMark/>
          </w:tcPr>
          <w:p w14:paraId="6349E32C" w14:textId="2A903EA1" w:rsidR="00311D9D" w:rsidRPr="002961F5" w:rsidDel="00BE6007" w:rsidRDefault="00311D9D" w:rsidP="00BE6007">
            <w:pPr>
              <w:pStyle w:val="Body"/>
              <w:ind w:right="29"/>
              <w:rPr>
                <w:del w:id="3981" w:author="Jeff Pitzen" w:date="2025-12-10T13:37:00Z" w16du:dateUtc="2025-12-10T18:37:00Z"/>
              </w:rPr>
              <w:pPrChange w:id="3982" w:author="Jeff Pitzen" w:date="2025-12-10T13:37:00Z" w16du:dateUtc="2025-12-10T18:37:00Z">
                <w:pPr>
                  <w:pStyle w:val="Body"/>
                  <w:ind w:left="29" w:right="29"/>
                </w:pPr>
              </w:pPrChange>
            </w:pPr>
            <w:del w:id="3983" w:author="Jeff Pitzen" w:date="2025-12-10T13:37:00Z" w16du:dateUtc="2025-12-10T18:37:00Z">
              <w:r w:rsidRPr="002961F5" w:rsidDel="00BE6007">
                <w:rPr>
                  <w:rStyle w:val="Strong"/>
                </w:rPr>
                <w:delText>PKI &amp; Identity</w:delText>
              </w:r>
              <w:bookmarkStart w:id="3984" w:name="_Toc216514966"/>
              <w:bookmarkEnd w:id="3984"/>
            </w:del>
          </w:p>
        </w:tc>
        <w:tc>
          <w:tcPr>
            <w:tcW w:w="4120" w:type="dxa"/>
            <w:hideMark/>
          </w:tcPr>
          <w:p w14:paraId="249D0D17" w14:textId="1EA27416" w:rsidR="00311D9D" w:rsidRPr="00EB70A2" w:rsidDel="00BE6007" w:rsidRDefault="00311D9D" w:rsidP="00BE6007">
            <w:pPr>
              <w:pStyle w:val="Body"/>
              <w:ind w:right="29"/>
              <w:rPr>
                <w:del w:id="3985" w:author="Jeff Pitzen" w:date="2025-12-10T13:37:00Z" w16du:dateUtc="2025-12-10T18:37:00Z"/>
              </w:rPr>
              <w:pPrChange w:id="3986" w:author="Jeff Pitzen" w:date="2025-12-10T13:37:00Z" w16du:dateUtc="2025-12-10T18:37:00Z">
                <w:pPr>
                  <w:pStyle w:val="Body"/>
                  <w:ind w:left="29" w:right="29"/>
                </w:pPr>
              </w:pPrChange>
            </w:pPr>
            <w:del w:id="3987" w:author="Jeff Pitzen" w:date="2025-12-10T13:37:00Z" w16du:dateUtc="2025-12-10T18:37:00Z">
              <w:r w:rsidRPr="00EB70A2" w:rsidDel="00BE6007">
                <w:delText>—</w:delText>
              </w:r>
              <w:bookmarkStart w:id="3988" w:name="_Toc216514967"/>
              <w:bookmarkEnd w:id="3988"/>
            </w:del>
          </w:p>
        </w:tc>
        <w:tc>
          <w:tcPr>
            <w:tcW w:w="0" w:type="auto"/>
            <w:hideMark/>
          </w:tcPr>
          <w:p w14:paraId="380BF9BB" w14:textId="5E014A53" w:rsidR="00311D9D" w:rsidRPr="00EB70A2" w:rsidDel="00BE6007" w:rsidRDefault="00311D9D" w:rsidP="00BE6007">
            <w:pPr>
              <w:pStyle w:val="Body"/>
              <w:ind w:right="29"/>
              <w:rPr>
                <w:del w:id="3989" w:author="Jeff Pitzen" w:date="2025-12-10T13:37:00Z" w16du:dateUtc="2025-12-10T18:37:00Z"/>
              </w:rPr>
              <w:pPrChange w:id="3990" w:author="Jeff Pitzen" w:date="2025-12-10T13:37:00Z" w16du:dateUtc="2025-12-10T18:37:00Z">
                <w:pPr>
                  <w:pStyle w:val="Body"/>
                  <w:ind w:left="29" w:right="29"/>
                </w:pPr>
              </w:pPrChange>
            </w:pPr>
            <w:del w:id="3991" w:author="Jeff Pitzen" w:date="2025-12-10T13:37:00Z" w16du:dateUtc="2025-12-10T18:37:00Z">
              <w:r w:rsidRPr="00EB70A2" w:rsidDel="00BE6007">
                <w:delText>Manage Keycloak, CAC/ECA access</w:delText>
              </w:r>
              <w:bookmarkStart w:id="3992" w:name="_Toc216514968"/>
              <w:bookmarkEnd w:id="3992"/>
            </w:del>
          </w:p>
        </w:tc>
        <w:bookmarkStart w:id="3993" w:name="_Toc216514969"/>
        <w:bookmarkEnd w:id="3993"/>
      </w:tr>
      <w:tr w:rsidR="00311D9D" w:rsidRPr="0009388A" w:rsidDel="00BE6007" w14:paraId="092B7FC3" w14:textId="1628BB55" w:rsidTr="00EB70A2">
        <w:trPr>
          <w:del w:id="3994" w:author="Jeff Pitzen" w:date="2025-12-10T13:37:00Z" w16du:dateUtc="2025-12-10T18:37:00Z"/>
        </w:trPr>
        <w:tc>
          <w:tcPr>
            <w:tcW w:w="1890" w:type="dxa"/>
            <w:hideMark/>
          </w:tcPr>
          <w:p w14:paraId="295341DD" w14:textId="2E3B70FA" w:rsidR="00311D9D" w:rsidRPr="002961F5" w:rsidDel="00BE6007" w:rsidRDefault="00311D9D" w:rsidP="00BE6007">
            <w:pPr>
              <w:pStyle w:val="Body"/>
              <w:ind w:right="29"/>
              <w:rPr>
                <w:del w:id="3995" w:author="Jeff Pitzen" w:date="2025-12-10T13:37:00Z" w16du:dateUtc="2025-12-10T18:37:00Z"/>
              </w:rPr>
              <w:pPrChange w:id="3996" w:author="Jeff Pitzen" w:date="2025-12-10T13:37:00Z" w16du:dateUtc="2025-12-10T18:37:00Z">
                <w:pPr>
                  <w:pStyle w:val="Body"/>
                  <w:ind w:left="29" w:right="29"/>
                </w:pPr>
              </w:pPrChange>
            </w:pPr>
            <w:del w:id="3997" w:author="Jeff Pitzen" w:date="2025-12-10T13:37:00Z" w16du:dateUtc="2025-12-10T18:37:00Z">
              <w:r w:rsidRPr="002961F5" w:rsidDel="00BE6007">
                <w:rPr>
                  <w:rStyle w:val="Strong"/>
                </w:rPr>
                <w:delText>Storage</w:delText>
              </w:r>
              <w:bookmarkStart w:id="3998" w:name="_Toc216514970"/>
              <w:bookmarkEnd w:id="3998"/>
            </w:del>
          </w:p>
        </w:tc>
        <w:tc>
          <w:tcPr>
            <w:tcW w:w="4120" w:type="dxa"/>
            <w:hideMark/>
          </w:tcPr>
          <w:p w14:paraId="7A12768D" w14:textId="32BC442A" w:rsidR="00311D9D" w:rsidRPr="00EB70A2" w:rsidDel="00BE6007" w:rsidRDefault="00311D9D" w:rsidP="00BE6007">
            <w:pPr>
              <w:pStyle w:val="Body"/>
              <w:ind w:right="29"/>
              <w:rPr>
                <w:del w:id="3999" w:author="Jeff Pitzen" w:date="2025-12-10T13:37:00Z" w16du:dateUtc="2025-12-10T18:37:00Z"/>
              </w:rPr>
              <w:pPrChange w:id="4000" w:author="Jeff Pitzen" w:date="2025-12-10T13:37:00Z" w16du:dateUtc="2025-12-10T18:37:00Z">
                <w:pPr>
                  <w:pStyle w:val="Body"/>
                  <w:ind w:left="29" w:right="29"/>
                </w:pPr>
              </w:pPrChange>
            </w:pPr>
            <w:del w:id="4001" w:author="Jeff Pitzen" w:date="2025-12-10T13:37:00Z" w16du:dateUtc="2025-12-10T18:37:00Z">
              <w:r w:rsidRPr="00EB70A2" w:rsidDel="00BE6007">
                <w:delText>Define PVCs, mounts</w:delText>
              </w:r>
              <w:bookmarkStart w:id="4002" w:name="_Toc216514971"/>
              <w:bookmarkEnd w:id="4002"/>
            </w:del>
          </w:p>
        </w:tc>
        <w:tc>
          <w:tcPr>
            <w:tcW w:w="0" w:type="auto"/>
            <w:hideMark/>
          </w:tcPr>
          <w:p w14:paraId="315AF310" w14:textId="54247852" w:rsidR="00311D9D" w:rsidRPr="00EB70A2" w:rsidDel="00BE6007" w:rsidRDefault="00311D9D" w:rsidP="00BE6007">
            <w:pPr>
              <w:pStyle w:val="Body"/>
              <w:ind w:right="29"/>
              <w:rPr>
                <w:del w:id="4003" w:author="Jeff Pitzen" w:date="2025-12-10T13:37:00Z" w16du:dateUtc="2025-12-10T18:37:00Z"/>
              </w:rPr>
              <w:pPrChange w:id="4004" w:author="Jeff Pitzen" w:date="2025-12-10T13:37:00Z" w16du:dateUtc="2025-12-10T18:37:00Z">
                <w:pPr>
                  <w:pStyle w:val="Body"/>
                  <w:ind w:left="29" w:right="29"/>
                </w:pPr>
              </w:pPrChange>
            </w:pPr>
            <w:del w:id="4005" w:author="Jeff Pitzen" w:date="2025-12-10T13:37:00Z" w16du:dateUtc="2025-12-10T18:37:00Z">
              <w:r w:rsidRPr="00EB70A2" w:rsidDel="00BE6007">
                <w:delText>Enforce encryption and backups</w:delText>
              </w:r>
              <w:bookmarkStart w:id="4006" w:name="_Toc216514972"/>
              <w:bookmarkEnd w:id="4006"/>
            </w:del>
          </w:p>
        </w:tc>
        <w:bookmarkStart w:id="4007" w:name="_Toc216514973"/>
        <w:bookmarkEnd w:id="4007"/>
      </w:tr>
      <w:tr w:rsidR="00311D9D" w:rsidRPr="0009388A" w:rsidDel="00BE6007" w14:paraId="0E9D0818" w14:textId="2A6F8CEC" w:rsidTr="00EB70A2">
        <w:trPr>
          <w:del w:id="4008" w:author="Jeff Pitzen" w:date="2025-12-10T13:37:00Z" w16du:dateUtc="2025-12-10T18:37:00Z"/>
        </w:trPr>
        <w:tc>
          <w:tcPr>
            <w:tcW w:w="1890" w:type="dxa"/>
            <w:hideMark/>
          </w:tcPr>
          <w:p w14:paraId="64D1123C" w14:textId="375B13B9" w:rsidR="00311D9D" w:rsidRPr="002961F5" w:rsidDel="00BE6007" w:rsidRDefault="00311D9D" w:rsidP="00BE6007">
            <w:pPr>
              <w:pStyle w:val="Body"/>
              <w:ind w:right="29"/>
              <w:rPr>
                <w:del w:id="4009" w:author="Jeff Pitzen" w:date="2025-12-10T13:37:00Z" w16du:dateUtc="2025-12-10T18:37:00Z"/>
              </w:rPr>
              <w:pPrChange w:id="4010" w:author="Jeff Pitzen" w:date="2025-12-10T13:37:00Z" w16du:dateUtc="2025-12-10T18:37:00Z">
                <w:pPr>
                  <w:pStyle w:val="Body"/>
                  <w:ind w:left="29" w:right="29"/>
                </w:pPr>
              </w:pPrChange>
            </w:pPr>
            <w:del w:id="4011" w:author="Jeff Pitzen" w:date="2025-12-10T13:37:00Z" w16du:dateUtc="2025-12-10T18:37:00Z">
              <w:r w:rsidRPr="002961F5" w:rsidDel="00BE6007">
                <w:rPr>
                  <w:rStyle w:val="Strong"/>
                </w:rPr>
                <w:delText>Monitoring</w:delText>
              </w:r>
              <w:bookmarkStart w:id="4012" w:name="_Toc216514974"/>
              <w:bookmarkEnd w:id="4012"/>
            </w:del>
          </w:p>
        </w:tc>
        <w:tc>
          <w:tcPr>
            <w:tcW w:w="4120" w:type="dxa"/>
            <w:hideMark/>
          </w:tcPr>
          <w:p w14:paraId="43B5830E" w14:textId="5D2FE6A9" w:rsidR="00311D9D" w:rsidRPr="00EB70A2" w:rsidDel="00BE6007" w:rsidRDefault="00311D9D" w:rsidP="00BE6007">
            <w:pPr>
              <w:pStyle w:val="Body"/>
              <w:ind w:right="29"/>
              <w:rPr>
                <w:del w:id="4013" w:author="Jeff Pitzen" w:date="2025-12-10T13:37:00Z" w16du:dateUtc="2025-12-10T18:37:00Z"/>
              </w:rPr>
              <w:pPrChange w:id="4014" w:author="Jeff Pitzen" w:date="2025-12-10T13:37:00Z" w16du:dateUtc="2025-12-10T18:37:00Z">
                <w:pPr>
                  <w:pStyle w:val="Body"/>
                  <w:ind w:left="29" w:right="29"/>
                </w:pPr>
              </w:pPrChange>
            </w:pPr>
            <w:del w:id="4015" w:author="Jeff Pitzen" w:date="2025-12-10T13:37:00Z" w16du:dateUtc="2025-12-10T18:37:00Z">
              <w:r w:rsidRPr="00EB70A2" w:rsidDel="00BE6007">
                <w:delText>Add Prometheus/Grafana dashboards</w:delText>
              </w:r>
              <w:bookmarkStart w:id="4016" w:name="_Toc216514975"/>
              <w:bookmarkEnd w:id="4016"/>
            </w:del>
          </w:p>
        </w:tc>
        <w:tc>
          <w:tcPr>
            <w:tcW w:w="0" w:type="auto"/>
            <w:hideMark/>
          </w:tcPr>
          <w:p w14:paraId="25718236" w14:textId="48922A5A" w:rsidR="00311D9D" w:rsidRPr="00EB70A2" w:rsidDel="00BE6007" w:rsidRDefault="00311D9D" w:rsidP="00BE6007">
            <w:pPr>
              <w:pStyle w:val="Body"/>
              <w:ind w:right="29"/>
              <w:rPr>
                <w:del w:id="4017" w:author="Jeff Pitzen" w:date="2025-12-10T13:37:00Z" w16du:dateUtc="2025-12-10T18:37:00Z"/>
              </w:rPr>
              <w:pPrChange w:id="4018" w:author="Jeff Pitzen" w:date="2025-12-10T13:37:00Z" w16du:dateUtc="2025-12-10T18:37:00Z">
                <w:pPr>
                  <w:pStyle w:val="Body"/>
                  <w:ind w:left="29" w:right="29"/>
                </w:pPr>
              </w:pPrChange>
            </w:pPr>
            <w:del w:id="4019" w:author="Jeff Pitzen" w:date="2025-12-10T13:37:00Z" w16du:dateUtc="2025-12-10T18:37:00Z">
              <w:r w:rsidRPr="00EB70A2" w:rsidDel="00BE6007">
                <w:delText>Enforce PKI-based login</w:delText>
              </w:r>
              <w:bookmarkStart w:id="4020" w:name="_Toc216514976"/>
              <w:bookmarkEnd w:id="4020"/>
            </w:del>
          </w:p>
        </w:tc>
        <w:bookmarkStart w:id="4021" w:name="_Toc216514977"/>
        <w:bookmarkEnd w:id="4021"/>
      </w:tr>
      <w:tr w:rsidR="00311D9D" w:rsidRPr="0009388A" w:rsidDel="00BE6007" w14:paraId="33B3C60D" w14:textId="082C4491" w:rsidTr="00EB70A2">
        <w:trPr>
          <w:del w:id="4022" w:author="Jeff Pitzen" w:date="2025-12-10T13:37:00Z" w16du:dateUtc="2025-12-10T18:37:00Z"/>
        </w:trPr>
        <w:tc>
          <w:tcPr>
            <w:tcW w:w="1890" w:type="dxa"/>
            <w:hideMark/>
          </w:tcPr>
          <w:p w14:paraId="394C3638" w14:textId="41A55863" w:rsidR="00311D9D" w:rsidRPr="002961F5" w:rsidDel="00BE6007" w:rsidRDefault="00311D9D" w:rsidP="00BE6007">
            <w:pPr>
              <w:pStyle w:val="Body"/>
              <w:ind w:right="29"/>
              <w:rPr>
                <w:del w:id="4023" w:author="Jeff Pitzen" w:date="2025-12-10T13:37:00Z" w16du:dateUtc="2025-12-10T18:37:00Z"/>
              </w:rPr>
              <w:pPrChange w:id="4024" w:author="Jeff Pitzen" w:date="2025-12-10T13:37:00Z" w16du:dateUtc="2025-12-10T18:37:00Z">
                <w:pPr>
                  <w:pStyle w:val="Body"/>
                  <w:ind w:left="29" w:right="29"/>
                </w:pPr>
              </w:pPrChange>
            </w:pPr>
            <w:del w:id="4025" w:author="Jeff Pitzen" w:date="2025-12-10T13:37:00Z" w16du:dateUtc="2025-12-10T18:37:00Z">
              <w:r w:rsidRPr="002961F5" w:rsidDel="00BE6007">
                <w:rPr>
                  <w:rStyle w:val="Strong"/>
                </w:rPr>
                <w:delText>Compliance</w:delText>
              </w:r>
              <w:bookmarkStart w:id="4026" w:name="_Toc216514978"/>
              <w:bookmarkEnd w:id="4026"/>
            </w:del>
          </w:p>
        </w:tc>
        <w:tc>
          <w:tcPr>
            <w:tcW w:w="4120" w:type="dxa"/>
            <w:hideMark/>
          </w:tcPr>
          <w:p w14:paraId="3BC8D058" w14:textId="560C8F5A" w:rsidR="00311D9D" w:rsidRPr="00EB70A2" w:rsidDel="00BE6007" w:rsidRDefault="00311D9D" w:rsidP="00BE6007">
            <w:pPr>
              <w:pStyle w:val="Body"/>
              <w:ind w:right="29"/>
              <w:rPr>
                <w:del w:id="4027" w:author="Jeff Pitzen" w:date="2025-12-10T13:37:00Z" w16du:dateUtc="2025-12-10T18:37:00Z"/>
              </w:rPr>
              <w:pPrChange w:id="4028" w:author="Jeff Pitzen" w:date="2025-12-10T13:37:00Z" w16du:dateUtc="2025-12-10T18:37:00Z">
                <w:pPr>
                  <w:pStyle w:val="Body"/>
                  <w:ind w:left="29" w:right="29"/>
                </w:pPr>
              </w:pPrChange>
            </w:pPr>
            <w:del w:id="4029" w:author="Jeff Pitzen" w:date="2025-12-10T13:37:00Z" w16du:dateUtc="2025-12-10T18:37:00Z">
              <w:r w:rsidRPr="00EB70A2" w:rsidDel="00BE6007">
                <w:delText>Fix scan issues</w:delText>
              </w:r>
              <w:bookmarkStart w:id="4030" w:name="_Toc216514979"/>
              <w:bookmarkEnd w:id="4030"/>
            </w:del>
          </w:p>
        </w:tc>
        <w:tc>
          <w:tcPr>
            <w:tcW w:w="0" w:type="auto"/>
            <w:hideMark/>
          </w:tcPr>
          <w:p w14:paraId="21ED9D2F" w14:textId="6244E5AF" w:rsidR="00311D9D" w:rsidRPr="00EB70A2" w:rsidDel="00BE6007" w:rsidRDefault="00311D9D" w:rsidP="00BE6007">
            <w:pPr>
              <w:pStyle w:val="Body"/>
              <w:ind w:right="29"/>
              <w:rPr>
                <w:del w:id="4031" w:author="Jeff Pitzen" w:date="2025-12-10T13:37:00Z" w16du:dateUtc="2025-12-10T18:37:00Z"/>
              </w:rPr>
              <w:pPrChange w:id="4032" w:author="Jeff Pitzen" w:date="2025-12-10T13:37:00Z" w16du:dateUtc="2025-12-10T18:37:00Z">
                <w:pPr>
                  <w:pStyle w:val="Body"/>
                  <w:ind w:left="29" w:right="29"/>
                </w:pPr>
              </w:pPrChange>
            </w:pPr>
            <w:del w:id="4033" w:author="Jeff Pitzen" w:date="2025-12-10T13:37:00Z" w16du:dateUtc="2025-12-10T18:37:00Z">
              <w:r w:rsidRPr="00EB70A2" w:rsidDel="00BE6007">
                <w:delText>Handle Game Warden submissions</w:delText>
              </w:r>
              <w:bookmarkStart w:id="4034" w:name="_Toc216514980"/>
              <w:bookmarkEnd w:id="4034"/>
            </w:del>
          </w:p>
        </w:tc>
        <w:bookmarkStart w:id="4035" w:name="_Toc216514981"/>
        <w:bookmarkEnd w:id="4035"/>
      </w:tr>
    </w:tbl>
    <w:p w14:paraId="6E4A1185" w14:textId="557AAA02" w:rsidR="005B76FE" w:rsidRDefault="00BD535B" w:rsidP="005B76FE">
      <w:pPr>
        <w:pStyle w:val="Heading2"/>
        <w:rPr>
          <w:ins w:id="4036" w:author="Jeff Pitzen" w:date="2025-12-10T13:58:00Z" w16du:dateUtc="2025-12-10T18:58:00Z"/>
        </w:rPr>
      </w:pPr>
      <w:bookmarkStart w:id="4037" w:name="_Toc216514982"/>
      <w:ins w:id="4038" w:author="Jeff Pitzen" w:date="2025-12-10T13:50:00Z" w16du:dateUtc="2025-12-10T18:50:00Z">
        <w:r>
          <w:t>STEP</w:t>
        </w:r>
      </w:ins>
      <w:ins w:id="4039" w:author="Jeff Pitzen" w:date="2025-12-10T13:52:00Z" w16du:dateUtc="2025-12-10T18:52:00Z">
        <w:r w:rsidR="005E2DA1">
          <w:t xml:space="preserve"> 11</w:t>
        </w:r>
      </w:ins>
      <w:ins w:id="4040" w:author="Jeff Pitzen" w:date="2025-12-10T13:53:00Z" w16du:dateUtc="2025-12-10T18:53:00Z">
        <w:r w:rsidR="005E2DA1">
          <w:t>: C</w:t>
        </w:r>
        <w:r w:rsidR="00447615">
          <w:t xml:space="preserve">reate ECR Pull Secret in </w:t>
        </w:r>
        <w:r w:rsidR="00976F24">
          <w:t>default namespace</w:t>
        </w:r>
      </w:ins>
      <w:bookmarkEnd w:id="4037"/>
    </w:p>
    <w:p w14:paraId="070CF910" w14:textId="3EDCEF12" w:rsidR="006C16BE" w:rsidRDefault="006C16BE" w:rsidP="006C16BE">
      <w:pPr>
        <w:pStyle w:val="BodyText"/>
        <w:rPr>
          <w:ins w:id="4041" w:author="Jeff Pitzen" w:date="2025-12-10T14:00:00Z" w16du:dateUtc="2025-12-10T19:00:00Z"/>
        </w:rPr>
      </w:pPr>
      <w:ins w:id="4042" w:author="Jeff Pitzen" w:date="2025-12-10T14:00:00Z" w16du:dateUtc="2025-12-10T19:00:00Z">
        <w:r>
          <w:t>P</w:t>
        </w:r>
      </w:ins>
      <w:ins w:id="4043" w:author="Jeff Pitzen" w:date="2025-12-10T14:01:00Z" w16du:dateUtc="2025-12-10T19:01:00Z">
        <w:r w:rsidR="003955D1">
          <w:t>URPOSE:</w:t>
        </w:r>
        <w:r w:rsidR="003955D1" w:rsidRPr="003955D1">
          <w:t xml:space="preserve"> </w:t>
        </w:r>
        <w:r w:rsidR="003955D1" w:rsidRPr="003955D1">
          <w:t>Allow application pods in default namespace to pull images from ECR</w:t>
        </w:r>
      </w:ins>
    </w:p>
    <w:tbl>
      <w:tblPr>
        <w:tblStyle w:val="TableGrid"/>
        <w:tblW w:w="0" w:type="auto"/>
        <w:tblInd w:w="720" w:type="dxa"/>
        <w:tblLook w:val="04A0" w:firstRow="1" w:lastRow="0" w:firstColumn="1" w:lastColumn="0" w:noHBand="0" w:noVBand="1"/>
      </w:tblPr>
      <w:tblGrid>
        <w:gridCol w:w="10070"/>
        <w:tblGridChange w:id="4044">
          <w:tblGrid>
            <w:gridCol w:w="10070"/>
          </w:tblGrid>
        </w:tblGridChange>
      </w:tblGrid>
      <w:tr w:rsidR="006C16BE" w14:paraId="124E530C" w14:textId="77777777" w:rsidTr="007C3D79">
        <w:trPr>
          <w:ins w:id="4045" w:author="Jeff Pitzen" w:date="2025-12-10T14:00:00Z" w16du:dateUtc="2025-12-10T19:00:00Z"/>
        </w:trPr>
        <w:tc>
          <w:tcPr>
            <w:tcW w:w="10070" w:type="dxa"/>
            <w:shd w:val="clear" w:color="auto" w:fill="BFBFBF" w:themeFill="background1" w:themeFillShade="BF"/>
          </w:tcPr>
          <w:p w14:paraId="17BB94F6" w14:textId="77777777" w:rsidR="006C16BE" w:rsidRDefault="006C16BE" w:rsidP="007C3D79">
            <w:pPr>
              <w:pStyle w:val="BodyText"/>
              <w:ind w:left="0"/>
              <w:rPr>
                <w:ins w:id="4046" w:author="Jeff Pitzen" w:date="2025-12-10T14:00:00Z" w16du:dateUtc="2025-12-10T19:00:00Z"/>
              </w:rPr>
            </w:pPr>
            <w:ins w:id="4047" w:author="Jeff Pitzen" w:date="2025-12-10T14:00:00Z" w16du:dateUtc="2025-12-10T19:00:00Z">
              <w:r w:rsidRPr="00D06073">
                <w:t xml:space="preserve">SHELL: </w:t>
              </w:r>
              <w:r w:rsidRPr="00386E01">
                <w:t>Different syntax required per shell</w:t>
              </w:r>
            </w:ins>
          </w:p>
        </w:tc>
      </w:tr>
      <w:tr w:rsidR="006C16BE" w14:paraId="011394F9" w14:textId="77777777" w:rsidTr="007C3D79">
        <w:trPr>
          <w:trHeight w:val="2297"/>
          <w:ins w:id="4048" w:author="Jeff Pitzen" w:date="2025-12-10T14:00:00Z" w16du:dateUtc="2025-12-10T19:00:00Z"/>
        </w:trPr>
        <w:tc>
          <w:tcPr>
            <w:tcW w:w="10070" w:type="dxa"/>
          </w:tcPr>
          <w:p w14:paraId="61D4B73E" w14:textId="77777777" w:rsidR="006C16BE" w:rsidRPr="007C3D79" w:rsidRDefault="006C16BE" w:rsidP="007C3D79">
            <w:pPr>
              <w:pStyle w:val="BodyText"/>
              <w:ind w:left="0"/>
              <w:rPr>
                <w:ins w:id="4049" w:author="Jeff Pitzen" w:date="2025-12-10T14:00:00Z" w16du:dateUtc="2025-12-10T19:00:00Z"/>
                <w:b/>
                <w:bCs/>
              </w:rPr>
            </w:pPr>
            <w:ins w:id="4050" w:author="Jeff Pitzen" w:date="2025-12-10T14:00:00Z" w16du:dateUtc="2025-12-10T19:00:00Z">
              <w:r w:rsidRPr="007C3D79">
                <w:rPr>
                  <w:b/>
                  <w:bCs/>
                </w:rPr>
                <w:t>PowerShell</w:t>
              </w:r>
            </w:ins>
          </w:p>
          <w:p w14:paraId="0A9B94CE" w14:textId="77777777" w:rsidR="004612F9" w:rsidRDefault="004612F9" w:rsidP="004612F9">
            <w:pPr>
              <w:pStyle w:val="BodyText"/>
              <w:ind w:left="0"/>
              <w:rPr>
                <w:ins w:id="4051" w:author="Jeff Pitzen" w:date="2025-12-10T14:01:00Z" w16du:dateUtc="2025-12-10T19:01:00Z"/>
              </w:rPr>
            </w:pPr>
            <w:ins w:id="4052" w:author="Jeff Pitzen" w:date="2025-12-10T14:01:00Z" w16du:dateUtc="2025-12-10T19:01:00Z">
              <w:r>
                <w:t>kubectl create secret docker-registry docker-secret `</w:t>
              </w:r>
            </w:ins>
          </w:p>
          <w:p w14:paraId="0DA84F0C" w14:textId="77777777" w:rsidR="004612F9" w:rsidRDefault="004612F9" w:rsidP="004612F9">
            <w:pPr>
              <w:pStyle w:val="BodyText"/>
              <w:ind w:left="0"/>
              <w:rPr>
                <w:ins w:id="4053" w:author="Jeff Pitzen" w:date="2025-12-10T14:01:00Z" w16du:dateUtc="2025-12-10T19:01:00Z"/>
              </w:rPr>
            </w:pPr>
            <w:ins w:id="4054" w:author="Jeff Pitzen" w:date="2025-12-10T14:01:00Z" w16du:dateUtc="2025-12-10T19:01:00Z">
              <w:r>
                <w:t xml:space="preserve">  --docker-server=995553364920.dkr.ecr.us-west-1.amazonaws.com/uw1-zlps-ecr-01 `</w:t>
              </w:r>
            </w:ins>
          </w:p>
          <w:p w14:paraId="0CED3948" w14:textId="77777777" w:rsidR="004612F9" w:rsidRDefault="004612F9" w:rsidP="004612F9">
            <w:pPr>
              <w:pStyle w:val="BodyText"/>
              <w:ind w:left="0"/>
              <w:rPr>
                <w:ins w:id="4055" w:author="Jeff Pitzen" w:date="2025-12-10T14:01:00Z" w16du:dateUtc="2025-12-10T19:01:00Z"/>
              </w:rPr>
            </w:pPr>
            <w:ins w:id="4056" w:author="Jeff Pitzen" w:date="2025-12-10T14:01:00Z" w16du:dateUtc="2025-12-10T19:01:00Z">
              <w:r>
                <w:t xml:space="preserve">  --docker-username=AWS `</w:t>
              </w:r>
            </w:ins>
          </w:p>
          <w:p w14:paraId="03BB424C" w14:textId="77777777" w:rsidR="004612F9" w:rsidRDefault="004612F9" w:rsidP="004612F9">
            <w:pPr>
              <w:pStyle w:val="BodyText"/>
              <w:ind w:left="0"/>
              <w:rPr>
                <w:ins w:id="4057" w:author="Jeff Pitzen" w:date="2025-12-10T14:01:00Z" w16du:dateUtc="2025-12-10T19:01:00Z"/>
              </w:rPr>
            </w:pPr>
            <w:ins w:id="4058" w:author="Jeff Pitzen" w:date="2025-12-10T14:01:00Z" w16du:dateUtc="2025-12-10T19:01:00Z">
              <w:r>
                <w:t xml:space="preserve">  --docker-password="$(aws ecr get-login-password --region us-west-1)" `</w:t>
              </w:r>
            </w:ins>
          </w:p>
          <w:p w14:paraId="44AECDA2" w14:textId="41EB077F" w:rsidR="006C16BE" w:rsidRDefault="004612F9" w:rsidP="004612F9">
            <w:pPr>
              <w:pStyle w:val="BodyText"/>
              <w:ind w:left="0"/>
              <w:rPr>
                <w:ins w:id="4059" w:author="Jeff Pitzen" w:date="2025-12-10T14:00:00Z" w16du:dateUtc="2025-12-10T19:00:00Z"/>
              </w:rPr>
            </w:pPr>
            <w:ins w:id="4060" w:author="Jeff Pitzen" w:date="2025-12-10T14:01:00Z" w16du:dateUtc="2025-12-10T19:01:00Z">
              <w:r>
                <w:t xml:space="preserve">  --namespace default</w:t>
              </w:r>
            </w:ins>
          </w:p>
        </w:tc>
      </w:tr>
      <w:tr w:rsidR="006C16BE" w14:paraId="2BBE913A" w14:textId="77777777" w:rsidTr="007C3D79">
        <w:trPr>
          <w:trHeight w:val="2297"/>
          <w:ins w:id="4061" w:author="Jeff Pitzen" w:date="2025-12-10T14:00:00Z" w16du:dateUtc="2025-12-10T19:00:00Z"/>
        </w:trPr>
        <w:tc>
          <w:tcPr>
            <w:tcW w:w="10070" w:type="dxa"/>
          </w:tcPr>
          <w:p w14:paraId="6746D51E" w14:textId="77777777" w:rsidR="006C16BE" w:rsidRPr="007C3D79" w:rsidRDefault="006C16BE" w:rsidP="007C3D79">
            <w:pPr>
              <w:pStyle w:val="BodyText"/>
              <w:ind w:left="0"/>
              <w:rPr>
                <w:ins w:id="4062" w:author="Jeff Pitzen" w:date="2025-12-10T14:00:00Z" w16du:dateUtc="2025-12-10T19:00:00Z"/>
                <w:b/>
                <w:bCs/>
              </w:rPr>
            </w:pPr>
            <w:ins w:id="4063" w:author="Jeff Pitzen" w:date="2025-12-10T14:00:00Z" w16du:dateUtc="2025-12-10T19:00:00Z">
              <w:r w:rsidRPr="007C3D79">
                <w:rPr>
                  <w:b/>
                  <w:bCs/>
                </w:rPr>
                <w:t>Bash / Linux</w:t>
              </w:r>
            </w:ins>
          </w:p>
          <w:p w14:paraId="1D9320D2" w14:textId="77777777" w:rsidR="008B0A49" w:rsidRDefault="008B0A49" w:rsidP="008B0A49">
            <w:pPr>
              <w:pStyle w:val="BodyText"/>
              <w:ind w:left="0"/>
              <w:rPr>
                <w:ins w:id="4064" w:author="Jeff Pitzen" w:date="2025-12-10T14:02:00Z" w16du:dateUtc="2025-12-10T19:02:00Z"/>
              </w:rPr>
            </w:pPr>
            <w:ins w:id="4065" w:author="Jeff Pitzen" w:date="2025-12-10T14:02:00Z" w16du:dateUtc="2025-12-10T19:02:00Z">
              <w:r>
                <w:t>kubectl create secret docker-registry docker-secret \</w:t>
              </w:r>
            </w:ins>
          </w:p>
          <w:p w14:paraId="305EE40B" w14:textId="77777777" w:rsidR="008B0A49" w:rsidRDefault="008B0A49" w:rsidP="008B0A49">
            <w:pPr>
              <w:pStyle w:val="BodyText"/>
              <w:ind w:left="0"/>
              <w:rPr>
                <w:ins w:id="4066" w:author="Jeff Pitzen" w:date="2025-12-10T14:02:00Z" w16du:dateUtc="2025-12-10T19:02:00Z"/>
              </w:rPr>
            </w:pPr>
            <w:ins w:id="4067" w:author="Jeff Pitzen" w:date="2025-12-10T14:02:00Z" w16du:dateUtc="2025-12-10T19:02:00Z">
              <w:r>
                <w:t xml:space="preserve">  --docker-server=995553364920.dkr.ecr.us-west-1.amazonaws.com/uw1-zlps-ecr-01 \</w:t>
              </w:r>
            </w:ins>
          </w:p>
          <w:p w14:paraId="435F45F9" w14:textId="77777777" w:rsidR="008B0A49" w:rsidRDefault="008B0A49" w:rsidP="008B0A49">
            <w:pPr>
              <w:pStyle w:val="BodyText"/>
              <w:ind w:left="0"/>
              <w:rPr>
                <w:ins w:id="4068" w:author="Jeff Pitzen" w:date="2025-12-10T14:02:00Z" w16du:dateUtc="2025-12-10T19:02:00Z"/>
              </w:rPr>
            </w:pPr>
            <w:ins w:id="4069" w:author="Jeff Pitzen" w:date="2025-12-10T14:02:00Z" w16du:dateUtc="2025-12-10T19:02:00Z">
              <w:r>
                <w:t xml:space="preserve">  --docker-username=AWS \</w:t>
              </w:r>
            </w:ins>
          </w:p>
          <w:p w14:paraId="390C4257" w14:textId="77777777" w:rsidR="008B0A49" w:rsidRDefault="008B0A49" w:rsidP="008B0A49">
            <w:pPr>
              <w:pStyle w:val="BodyText"/>
              <w:ind w:left="0"/>
              <w:rPr>
                <w:ins w:id="4070" w:author="Jeff Pitzen" w:date="2025-12-10T14:02:00Z" w16du:dateUtc="2025-12-10T19:02:00Z"/>
              </w:rPr>
            </w:pPr>
            <w:ins w:id="4071" w:author="Jeff Pitzen" w:date="2025-12-10T14:02:00Z" w16du:dateUtc="2025-12-10T19:02:00Z">
              <w:r>
                <w:t xml:space="preserve">  --docker-password="$(aws ecr get-login-password --region us-west-1)" \</w:t>
              </w:r>
            </w:ins>
          </w:p>
          <w:p w14:paraId="47127FD3" w14:textId="2659D820" w:rsidR="006C16BE" w:rsidRDefault="008B0A49" w:rsidP="008B0A49">
            <w:pPr>
              <w:pStyle w:val="BodyText"/>
              <w:ind w:left="0"/>
              <w:rPr>
                <w:ins w:id="4072" w:author="Jeff Pitzen" w:date="2025-12-10T14:00:00Z" w16du:dateUtc="2025-12-10T19:00:00Z"/>
              </w:rPr>
            </w:pPr>
            <w:ins w:id="4073" w:author="Jeff Pitzen" w:date="2025-12-10T14:02:00Z" w16du:dateUtc="2025-12-10T19:02:00Z">
              <w:r>
                <w:t xml:space="preserve">  --namespace default</w:t>
              </w:r>
            </w:ins>
          </w:p>
        </w:tc>
      </w:tr>
      <w:tr w:rsidR="006C16BE" w14:paraId="2221C277" w14:textId="77777777" w:rsidTr="007C3D79">
        <w:trPr>
          <w:trHeight w:val="2297"/>
          <w:ins w:id="4074" w:author="Jeff Pitzen" w:date="2025-12-10T14:00:00Z" w16du:dateUtc="2025-12-10T19:00:00Z"/>
        </w:trPr>
        <w:tc>
          <w:tcPr>
            <w:tcW w:w="10070" w:type="dxa"/>
          </w:tcPr>
          <w:p w14:paraId="48D6342A" w14:textId="77777777" w:rsidR="006C16BE" w:rsidRPr="007A7129" w:rsidRDefault="006C16BE" w:rsidP="007C3D79">
            <w:pPr>
              <w:pStyle w:val="BodyText"/>
              <w:ind w:left="0"/>
              <w:rPr>
                <w:ins w:id="4075" w:author="Jeff Pitzen" w:date="2025-12-10T14:00:00Z" w16du:dateUtc="2025-12-10T19:00:00Z"/>
                <w:b/>
                <w:bCs/>
              </w:rPr>
            </w:pPr>
            <w:ins w:id="4076" w:author="Jeff Pitzen" w:date="2025-12-10T14:00:00Z" w16du:dateUtc="2025-12-10T19:00:00Z">
              <w:r w:rsidRPr="007A7129">
                <w:rPr>
                  <w:b/>
                  <w:bCs/>
                </w:rPr>
                <w:t>Windows CMD (two steps required)</w:t>
              </w:r>
            </w:ins>
          </w:p>
          <w:p w14:paraId="6763C948" w14:textId="69CE9976" w:rsidR="006C16BE" w:rsidRPr="007C3D79" w:rsidRDefault="006C16BE" w:rsidP="00D06E5E">
            <w:pPr>
              <w:pStyle w:val="BodyText"/>
              <w:numPr>
                <w:ilvl w:val="0"/>
                <w:numId w:val="43"/>
              </w:numPr>
              <w:rPr>
                <w:ins w:id="4077" w:author="Jeff Pitzen" w:date="2025-12-10T14:00:00Z" w16du:dateUtc="2025-12-10T19:00:00Z"/>
              </w:rPr>
              <w:pPrChange w:id="4078" w:author="Jeff Pitzen" w:date="2025-12-13T19:50:00Z" w16du:dateUtc="2025-12-14T00:50:00Z">
                <w:pPr>
                  <w:pStyle w:val="BodyText"/>
                  <w:ind w:left="0"/>
                </w:pPr>
              </w:pPrChange>
            </w:pPr>
            <w:ins w:id="4079" w:author="Jeff Pitzen" w:date="2025-12-10T14:00:00Z" w16du:dateUtc="2025-12-10T19:00:00Z">
              <w:r w:rsidRPr="007C3D79">
                <w:t>aws ecr get-login-password --region us-west-1 &gt; ecr-password.txt</w:t>
              </w:r>
            </w:ins>
            <w:ins w:id="4080" w:author="Jeff Pitzen" w:date="2025-12-13T19:50:00Z" w16du:dateUtc="2025-12-14T00:50:00Z">
              <w:r w:rsidR="0027147A">
                <w:t xml:space="preserve"> </w:t>
              </w:r>
            </w:ins>
            <w:ins w:id="4081" w:author="Jeff Pitzen" w:date="2025-12-10T14:00:00Z" w16du:dateUtc="2025-12-10T19:00:00Z">
              <w:r w:rsidRPr="007C3D79">
                <w:t>set /p ECR_PASSWORD=&lt;ecr-password.txt</w:t>
              </w:r>
            </w:ins>
          </w:p>
          <w:p w14:paraId="7A2DB102" w14:textId="5A7A32A9" w:rsidR="006C16BE" w:rsidRPr="007C3D79" w:rsidRDefault="006C16BE" w:rsidP="0027147A">
            <w:pPr>
              <w:pStyle w:val="BodyText"/>
              <w:numPr>
                <w:ilvl w:val="0"/>
                <w:numId w:val="43"/>
              </w:numPr>
              <w:rPr>
                <w:ins w:id="4082" w:author="Jeff Pitzen" w:date="2025-12-10T14:00:00Z" w16du:dateUtc="2025-12-10T19:00:00Z"/>
              </w:rPr>
              <w:pPrChange w:id="4083" w:author="Jeff Pitzen" w:date="2025-12-13T19:50:00Z" w16du:dateUtc="2025-12-14T00:50:00Z">
                <w:pPr>
                  <w:pStyle w:val="BodyText"/>
                  <w:ind w:left="0"/>
                </w:pPr>
              </w:pPrChange>
            </w:pPr>
            <w:ins w:id="4084" w:author="Jeff Pitzen" w:date="2025-12-10T14:00:00Z" w16du:dateUtc="2025-12-10T19:00:00Z">
              <w:r w:rsidRPr="007C3D79">
                <w:t xml:space="preserve">kubectl create secret docker-registry docker-secret --docker-server=995553364920.dkr.ecr.us-west-1.amazonaws.com/uw1-zlps-ecr-01 --docker-username=AWS --docker-password=%ECR_PASSWORD% --namespace </w:t>
              </w:r>
            </w:ins>
            <w:ins w:id="4085" w:author="Jeff Pitzen" w:date="2025-12-10T14:02:00Z" w16du:dateUtc="2025-12-10T19:02:00Z">
              <w:r w:rsidR="008B0A49">
                <w:t>default</w:t>
              </w:r>
            </w:ins>
          </w:p>
          <w:p w14:paraId="45ECA278" w14:textId="77777777" w:rsidR="006C16BE" w:rsidRPr="007A7129" w:rsidRDefault="006C16BE" w:rsidP="0027147A">
            <w:pPr>
              <w:pStyle w:val="BodyText"/>
              <w:numPr>
                <w:ilvl w:val="0"/>
                <w:numId w:val="43"/>
              </w:numPr>
              <w:rPr>
                <w:ins w:id="4086" w:author="Jeff Pitzen" w:date="2025-12-10T14:00:00Z" w16du:dateUtc="2025-12-10T19:00:00Z"/>
                <w:b/>
                <w:bCs/>
              </w:rPr>
              <w:pPrChange w:id="4087" w:author="Jeff Pitzen" w:date="2025-12-13T19:50:00Z" w16du:dateUtc="2025-12-14T00:50:00Z">
                <w:pPr>
                  <w:pStyle w:val="BodyText"/>
                  <w:ind w:left="0"/>
                </w:pPr>
              </w:pPrChange>
            </w:pPr>
            <w:ins w:id="4088" w:author="Jeff Pitzen" w:date="2025-12-10T14:00:00Z" w16du:dateUtc="2025-12-10T19:00:00Z">
              <w:r w:rsidRPr="007C3D79">
                <w:t>del ecr-password.txt</w:t>
              </w:r>
            </w:ins>
          </w:p>
        </w:tc>
      </w:tr>
      <w:tr w:rsidR="006C16BE" w14:paraId="4C782B66" w14:textId="77777777" w:rsidTr="007C3D79">
        <w:trPr>
          <w:trHeight w:val="3440"/>
          <w:ins w:id="4089" w:author="Jeff Pitzen" w:date="2025-12-10T14:00:00Z" w16du:dateUtc="2025-12-10T19:00:00Z"/>
        </w:trPr>
        <w:tc>
          <w:tcPr>
            <w:tcW w:w="10070" w:type="dxa"/>
          </w:tcPr>
          <w:p w14:paraId="4971729C" w14:textId="77777777" w:rsidR="00901A51" w:rsidRPr="00901A51" w:rsidRDefault="00901A51" w:rsidP="00901A51">
            <w:pPr>
              <w:pStyle w:val="BodyText"/>
              <w:ind w:left="0"/>
              <w:rPr>
                <w:ins w:id="4090" w:author="Jeff Pitzen" w:date="2025-12-10T14:03:00Z" w16du:dateUtc="2025-12-10T19:03:00Z"/>
                <w:b/>
                <w:bCs/>
                <w:sz w:val="14"/>
                <w:szCs w:val="16"/>
              </w:rPr>
            </w:pPr>
            <w:ins w:id="4091" w:author="Jeff Pitzen" w:date="2025-12-10T14:03:00Z" w16du:dateUtc="2025-12-10T19:03:00Z">
              <w:r w:rsidRPr="00901A51">
                <w:rPr>
                  <w:b/>
                  <w:bCs/>
                  <w:sz w:val="14"/>
                  <w:szCs w:val="16"/>
                </w:rPr>
                <w:t>EXPLANATION:</w:t>
              </w:r>
            </w:ins>
          </w:p>
          <w:p w14:paraId="2046A2CA" w14:textId="2615B715" w:rsidR="00901A51" w:rsidRPr="00901A51" w:rsidRDefault="00901A51" w:rsidP="00901A51">
            <w:pPr>
              <w:pStyle w:val="BodyText"/>
              <w:numPr>
                <w:ilvl w:val="0"/>
                <w:numId w:val="40"/>
              </w:numPr>
              <w:rPr>
                <w:ins w:id="4092" w:author="Jeff Pitzen" w:date="2025-12-10T14:03:00Z" w16du:dateUtc="2025-12-10T19:03:00Z"/>
                <w:sz w:val="14"/>
                <w:szCs w:val="16"/>
                <w:rPrChange w:id="4093" w:author="Jeff Pitzen" w:date="2025-12-10T14:03:00Z" w16du:dateUtc="2025-12-10T19:03:00Z">
                  <w:rPr>
                    <w:ins w:id="4094" w:author="Jeff Pitzen" w:date="2025-12-10T14:03:00Z" w16du:dateUtc="2025-12-10T19:03:00Z"/>
                    <w:b/>
                    <w:bCs/>
                    <w:sz w:val="14"/>
                    <w:szCs w:val="16"/>
                  </w:rPr>
                </w:rPrChange>
              </w:rPr>
              <w:pPrChange w:id="4095" w:author="Jeff Pitzen" w:date="2025-12-10T14:03:00Z" w16du:dateUtc="2025-12-10T19:03:00Z">
                <w:pPr>
                  <w:pStyle w:val="BodyText"/>
                  <w:ind w:left="0"/>
                </w:pPr>
              </w:pPrChange>
            </w:pPr>
            <w:ins w:id="4096" w:author="Jeff Pitzen" w:date="2025-12-10T14:03:00Z" w16du:dateUtc="2025-12-10T19:03:00Z">
              <w:r w:rsidRPr="00901A51">
                <w:rPr>
                  <w:sz w:val="14"/>
                  <w:szCs w:val="16"/>
                  <w:rPrChange w:id="4097" w:author="Jeff Pitzen" w:date="2025-12-10T14:03:00Z" w16du:dateUtc="2025-12-10T19:03:00Z">
                    <w:rPr>
                      <w:b/>
                      <w:bCs/>
                      <w:sz w:val="14"/>
                      <w:szCs w:val="16"/>
                    </w:rPr>
                  </w:rPrChange>
                </w:rPr>
                <w:t>Creates the same docker-registry secret but in the `default` namespace</w:t>
              </w:r>
            </w:ins>
          </w:p>
          <w:p w14:paraId="50DFEA3C" w14:textId="2FCD2F17" w:rsidR="00901A51" w:rsidRPr="00901A51" w:rsidRDefault="00901A51" w:rsidP="00901A51">
            <w:pPr>
              <w:pStyle w:val="BodyText"/>
              <w:numPr>
                <w:ilvl w:val="0"/>
                <w:numId w:val="40"/>
              </w:numPr>
              <w:rPr>
                <w:ins w:id="4098" w:author="Jeff Pitzen" w:date="2025-12-10T14:03:00Z" w16du:dateUtc="2025-12-10T19:03:00Z"/>
                <w:sz w:val="14"/>
                <w:szCs w:val="16"/>
                <w:rPrChange w:id="4099" w:author="Jeff Pitzen" w:date="2025-12-10T14:03:00Z" w16du:dateUtc="2025-12-10T19:03:00Z">
                  <w:rPr>
                    <w:ins w:id="4100" w:author="Jeff Pitzen" w:date="2025-12-10T14:03:00Z" w16du:dateUtc="2025-12-10T19:03:00Z"/>
                    <w:b/>
                    <w:bCs/>
                    <w:sz w:val="14"/>
                    <w:szCs w:val="16"/>
                  </w:rPr>
                </w:rPrChange>
              </w:rPr>
              <w:pPrChange w:id="4101" w:author="Jeff Pitzen" w:date="2025-12-10T14:03:00Z" w16du:dateUtc="2025-12-10T19:03:00Z">
                <w:pPr>
                  <w:pStyle w:val="BodyText"/>
                  <w:ind w:left="0"/>
                </w:pPr>
              </w:pPrChange>
            </w:pPr>
            <w:ins w:id="4102" w:author="Jeff Pitzen" w:date="2025-12-10T14:03:00Z" w16du:dateUtc="2025-12-10T19:03:00Z">
              <w:r w:rsidRPr="00901A51">
                <w:rPr>
                  <w:sz w:val="14"/>
                  <w:szCs w:val="16"/>
                  <w:rPrChange w:id="4103" w:author="Jeff Pitzen" w:date="2025-12-10T14:03:00Z" w16du:dateUtc="2025-12-10T19:03:00Z">
                    <w:rPr>
                      <w:b/>
                      <w:bCs/>
                      <w:sz w:val="14"/>
                      <w:szCs w:val="16"/>
                    </w:rPr>
                  </w:rPrChange>
                </w:rPr>
                <w:t>The `default` namespace is where all ZL application pods run (zlui, zlserver, zltika, zlzookeeper)</w:t>
              </w:r>
            </w:ins>
          </w:p>
          <w:p w14:paraId="3929EB3F" w14:textId="53415824" w:rsidR="00901A51" w:rsidRPr="00901A51" w:rsidRDefault="00901A51" w:rsidP="00901A51">
            <w:pPr>
              <w:pStyle w:val="BodyText"/>
              <w:numPr>
                <w:ilvl w:val="0"/>
                <w:numId w:val="40"/>
              </w:numPr>
              <w:rPr>
                <w:ins w:id="4104" w:author="Jeff Pitzen" w:date="2025-12-10T14:03:00Z" w16du:dateUtc="2025-12-10T19:03:00Z"/>
                <w:sz w:val="14"/>
                <w:szCs w:val="16"/>
                <w:rPrChange w:id="4105" w:author="Jeff Pitzen" w:date="2025-12-10T14:03:00Z" w16du:dateUtc="2025-12-10T19:03:00Z">
                  <w:rPr>
                    <w:ins w:id="4106" w:author="Jeff Pitzen" w:date="2025-12-10T14:03:00Z" w16du:dateUtc="2025-12-10T19:03:00Z"/>
                    <w:b/>
                    <w:bCs/>
                    <w:sz w:val="14"/>
                    <w:szCs w:val="16"/>
                  </w:rPr>
                </w:rPrChange>
              </w:rPr>
              <w:pPrChange w:id="4107" w:author="Jeff Pitzen" w:date="2025-12-10T14:03:00Z" w16du:dateUtc="2025-12-10T19:03:00Z">
                <w:pPr>
                  <w:pStyle w:val="BodyText"/>
                  <w:ind w:left="0"/>
                </w:pPr>
              </w:pPrChange>
            </w:pPr>
            <w:ins w:id="4108" w:author="Jeff Pitzen" w:date="2025-12-10T14:03:00Z" w16du:dateUtc="2025-12-10T19:03:00Z">
              <w:r w:rsidRPr="00901A51">
                <w:rPr>
                  <w:sz w:val="14"/>
                  <w:szCs w:val="16"/>
                  <w:rPrChange w:id="4109" w:author="Jeff Pitzen" w:date="2025-12-10T14:03:00Z" w16du:dateUtc="2025-12-10T19:03:00Z">
                    <w:rPr>
                      <w:b/>
                      <w:bCs/>
                      <w:sz w:val="14"/>
                      <w:szCs w:val="16"/>
                    </w:rPr>
                  </w:rPrChange>
                </w:rPr>
                <w:t>Secrets are namespace-</w:t>
              </w:r>
              <w:proofErr w:type="gramStart"/>
              <w:r w:rsidRPr="00901A51">
                <w:rPr>
                  <w:sz w:val="14"/>
                  <w:szCs w:val="16"/>
                  <w:rPrChange w:id="4110" w:author="Jeff Pitzen" w:date="2025-12-10T14:03:00Z" w16du:dateUtc="2025-12-10T19:03:00Z">
                    <w:rPr>
                      <w:b/>
                      <w:bCs/>
                      <w:sz w:val="14"/>
                      <w:szCs w:val="16"/>
                    </w:rPr>
                  </w:rPrChange>
                </w:rPr>
                <w:t>scoped</w:t>
              </w:r>
              <w:proofErr w:type="gramEnd"/>
              <w:r w:rsidRPr="00901A51">
                <w:rPr>
                  <w:sz w:val="14"/>
                  <w:szCs w:val="16"/>
                  <w:rPrChange w:id="4111" w:author="Jeff Pitzen" w:date="2025-12-10T14:03:00Z" w16du:dateUtc="2025-12-10T19:03:00Z">
                    <w:rPr>
                      <w:b/>
                      <w:bCs/>
                      <w:sz w:val="14"/>
                      <w:szCs w:val="16"/>
                    </w:rPr>
                  </w:rPrChange>
                </w:rPr>
                <w:t>, so you need one in each namespace that pulls images</w:t>
              </w:r>
            </w:ins>
          </w:p>
          <w:p w14:paraId="1832957F" w14:textId="5D475162" w:rsidR="00901A51" w:rsidRPr="00901A51" w:rsidRDefault="00901A51" w:rsidP="00901A51">
            <w:pPr>
              <w:pStyle w:val="BodyText"/>
              <w:numPr>
                <w:ilvl w:val="0"/>
                <w:numId w:val="40"/>
              </w:numPr>
              <w:rPr>
                <w:ins w:id="4112" w:author="Jeff Pitzen" w:date="2025-12-10T14:03:00Z" w16du:dateUtc="2025-12-10T19:03:00Z"/>
                <w:sz w:val="14"/>
                <w:szCs w:val="16"/>
                <w:rPrChange w:id="4113" w:author="Jeff Pitzen" w:date="2025-12-10T14:03:00Z" w16du:dateUtc="2025-12-10T19:03:00Z">
                  <w:rPr>
                    <w:ins w:id="4114" w:author="Jeff Pitzen" w:date="2025-12-10T14:03:00Z" w16du:dateUtc="2025-12-10T19:03:00Z"/>
                    <w:b/>
                    <w:bCs/>
                    <w:sz w:val="14"/>
                    <w:szCs w:val="16"/>
                  </w:rPr>
                </w:rPrChange>
              </w:rPr>
              <w:pPrChange w:id="4115" w:author="Jeff Pitzen" w:date="2025-12-10T14:03:00Z" w16du:dateUtc="2025-12-10T19:03:00Z">
                <w:pPr>
                  <w:pStyle w:val="BodyText"/>
                  <w:ind w:left="0"/>
                </w:pPr>
              </w:pPrChange>
            </w:pPr>
            <w:proofErr w:type="gramStart"/>
            <w:ins w:id="4116" w:author="Jeff Pitzen" w:date="2025-12-10T14:03:00Z" w16du:dateUtc="2025-12-10T19:03:00Z">
              <w:r w:rsidRPr="00901A51">
                <w:rPr>
                  <w:sz w:val="14"/>
                  <w:szCs w:val="16"/>
                  <w:rPrChange w:id="4117" w:author="Jeff Pitzen" w:date="2025-12-10T14:03:00Z" w16du:dateUtc="2025-12-10T19:03:00Z">
                    <w:rPr>
                      <w:b/>
                      <w:bCs/>
                      <w:sz w:val="14"/>
                      <w:szCs w:val="16"/>
                    </w:rPr>
                  </w:rPrChange>
                </w:rPr>
                <w:t>Uses</w:t>
              </w:r>
              <w:proofErr w:type="gramEnd"/>
              <w:r w:rsidRPr="00901A51">
                <w:rPr>
                  <w:sz w:val="14"/>
                  <w:szCs w:val="16"/>
                  <w:rPrChange w:id="4118" w:author="Jeff Pitzen" w:date="2025-12-10T14:03:00Z" w16du:dateUtc="2025-12-10T19:03:00Z">
                    <w:rPr>
                      <w:b/>
                      <w:bCs/>
                      <w:sz w:val="14"/>
                      <w:szCs w:val="16"/>
                    </w:rPr>
                  </w:rPrChange>
                </w:rPr>
                <w:t xml:space="preserve"> the same 12-hour token as the kube-system secret</w:t>
              </w:r>
            </w:ins>
          </w:p>
          <w:p w14:paraId="679DF928" w14:textId="77777777" w:rsidR="00901A51" w:rsidRPr="00901A51" w:rsidRDefault="00901A51" w:rsidP="00901A51">
            <w:pPr>
              <w:pStyle w:val="BodyText"/>
              <w:ind w:left="0"/>
              <w:rPr>
                <w:ins w:id="4119" w:author="Jeff Pitzen" w:date="2025-12-10T14:03:00Z" w16du:dateUtc="2025-12-10T19:03:00Z"/>
                <w:sz w:val="14"/>
                <w:szCs w:val="16"/>
                <w:rPrChange w:id="4120" w:author="Jeff Pitzen" w:date="2025-12-10T14:03:00Z" w16du:dateUtc="2025-12-10T19:03:00Z">
                  <w:rPr>
                    <w:ins w:id="4121" w:author="Jeff Pitzen" w:date="2025-12-10T14:03:00Z" w16du:dateUtc="2025-12-10T19:03:00Z"/>
                    <w:b/>
                    <w:bCs/>
                    <w:sz w:val="14"/>
                    <w:szCs w:val="16"/>
                  </w:rPr>
                </w:rPrChange>
              </w:rPr>
            </w:pPr>
          </w:p>
          <w:p w14:paraId="326C736F" w14:textId="77777777" w:rsidR="00901A51" w:rsidRPr="00901A51" w:rsidRDefault="00901A51" w:rsidP="00901A51">
            <w:pPr>
              <w:pStyle w:val="BodyText"/>
              <w:ind w:left="0"/>
              <w:rPr>
                <w:ins w:id="4122" w:author="Jeff Pitzen" w:date="2025-12-10T14:03:00Z" w16du:dateUtc="2025-12-10T19:03:00Z"/>
                <w:sz w:val="14"/>
                <w:szCs w:val="16"/>
                <w:rPrChange w:id="4123" w:author="Jeff Pitzen" w:date="2025-12-10T14:03:00Z" w16du:dateUtc="2025-12-10T19:03:00Z">
                  <w:rPr>
                    <w:ins w:id="4124" w:author="Jeff Pitzen" w:date="2025-12-10T14:03:00Z" w16du:dateUtc="2025-12-10T19:03:00Z"/>
                    <w:b/>
                    <w:bCs/>
                    <w:sz w:val="14"/>
                    <w:szCs w:val="16"/>
                  </w:rPr>
                </w:rPrChange>
              </w:rPr>
            </w:pPr>
            <w:ins w:id="4125" w:author="Jeff Pitzen" w:date="2025-12-10T14:03:00Z" w16du:dateUtc="2025-12-10T19:03:00Z">
              <w:r w:rsidRPr="00901A51">
                <w:rPr>
                  <w:sz w:val="14"/>
                  <w:szCs w:val="16"/>
                  <w:rPrChange w:id="4126" w:author="Jeff Pitzen" w:date="2025-12-10T14:03:00Z" w16du:dateUtc="2025-12-10T19:03:00Z">
                    <w:rPr>
                      <w:b/>
                      <w:bCs/>
                      <w:sz w:val="14"/>
                      <w:szCs w:val="16"/>
                    </w:rPr>
                  </w:rPrChange>
                </w:rPr>
                <w:t>WHY IT'S NEEDED:</w:t>
              </w:r>
            </w:ins>
          </w:p>
          <w:p w14:paraId="25912654" w14:textId="03DAB7E2" w:rsidR="006C16BE" w:rsidRPr="00901A51" w:rsidRDefault="004029EF" w:rsidP="00B61849">
            <w:pPr>
              <w:pStyle w:val="BodyText"/>
              <w:keepNext/>
              <w:ind w:left="0"/>
              <w:rPr>
                <w:ins w:id="4127" w:author="Jeff Pitzen" w:date="2025-12-10T14:00:00Z" w16du:dateUtc="2025-12-10T19:00:00Z"/>
                <w:sz w:val="14"/>
                <w:szCs w:val="16"/>
              </w:rPr>
            </w:pPr>
            <w:ins w:id="4128" w:author="Jeff Pitzen" w:date="2025-12-10T14:00:00Z" w16du:dateUtc="2025-12-10T19:00:00Z">
              <w:r w:rsidRPr="00901A51">
                <w:rPr>
                  <w:noProof/>
                  <w:sz w:val="18"/>
                  <w:szCs w:val="20"/>
                </w:rPr>
                <mc:AlternateContent>
                  <mc:Choice Requires="wps">
                    <w:drawing>
                      <wp:anchor distT="0" distB="0" distL="114300" distR="114300" simplePos="0" relativeHeight="251700224" behindDoc="0" locked="0" layoutInCell="1" allowOverlap="1" wp14:anchorId="3925BB73" wp14:editId="4344DD0C">
                        <wp:simplePos x="0" y="0"/>
                        <wp:positionH relativeFrom="column">
                          <wp:posOffset>-31115</wp:posOffset>
                        </wp:positionH>
                        <wp:positionV relativeFrom="paragraph">
                          <wp:posOffset>309410</wp:posOffset>
                        </wp:positionV>
                        <wp:extent cx="6198870" cy="361315"/>
                        <wp:effectExtent l="0" t="0" r="11430" b="19685"/>
                        <wp:wrapNone/>
                        <wp:docPr id="24933762" name="Rectangle 10"/>
                        <wp:cNvGraphicFramePr/>
                        <a:graphic xmlns:a="http://schemas.openxmlformats.org/drawingml/2006/main">
                          <a:graphicData uri="http://schemas.microsoft.com/office/word/2010/wordprocessingShape">
                            <wps:wsp>
                              <wps:cNvSpPr/>
                              <wps:spPr>
                                <a:xfrm>
                                  <a:off x="0" y="0"/>
                                  <a:ext cx="6198870" cy="361315"/>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C0F4AE9" w14:textId="0E033401" w:rsidR="006C16BE" w:rsidRPr="007C3D79" w:rsidRDefault="00E039E3" w:rsidP="006C16BE">
                                    <w:pPr>
                                      <w:pStyle w:val="BodyText"/>
                                      <w:ind w:left="0"/>
                                      <w:rPr>
                                        <w:color w:val="000000" w:themeColor="text1"/>
                                        <w:sz w:val="16"/>
                                        <w:szCs w:val="16"/>
                                      </w:rPr>
                                    </w:pPr>
                                    <w:ins w:id="4129" w:author="Jeff Pitzen" w:date="2025-12-13T17:03:00Z" w16du:dateUtc="2025-12-13T22:03:00Z">
                                      <w:r w:rsidRPr="00E039E3">
                                        <w:rPr>
                                          <w:b/>
                                          <w:bCs/>
                                          <w:sz w:val="14"/>
                                          <w:szCs w:val="16"/>
                                          <w:rPrChange w:id="4130" w:author="Jeff Pitzen" w:date="2025-12-13T17:03:00Z" w16du:dateUtc="2025-12-13T22:03:00Z">
                                            <w:rPr>
                                              <w:sz w:val="14"/>
                                              <w:szCs w:val="16"/>
                                            </w:rPr>
                                          </w:rPrChange>
                                        </w:rPr>
                                        <w:t xml:space="preserve">YAML FILE </w:t>
                                      </w:r>
                                    </w:ins>
                                    <w:ins w:id="4131" w:author="Jeff Pitzen" w:date="2025-12-13T19:50:00Z" w16du:dateUtc="2025-12-14T00:50:00Z">
                                      <w:r w:rsidR="00E0638C">
                                        <w:rPr>
                                          <w:b/>
                                          <w:bCs/>
                                          <w:sz w:val="14"/>
                                          <w:szCs w:val="16"/>
                                        </w:rPr>
                                        <w:t>ENTRY</w:t>
                                      </w:r>
                                    </w:ins>
                                    <w:ins w:id="4132" w:author="Jeff Pitzen" w:date="2025-12-13T17:03:00Z" w16du:dateUtc="2025-12-13T22:03:00Z">
                                      <w:r w:rsidRPr="00E039E3">
                                        <w:rPr>
                                          <w:b/>
                                          <w:bCs/>
                                          <w:sz w:val="14"/>
                                          <w:szCs w:val="16"/>
                                          <w:rPrChange w:id="4133" w:author="Jeff Pitzen" w:date="2025-12-13T17:03:00Z" w16du:dateUtc="2025-12-13T22:03:00Z">
                                            <w:rPr>
                                              <w:sz w:val="14"/>
                                              <w:szCs w:val="16"/>
                                            </w:rPr>
                                          </w:rPrChange>
                                        </w:rPr>
                                        <w:t>:</w:t>
                                      </w:r>
                                    </w:ins>
                                    <w:ins w:id="4134" w:author="Jeff Pitzen" w:date="2025-12-13T17:04:00Z" w16du:dateUtc="2025-12-13T22:04:00Z">
                                      <w:r>
                                        <w:rPr>
                                          <w:sz w:val="14"/>
                                          <w:szCs w:val="16"/>
                                        </w:rPr>
                                        <w:t xml:space="preserve"> </w:t>
                                      </w:r>
                                    </w:ins>
                                    <w:r w:rsidR="006C16BE" w:rsidRPr="007C3D79">
                                      <w:rPr>
                                        <w:sz w:val="14"/>
                                        <w:szCs w:val="16"/>
                                      </w:rPr>
                                      <w:t>imagePullSecrets:</w:t>
                                    </w:r>
                                    <w:r w:rsidR="006C16BE">
                                      <w:rPr>
                                        <w:sz w:val="14"/>
                                        <w:szCs w:val="16"/>
                                      </w:rPr>
                                      <w:t xml:space="preserve"> </w:t>
                                    </w:r>
                                    <w:r w:rsidR="006C16BE" w:rsidRPr="007C3D79">
                                      <w:rPr>
                                        <w:rFonts w:hint="eastAsia"/>
                                        <w:sz w:val="14"/>
                                        <w:szCs w:val="16"/>
                                      </w:rPr>
                                      <w:t xml:space="preserve">name: docker-secret    # </w:t>
                                    </w:r>
                                    <w:r w:rsidR="006C16BE" w:rsidRPr="007C3D79">
                                      <w:rPr>
                                        <w:rFonts w:hint="eastAsia"/>
                                        <w:sz w:val="14"/>
                                        <w:szCs w:val="16"/>
                                      </w:rPr>
                                      <w:t>←</w:t>
                                    </w:r>
                                    <w:r w:rsidR="006C16BE" w:rsidRPr="007C3D79">
                                      <w:rPr>
                                        <w:rFonts w:hint="eastAsia"/>
                                        <w:sz w:val="14"/>
                                        <w:szCs w:val="16"/>
                                      </w:rPr>
                                      <w:t xml:space="preserve"> This references the secret created here</w:t>
                                    </w:r>
                                    <w:r w:rsidR="006C16BE" w:rsidRPr="007C3D79" w:rsidDel="005F1B97">
                                      <w:rPr>
                                        <w:color w:val="000000" w:themeColor="text1"/>
                                        <w:sz w:val="14"/>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5BB73" id="_x0000_s1035" style="position:absolute;margin-left:-2.45pt;margin-top:24.35pt;width:488.1pt;height:28.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" fillcolor="#b8cce4 [1300]" strokecolor="#0a121c [484]" strokeweight="2pt">
                        <v:fill color2="#b8cce4 [1300]" rotate="t" colors="0 #687687;.5 #98abc3;1 #b5cce8" focus="100%" type="gradient"/>
                        <v:textbox>
                          <w:txbxContent>
                            <w:p w14:paraId="0C0F4AE9" w14:textId="0E033401" w:rsidR="006C16BE" w:rsidRPr="007C3D79" w:rsidRDefault="00E039E3" w:rsidP="006C16BE">
                              <w:pPr>
                                <w:pStyle w:val="BodyText"/>
                                <w:ind w:left="0"/>
                                <w:rPr>
                                  <w:color w:val="000000" w:themeColor="text1"/>
                                  <w:sz w:val="16"/>
                                  <w:szCs w:val="16"/>
                                </w:rPr>
                              </w:pPr>
                              <w:ins w:id="4135" w:author="Jeff Pitzen" w:date="2025-12-13T17:03:00Z" w16du:dateUtc="2025-12-13T22:03:00Z">
                                <w:r w:rsidRPr="00E039E3">
                                  <w:rPr>
                                    <w:b/>
                                    <w:bCs/>
                                    <w:sz w:val="14"/>
                                    <w:szCs w:val="16"/>
                                    <w:rPrChange w:id="4136" w:author="Jeff Pitzen" w:date="2025-12-13T17:03:00Z" w16du:dateUtc="2025-12-13T22:03:00Z">
                                      <w:rPr>
                                        <w:sz w:val="14"/>
                                        <w:szCs w:val="16"/>
                                      </w:rPr>
                                    </w:rPrChange>
                                  </w:rPr>
                                  <w:t xml:space="preserve">YAML FILE </w:t>
                                </w:r>
                              </w:ins>
                              <w:ins w:id="4137" w:author="Jeff Pitzen" w:date="2025-12-13T19:50:00Z" w16du:dateUtc="2025-12-14T00:50:00Z">
                                <w:r w:rsidR="00E0638C">
                                  <w:rPr>
                                    <w:b/>
                                    <w:bCs/>
                                    <w:sz w:val="14"/>
                                    <w:szCs w:val="16"/>
                                  </w:rPr>
                                  <w:t>ENTRY</w:t>
                                </w:r>
                              </w:ins>
                              <w:ins w:id="4138" w:author="Jeff Pitzen" w:date="2025-12-13T17:03:00Z" w16du:dateUtc="2025-12-13T22:03:00Z">
                                <w:r w:rsidRPr="00E039E3">
                                  <w:rPr>
                                    <w:b/>
                                    <w:bCs/>
                                    <w:sz w:val="14"/>
                                    <w:szCs w:val="16"/>
                                    <w:rPrChange w:id="4139" w:author="Jeff Pitzen" w:date="2025-12-13T17:03:00Z" w16du:dateUtc="2025-12-13T22:03:00Z">
                                      <w:rPr>
                                        <w:sz w:val="14"/>
                                        <w:szCs w:val="16"/>
                                      </w:rPr>
                                    </w:rPrChange>
                                  </w:rPr>
                                  <w:t>:</w:t>
                                </w:r>
                              </w:ins>
                              <w:ins w:id="4140" w:author="Jeff Pitzen" w:date="2025-12-13T17:04:00Z" w16du:dateUtc="2025-12-13T22:04:00Z">
                                <w:r>
                                  <w:rPr>
                                    <w:sz w:val="14"/>
                                    <w:szCs w:val="16"/>
                                  </w:rPr>
                                  <w:t xml:space="preserve"> </w:t>
                                </w:r>
                              </w:ins>
                              <w:r w:rsidR="006C16BE" w:rsidRPr="007C3D79">
                                <w:rPr>
                                  <w:sz w:val="14"/>
                                  <w:szCs w:val="16"/>
                                </w:rPr>
                                <w:t>imagePullSecrets:</w:t>
                              </w:r>
                              <w:r w:rsidR="006C16BE">
                                <w:rPr>
                                  <w:sz w:val="14"/>
                                  <w:szCs w:val="16"/>
                                </w:rPr>
                                <w:t xml:space="preserve"> </w:t>
                              </w:r>
                              <w:r w:rsidR="006C16BE" w:rsidRPr="007C3D79">
                                <w:rPr>
                                  <w:rFonts w:hint="eastAsia"/>
                                  <w:sz w:val="14"/>
                                  <w:szCs w:val="16"/>
                                </w:rPr>
                                <w:t xml:space="preserve">name: docker-secret    # </w:t>
                              </w:r>
                              <w:r w:rsidR="006C16BE" w:rsidRPr="007C3D79">
                                <w:rPr>
                                  <w:rFonts w:hint="eastAsia"/>
                                  <w:sz w:val="14"/>
                                  <w:szCs w:val="16"/>
                                </w:rPr>
                                <w:t>←</w:t>
                              </w:r>
                              <w:r w:rsidR="006C16BE" w:rsidRPr="007C3D79">
                                <w:rPr>
                                  <w:rFonts w:hint="eastAsia"/>
                                  <w:sz w:val="14"/>
                                  <w:szCs w:val="16"/>
                                </w:rPr>
                                <w:t xml:space="preserve"> This references the secret created here</w:t>
                              </w:r>
                              <w:r w:rsidR="006C16BE" w:rsidRPr="007C3D79" w:rsidDel="005F1B97">
                                <w:rPr>
                                  <w:color w:val="000000" w:themeColor="text1"/>
                                  <w:sz w:val="14"/>
                                  <w:szCs w:val="16"/>
                                </w:rPr>
                                <w:t xml:space="preserve"> </w:t>
                              </w:r>
                            </w:p>
                          </w:txbxContent>
                        </v:textbox>
                      </v:rect>
                    </w:pict>
                  </mc:Fallback>
                </mc:AlternateContent>
              </w:r>
            </w:ins>
            <w:ins w:id="4141" w:author="Jeff Pitzen" w:date="2025-12-10T14:03:00Z" w16du:dateUtc="2025-12-10T19:03:00Z">
              <w:r w:rsidR="00901A51">
                <w:rPr>
                  <w:sz w:val="14"/>
                  <w:szCs w:val="16"/>
                </w:rPr>
                <w:t>The</w:t>
              </w:r>
              <w:r w:rsidR="00901A51" w:rsidRPr="00901A51">
                <w:rPr>
                  <w:sz w:val="14"/>
                  <w:szCs w:val="16"/>
                  <w:rPrChange w:id="4142" w:author="Jeff Pitzen" w:date="2025-12-10T14:03:00Z" w16du:dateUtc="2025-12-10T19:03:00Z">
                    <w:rPr>
                      <w:b/>
                      <w:bCs/>
                      <w:sz w:val="14"/>
                      <w:szCs w:val="16"/>
                    </w:rPr>
                  </w:rPrChange>
                </w:rPr>
                <w:t xml:space="preserve"> application deployments (STEP 35-37) run in the `default` namespace and need</w:t>
              </w:r>
              <w:r>
                <w:rPr>
                  <w:sz w:val="14"/>
                  <w:szCs w:val="16"/>
                </w:rPr>
                <w:t xml:space="preserve"> </w:t>
              </w:r>
              <w:r w:rsidR="00901A51" w:rsidRPr="00901A51">
                <w:rPr>
                  <w:sz w:val="14"/>
                  <w:szCs w:val="16"/>
                  <w:rPrChange w:id="4143" w:author="Jeff Pitzen" w:date="2025-12-10T14:03:00Z" w16du:dateUtc="2025-12-10T19:03:00Z">
                    <w:rPr>
                      <w:b/>
                      <w:bCs/>
                      <w:sz w:val="14"/>
                      <w:szCs w:val="16"/>
                    </w:rPr>
                  </w:rPrChange>
                </w:rPr>
                <w:t>credentials to pull images. Without this secret, pods will fail with "ImagePullBackOff":</w:t>
              </w:r>
            </w:ins>
            <w:ins w:id="4144" w:author="Jeff Pitzen" w:date="2025-12-10T14:00:00Z" w16du:dateUtc="2025-12-10T19:00:00Z">
              <w:r w:rsidR="006C16BE" w:rsidRPr="00901A51">
                <w:rPr>
                  <w:sz w:val="14"/>
                  <w:szCs w:val="16"/>
                </w:rPr>
                <w:t xml:space="preserve">    </w:t>
              </w:r>
            </w:ins>
          </w:p>
        </w:tc>
      </w:tr>
    </w:tbl>
    <w:p w14:paraId="3FB07402" w14:textId="6BF99C3D" w:rsidR="007C71CC" w:rsidRDefault="00B61849" w:rsidP="00B61849">
      <w:pPr>
        <w:pStyle w:val="Caption"/>
        <w:rPr>
          <w:ins w:id="4145" w:author="Jeff Pitzen" w:date="2025-12-10T18:34:00Z" w16du:dateUtc="2025-12-10T23:34:00Z"/>
        </w:rPr>
      </w:pPr>
      <w:ins w:id="4146" w:author="Jeff Pitzen" w:date="2025-12-10T18:33:00Z" w16du:dateUtc="2025-12-10T23:33:00Z">
        <w:r>
          <w:t xml:space="preserve">Table </w:t>
        </w:r>
        <w:r>
          <w:fldChar w:fldCharType="begin"/>
        </w:r>
        <w:r>
          <w:instrText xml:space="preserve"> SEQ Table \* ARABIC </w:instrText>
        </w:r>
      </w:ins>
      <w:r>
        <w:fldChar w:fldCharType="separate"/>
      </w:r>
      <w:ins w:id="4147" w:author="Jeff Pitzen" w:date="2025-12-13T13:41:00Z" w16du:dateUtc="2025-12-13T18:41:00Z">
        <w:r w:rsidR="009859FA">
          <w:rPr>
            <w:noProof/>
          </w:rPr>
          <w:t>12</w:t>
        </w:r>
      </w:ins>
      <w:ins w:id="4148" w:author="Jeff Pitzen" w:date="2025-12-10T18:33:00Z" w16du:dateUtc="2025-12-10T23:33:00Z">
        <w:r>
          <w:fldChar w:fldCharType="end"/>
        </w:r>
        <w:r>
          <w:t>: create ecr pull secret in default namespace</w:t>
        </w:r>
      </w:ins>
    </w:p>
    <w:p w14:paraId="60B1F60B" w14:textId="77777777" w:rsidR="00B61849" w:rsidRDefault="00B61849" w:rsidP="00B61849">
      <w:pPr>
        <w:rPr>
          <w:ins w:id="4149" w:author="Jeff Pitzen" w:date="2025-12-10T18:34:00Z" w16du:dateUtc="2025-12-10T23:34:00Z"/>
        </w:rPr>
      </w:pPr>
    </w:p>
    <w:p w14:paraId="61C1738C" w14:textId="17523089" w:rsidR="00B61849" w:rsidRDefault="00B61849" w:rsidP="00B61849">
      <w:pPr>
        <w:pStyle w:val="Heading1"/>
        <w:pageBreakBefore w:val="0"/>
        <w:rPr>
          <w:ins w:id="4150" w:author="Jeff Pitzen" w:date="2025-12-10T18:34:00Z" w16du:dateUtc="2025-12-10T23:34:00Z"/>
        </w:rPr>
      </w:pPr>
      <w:bookmarkStart w:id="4151" w:name="_Toc216514983"/>
      <w:ins w:id="4152" w:author="Jeff Pitzen" w:date="2025-12-10T18:34:00Z" w16du:dateUtc="2025-12-10T23:34:00Z">
        <w:r w:rsidRPr="00B61849">
          <w:t>PHASE 3: EBS CSI DRIVER INSTALLATION</w:t>
        </w:r>
        <w:bookmarkEnd w:id="4151"/>
      </w:ins>
    </w:p>
    <w:p w14:paraId="471CBDAD" w14:textId="779FBEFF" w:rsidR="00B61849" w:rsidRDefault="00B61849" w:rsidP="00B61849">
      <w:pPr>
        <w:pStyle w:val="Heading2"/>
        <w:rPr>
          <w:ins w:id="4153" w:author="Jeff Pitzen" w:date="2025-12-10T18:35:00Z" w16du:dateUtc="2025-12-10T23:35:00Z"/>
        </w:rPr>
      </w:pPr>
      <w:bookmarkStart w:id="4154" w:name="_Toc216514984"/>
      <w:ins w:id="4155" w:author="Jeff Pitzen" w:date="2025-12-10T18:35:00Z" w16du:dateUtc="2025-12-10T23:35:00Z">
        <w:r w:rsidRPr="00B61849">
          <w:t>STEP 12: Create EBS CSI Driver IAM Policy</w:t>
        </w:r>
        <w:bookmarkEnd w:id="4154"/>
      </w:ins>
    </w:p>
    <w:p w14:paraId="2EC2B1B3" w14:textId="0AC97171" w:rsidR="00B61849" w:rsidRDefault="005A503A" w:rsidP="00A6578F">
      <w:pPr>
        <w:pStyle w:val="BodyText"/>
        <w:rPr>
          <w:ins w:id="4156" w:author="Jeff Pitzen" w:date="2025-12-13T13:22:00Z" w16du:dateUtc="2025-12-13T18:22:00Z"/>
        </w:rPr>
      </w:pPr>
      <w:ins w:id="4157" w:author="Jeff Pitzen" w:date="2025-12-13T13:22:00Z" w16du:dateUtc="2025-12-13T18:22:00Z">
        <w:r w:rsidRPr="005A503A">
          <w:t>PURPOSE: Creates a managed Kubernetes cluster with a node group</w:t>
        </w:r>
      </w:ins>
    </w:p>
    <w:tbl>
      <w:tblPr>
        <w:tblStyle w:val="TableGrid"/>
        <w:tblW w:w="0" w:type="auto"/>
        <w:tblInd w:w="720" w:type="dxa"/>
        <w:tblLook w:val="04A0" w:firstRow="1" w:lastRow="0" w:firstColumn="1" w:lastColumn="0" w:noHBand="0" w:noVBand="1"/>
      </w:tblPr>
      <w:tblGrid>
        <w:gridCol w:w="10070"/>
        <w:tblGridChange w:id="4158">
          <w:tblGrid>
            <w:gridCol w:w="10070"/>
          </w:tblGrid>
        </w:tblGridChange>
      </w:tblGrid>
      <w:tr w:rsidR="005A503A" w14:paraId="6A0360B9" w14:textId="77777777" w:rsidTr="007C3D79">
        <w:trPr>
          <w:ins w:id="4159" w:author="Jeff Pitzen" w:date="2025-12-13T13:22:00Z" w16du:dateUtc="2025-12-13T18:22:00Z"/>
        </w:trPr>
        <w:tc>
          <w:tcPr>
            <w:tcW w:w="10070" w:type="dxa"/>
            <w:shd w:val="clear" w:color="auto" w:fill="BFBFBF" w:themeFill="background1" w:themeFillShade="BF"/>
          </w:tcPr>
          <w:p w14:paraId="5873B569" w14:textId="77566FF0" w:rsidR="005A503A" w:rsidRDefault="005A503A" w:rsidP="007C3D79">
            <w:pPr>
              <w:pStyle w:val="BodyText"/>
              <w:ind w:left="0"/>
              <w:rPr>
                <w:ins w:id="4160" w:author="Jeff Pitzen" w:date="2025-12-13T13:22:00Z" w16du:dateUtc="2025-12-13T18:22:00Z"/>
              </w:rPr>
            </w:pPr>
            <w:ins w:id="4161" w:author="Jeff Pitzen" w:date="2025-12-13T13:22:00Z" w16du:dateUtc="2025-12-13T18:22:00Z">
              <w:r w:rsidRPr="00D06073">
                <w:t xml:space="preserve">SHELL: </w:t>
              </w:r>
            </w:ins>
            <w:ins w:id="4162" w:author="Jeff Pitzen" w:date="2025-12-13T13:28:00Z" w16du:dateUtc="2025-12-13T18:28:00Z">
              <w:r w:rsidR="00711E7D" w:rsidRPr="00711E7D">
                <w:t>All shells (PowerShell, Bash, CMD)</w:t>
              </w:r>
            </w:ins>
          </w:p>
        </w:tc>
      </w:tr>
      <w:tr w:rsidR="005A503A" w14:paraId="0C03E416" w14:textId="77777777" w:rsidTr="00926D61">
        <w:tblPrEx>
          <w:tblW w:w="0" w:type="auto"/>
          <w:tblInd w:w="720" w:type="dxa"/>
          <w:tblPrExChange w:id="4163" w:author="Jeff Pitzen" w:date="2025-12-13T13:29:00Z" w16du:dateUtc="2025-12-13T18:29:00Z">
            <w:tblPrEx>
              <w:tblW w:w="0" w:type="auto"/>
              <w:tblInd w:w="720" w:type="dxa"/>
            </w:tblPrEx>
          </w:tblPrExChange>
        </w:tblPrEx>
        <w:trPr>
          <w:trHeight w:val="1136"/>
          <w:ins w:id="4164" w:author="Jeff Pitzen" w:date="2025-12-13T13:22:00Z" w16du:dateUtc="2025-12-13T18:22:00Z"/>
          <w:trPrChange w:id="4165" w:author="Jeff Pitzen" w:date="2025-12-13T13:29:00Z" w16du:dateUtc="2025-12-13T18:29:00Z">
            <w:trPr>
              <w:trHeight w:val="2297"/>
            </w:trPr>
          </w:trPrChange>
        </w:trPr>
        <w:tc>
          <w:tcPr>
            <w:tcW w:w="10070" w:type="dxa"/>
            <w:tcPrChange w:id="4166" w:author="Jeff Pitzen" w:date="2025-12-13T13:29:00Z" w16du:dateUtc="2025-12-13T18:29:00Z">
              <w:tcPr>
                <w:tcW w:w="10070" w:type="dxa"/>
              </w:tcPr>
            </w:tcPrChange>
          </w:tcPr>
          <w:p w14:paraId="5A8711D1" w14:textId="77777777" w:rsidR="00926D61" w:rsidRPr="00926D61" w:rsidRDefault="00926D61" w:rsidP="00926D61">
            <w:pPr>
              <w:pStyle w:val="BodyText"/>
              <w:ind w:left="0"/>
              <w:rPr>
                <w:ins w:id="4167" w:author="Jeff Pitzen" w:date="2025-12-13T13:28:00Z" w16du:dateUtc="2025-12-13T18:28:00Z"/>
                <w:b/>
                <w:bCs/>
              </w:rPr>
            </w:pPr>
            <w:ins w:id="4168" w:author="Jeff Pitzen" w:date="2025-12-13T13:28:00Z" w16du:dateUtc="2025-12-13T18:28:00Z">
              <w:r w:rsidRPr="00926D61">
                <w:rPr>
                  <w:b/>
                  <w:bCs/>
                </w:rPr>
                <w:t># All Shells</w:t>
              </w:r>
            </w:ins>
          </w:p>
          <w:p w14:paraId="3E48DAEF" w14:textId="0AC35F5D" w:rsidR="005A503A" w:rsidRPr="00926D61" w:rsidRDefault="00926D61" w:rsidP="00926D61">
            <w:pPr>
              <w:pStyle w:val="BodyText"/>
              <w:ind w:left="0"/>
              <w:rPr>
                <w:ins w:id="4169" w:author="Jeff Pitzen" w:date="2025-12-13T13:22:00Z" w16du:dateUtc="2025-12-13T18:22:00Z"/>
              </w:rPr>
            </w:pPr>
            <w:ins w:id="4170" w:author="Jeff Pitzen" w:date="2025-12-13T13:28:00Z" w16du:dateUtc="2025-12-13T18:28:00Z">
              <w:r w:rsidRPr="00926D61">
                <w:rPr>
                  <w:rPrChange w:id="4171" w:author="Jeff Pitzen" w:date="2025-12-13T13:29:00Z" w16du:dateUtc="2025-12-13T18:29:00Z">
                    <w:rPr>
                      <w:b/>
                      <w:bCs/>
                    </w:rPr>
                  </w:rPrChange>
                </w:rPr>
                <w:t>aws iam create-policy --policy-name AmazonEBSCSIDriverPolicy --policy-document file://Amazon_EBS_CSI_Driver_Policy.json</w:t>
              </w:r>
            </w:ins>
          </w:p>
        </w:tc>
      </w:tr>
      <w:tr w:rsidR="005A503A" w14:paraId="1D699CBE" w14:textId="77777777" w:rsidTr="008C253B">
        <w:tblPrEx>
          <w:tblW w:w="0" w:type="auto"/>
          <w:tblInd w:w="720" w:type="dxa"/>
          <w:tblPrExChange w:id="4172" w:author="Jeff Pitzen" w:date="2025-12-13T13:30:00Z" w16du:dateUtc="2025-12-13T18:30:00Z">
            <w:tblPrEx>
              <w:tblW w:w="0" w:type="auto"/>
              <w:tblInd w:w="720" w:type="dxa"/>
            </w:tblPrEx>
          </w:tblPrExChange>
        </w:tblPrEx>
        <w:trPr>
          <w:trHeight w:val="1244"/>
          <w:ins w:id="4173" w:author="Jeff Pitzen" w:date="2025-12-13T13:22:00Z" w16du:dateUtc="2025-12-13T18:22:00Z"/>
          <w:trPrChange w:id="4174" w:author="Jeff Pitzen" w:date="2025-12-13T13:30:00Z" w16du:dateUtc="2025-12-13T18:30:00Z">
            <w:trPr>
              <w:trHeight w:val="2297"/>
            </w:trPr>
          </w:trPrChange>
        </w:trPr>
        <w:tc>
          <w:tcPr>
            <w:tcW w:w="10070" w:type="dxa"/>
            <w:tcPrChange w:id="4175" w:author="Jeff Pitzen" w:date="2025-12-13T13:30:00Z" w16du:dateUtc="2025-12-13T18:30:00Z">
              <w:tcPr>
                <w:tcW w:w="10070" w:type="dxa"/>
              </w:tcPr>
            </w:tcPrChange>
          </w:tcPr>
          <w:p w14:paraId="30D60424" w14:textId="7DEB2625" w:rsidR="005A503A" w:rsidRDefault="00926D61" w:rsidP="009056BA">
            <w:pPr>
              <w:pStyle w:val="BodyText"/>
              <w:ind w:left="0"/>
              <w:rPr>
                <w:ins w:id="4176" w:author="Jeff Pitzen" w:date="2025-12-13T13:22:00Z" w16du:dateUtc="2025-12-13T18:22:00Z"/>
              </w:rPr>
            </w:pPr>
            <w:ins w:id="4177" w:author="Jeff Pitzen" w:date="2025-12-13T13:29:00Z" w16du:dateUtc="2025-12-13T18:29:00Z">
              <w:r w:rsidRPr="00901A51">
                <w:rPr>
                  <w:noProof/>
                  <w:sz w:val="18"/>
                  <w:szCs w:val="20"/>
                </w:rPr>
                <mc:AlternateContent>
                  <mc:Choice Requires="wps">
                    <w:drawing>
                      <wp:anchor distT="0" distB="0" distL="114300" distR="114300" simplePos="0" relativeHeight="251704320" behindDoc="0" locked="0" layoutInCell="1" allowOverlap="1" wp14:anchorId="412349C2" wp14:editId="011EF773">
                        <wp:simplePos x="0" y="0"/>
                        <wp:positionH relativeFrom="column">
                          <wp:posOffset>26035</wp:posOffset>
                        </wp:positionH>
                        <wp:positionV relativeFrom="paragraph">
                          <wp:posOffset>208503</wp:posOffset>
                        </wp:positionV>
                        <wp:extent cx="6198870" cy="361315"/>
                        <wp:effectExtent l="0" t="0" r="11430" b="19685"/>
                        <wp:wrapNone/>
                        <wp:docPr id="1561875579" name="Rectangle 10"/>
                        <wp:cNvGraphicFramePr/>
                        <a:graphic xmlns:a="http://schemas.openxmlformats.org/drawingml/2006/main">
                          <a:graphicData uri="http://schemas.microsoft.com/office/word/2010/wordprocessingShape">
                            <wps:wsp>
                              <wps:cNvSpPr/>
                              <wps:spPr>
                                <a:xfrm>
                                  <a:off x="0" y="0"/>
                                  <a:ext cx="6198870" cy="361315"/>
                                </a:xfrm>
                                <a:prstGeom prst="rect">
                                  <a:avLst/>
                                </a:prstGeom>
                                <a:gradFill flip="none" rotWithShape="1">
                                  <a:gsLst>
                                    <a:gs pos="0">
                                      <a:srgbClr val="4F81BD">
                                        <a:lumMod val="40000"/>
                                        <a:lumOff val="60000"/>
                                        <a:shade val="30000"/>
                                        <a:satMod val="115000"/>
                                      </a:srgbClr>
                                    </a:gs>
                                    <a:gs pos="50000">
                                      <a:srgbClr val="4F81BD">
                                        <a:lumMod val="40000"/>
                                        <a:lumOff val="60000"/>
                                        <a:shade val="67500"/>
                                        <a:satMod val="115000"/>
                                      </a:srgbClr>
                                    </a:gs>
                                    <a:gs pos="100000">
                                      <a:srgbClr val="4F81BD">
                                        <a:lumMod val="40000"/>
                                        <a:lumOff val="60000"/>
                                        <a:shade val="100000"/>
                                        <a:satMod val="115000"/>
                                      </a:srgbClr>
                                    </a:gs>
                                  </a:gsLst>
                                  <a:lin ang="5400000" scaled="1"/>
                                  <a:tileRect/>
                                </a:gradFill>
                                <a:ln w="25400" cap="flat" cmpd="sng" algn="ctr">
                                  <a:solidFill>
                                    <a:srgbClr val="4F81BD">
                                      <a:shade val="15000"/>
                                    </a:srgbClr>
                                  </a:solidFill>
                                  <a:prstDash val="solid"/>
                                </a:ln>
                                <a:effectLst/>
                              </wps:spPr>
                              <wps:txbx>
                                <w:txbxContent>
                                  <w:p w14:paraId="6C045985" w14:textId="1589C64B" w:rsidR="00926D61" w:rsidRPr="007C3D79" w:rsidRDefault="008C253B" w:rsidP="00926D61">
                                    <w:pPr>
                                      <w:pStyle w:val="BodyText"/>
                                      <w:ind w:left="0"/>
                                      <w:rPr>
                                        <w:color w:val="000000" w:themeColor="text1"/>
                                        <w:sz w:val="16"/>
                                        <w:szCs w:val="16"/>
                                      </w:rPr>
                                    </w:pPr>
                                    <w:ins w:id="4178" w:author="Jeff Pitzen" w:date="2025-12-13T13:29:00Z" w16du:dateUtc="2025-12-13T18:29:00Z">
                                      <w:r w:rsidRPr="008C1752">
                                        <w:rPr>
                                          <w:b/>
                                          <w:bCs/>
                                          <w:sz w:val="14"/>
                                          <w:szCs w:val="16"/>
                                          <w:rPrChange w:id="4179" w:author="Jeff Pitzen" w:date="2025-12-13T17:02:00Z" w16du:dateUtc="2025-12-13T22:02:00Z">
                                            <w:rPr>
                                              <w:sz w:val="14"/>
                                              <w:szCs w:val="16"/>
                                            </w:rPr>
                                          </w:rPrChange>
                                        </w:rPr>
                                        <w:t>OUTPUT</w:t>
                                      </w:r>
                                    </w:ins>
                                    <w:ins w:id="4180" w:author="Jeff Pitzen" w:date="2025-12-13T17:03:00Z" w16du:dateUtc="2025-12-13T22:03:00Z">
                                      <w:r w:rsidR="008C1752" w:rsidRPr="008C1752">
                                        <w:rPr>
                                          <w:b/>
                                          <w:bCs/>
                                          <w:sz w:val="14"/>
                                          <w:szCs w:val="16"/>
                                          <w:rPrChange w:id="4181" w:author="Jeff Pitzen" w:date="2025-12-13T17:03:00Z" w16du:dateUtc="2025-12-13T22:03:00Z">
                                            <w:rPr>
                                              <w:sz w:val="14"/>
                                              <w:szCs w:val="16"/>
                                            </w:rPr>
                                          </w:rPrChange>
                                        </w:rPr>
                                        <w:t>:</w:t>
                                      </w:r>
                                    </w:ins>
                                    <w:ins w:id="4182" w:author="Jeff Pitzen" w:date="2025-12-13T13:29:00Z" w16du:dateUtc="2025-12-13T18:29:00Z">
                                      <w:r w:rsidRPr="008C253B">
                                        <w:rPr>
                                          <w:sz w:val="14"/>
                                          <w:szCs w:val="16"/>
                                        </w:rPr>
                                        <w:t xml:space="preserve"> ARN: </w:t>
                                      </w:r>
                                      <w:proofErr w:type="gramStart"/>
                                      <w:r w:rsidRPr="008C253B">
                                        <w:rPr>
                                          <w:sz w:val="14"/>
                                          <w:szCs w:val="16"/>
                                        </w:rPr>
                                        <w:t>arn:aws</w:t>
                                      </w:r>
                                      <w:proofErr w:type="gramEnd"/>
                                      <w:r w:rsidRPr="008C253B">
                                        <w:rPr>
                                          <w:sz w:val="14"/>
                                          <w:szCs w:val="16"/>
                                        </w:rPr>
                                        <w:t>:</w:t>
                                      </w:r>
                                      <w:proofErr w:type="gramStart"/>
                                      <w:r w:rsidRPr="008C253B">
                                        <w:rPr>
                                          <w:sz w:val="14"/>
                                          <w:szCs w:val="16"/>
                                        </w:rPr>
                                        <w:t>iam::995553364920:policy</w:t>
                                      </w:r>
                                      <w:proofErr w:type="gramEnd"/>
                                      <w:r w:rsidRPr="008C253B">
                                        <w:rPr>
                                          <w:sz w:val="14"/>
                                          <w:szCs w:val="16"/>
                                        </w:rPr>
                                        <w:t>/AmazonEBSCSIDriverPolicy</w:t>
                                      </w:r>
                                    </w:ins>
                                    <w:del w:id="4183" w:author="Jeff Pitzen" w:date="2025-12-13T13:29:00Z" w16du:dateUtc="2025-12-13T18:29:00Z">
                                      <w:r w:rsidR="00926D61" w:rsidRPr="007C3D79" w:rsidDel="008C253B">
                                        <w:rPr>
                                          <w:sz w:val="14"/>
                                          <w:szCs w:val="16"/>
                                        </w:rPr>
                                        <w:delText>imagePullSecrets:</w:delText>
                                      </w:r>
                                      <w:r w:rsidR="00926D61" w:rsidDel="008C253B">
                                        <w:rPr>
                                          <w:sz w:val="14"/>
                                          <w:szCs w:val="16"/>
                                        </w:rPr>
                                        <w:delText xml:space="preserve"> </w:delText>
                                      </w:r>
                                      <w:r w:rsidR="00926D61" w:rsidRPr="007C3D79" w:rsidDel="008C253B">
                                        <w:rPr>
                                          <w:rFonts w:hint="eastAsia"/>
                                          <w:sz w:val="14"/>
                                          <w:szCs w:val="16"/>
                                        </w:rPr>
                                        <w:delText xml:space="preserve">name: docker-secret    # </w:delText>
                                      </w:r>
                                      <w:r w:rsidR="00926D61" w:rsidRPr="007C3D79" w:rsidDel="008C253B">
                                        <w:rPr>
                                          <w:rFonts w:hint="eastAsia"/>
                                          <w:sz w:val="14"/>
                                          <w:szCs w:val="16"/>
                                        </w:rPr>
                                        <w:delText>←</w:delText>
                                      </w:r>
                                      <w:r w:rsidR="00926D61" w:rsidRPr="007C3D79" w:rsidDel="008C253B">
                                        <w:rPr>
                                          <w:rFonts w:hint="eastAsia"/>
                                          <w:sz w:val="14"/>
                                          <w:szCs w:val="16"/>
                                        </w:rPr>
                                        <w:delText xml:space="preserve"> This references the secret created here</w:delText>
                                      </w:r>
                                      <w:r w:rsidR="00926D61" w:rsidRPr="007C3D79" w:rsidDel="008C253B">
                                        <w:rPr>
                                          <w:color w:val="000000" w:themeColor="text1"/>
                                          <w:sz w:val="14"/>
                                          <w:szCs w:val="16"/>
                                        </w:rPr>
                                        <w:delText xml:space="preserve"> </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349C2" id="_x0000_s1036" style="position:absolute;margin-left:2.05pt;margin-top:16.4pt;width:488.1pt;height:28.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" fillcolor="#687687" strokecolor="#1c334e" strokeweight="2pt">
                        <v:fill color2="#b5cce8" rotate="t" colors="0 #687687;.5 #98abc3;1 #b5cce8" focus="100%" type="gradient"/>
                        <v:textbox>
                          <w:txbxContent>
                            <w:p w14:paraId="6C045985" w14:textId="1589C64B" w:rsidR="00926D61" w:rsidRPr="007C3D79" w:rsidRDefault="008C253B" w:rsidP="00926D61">
                              <w:pPr>
                                <w:pStyle w:val="BodyText"/>
                                <w:ind w:left="0"/>
                                <w:rPr>
                                  <w:color w:val="000000" w:themeColor="text1"/>
                                  <w:sz w:val="16"/>
                                  <w:szCs w:val="16"/>
                                </w:rPr>
                              </w:pPr>
                              <w:ins w:id="4184" w:author="Jeff Pitzen" w:date="2025-12-13T13:29:00Z" w16du:dateUtc="2025-12-13T18:29:00Z">
                                <w:r w:rsidRPr="008C1752">
                                  <w:rPr>
                                    <w:b/>
                                    <w:bCs/>
                                    <w:sz w:val="14"/>
                                    <w:szCs w:val="16"/>
                                    <w:rPrChange w:id="4185" w:author="Jeff Pitzen" w:date="2025-12-13T17:02:00Z" w16du:dateUtc="2025-12-13T22:02:00Z">
                                      <w:rPr>
                                        <w:sz w:val="14"/>
                                        <w:szCs w:val="16"/>
                                      </w:rPr>
                                    </w:rPrChange>
                                  </w:rPr>
                                  <w:t>OUTPUT</w:t>
                                </w:r>
                              </w:ins>
                              <w:ins w:id="4186" w:author="Jeff Pitzen" w:date="2025-12-13T17:03:00Z" w16du:dateUtc="2025-12-13T22:03:00Z">
                                <w:r w:rsidR="008C1752" w:rsidRPr="008C1752">
                                  <w:rPr>
                                    <w:b/>
                                    <w:bCs/>
                                    <w:sz w:val="14"/>
                                    <w:szCs w:val="16"/>
                                    <w:rPrChange w:id="4187" w:author="Jeff Pitzen" w:date="2025-12-13T17:03:00Z" w16du:dateUtc="2025-12-13T22:03:00Z">
                                      <w:rPr>
                                        <w:sz w:val="14"/>
                                        <w:szCs w:val="16"/>
                                      </w:rPr>
                                    </w:rPrChange>
                                  </w:rPr>
                                  <w:t>:</w:t>
                                </w:r>
                              </w:ins>
                              <w:ins w:id="4188" w:author="Jeff Pitzen" w:date="2025-12-13T13:29:00Z" w16du:dateUtc="2025-12-13T18:29:00Z">
                                <w:r w:rsidRPr="008C253B">
                                  <w:rPr>
                                    <w:sz w:val="14"/>
                                    <w:szCs w:val="16"/>
                                  </w:rPr>
                                  <w:t xml:space="preserve"> ARN: </w:t>
                                </w:r>
                                <w:proofErr w:type="gramStart"/>
                                <w:r w:rsidRPr="008C253B">
                                  <w:rPr>
                                    <w:sz w:val="14"/>
                                    <w:szCs w:val="16"/>
                                  </w:rPr>
                                  <w:t>arn:aws</w:t>
                                </w:r>
                                <w:proofErr w:type="gramEnd"/>
                                <w:r w:rsidRPr="008C253B">
                                  <w:rPr>
                                    <w:sz w:val="14"/>
                                    <w:szCs w:val="16"/>
                                  </w:rPr>
                                  <w:t>:</w:t>
                                </w:r>
                                <w:proofErr w:type="gramStart"/>
                                <w:r w:rsidRPr="008C253B">
                                  <w:rPr>
                                    <w:sz w:val="14"/>
                                    <w:szCs w:val="16"/>
                                  </w:rPr>
                                  <w:t>iam::995553364920:policy</w:t>
                                </w:r>
                                <w:proofErr w:type="gramEnd"/>
                                <w:r w:rsidRPr="008C253B">
                                  <w:rPr>
                                    <w:sz w:val="14"/>
                                    <w:szCs w:val="16"/>
                                  </w:rPr>
                                  <w:t>/AmazonEBSCSIDriverPolicy</w:t>
                                </w:r>
                              </w:ins>
                              <w:del w:id="4189" w:author="Jeff Pitzen" w:date="2025-12-13T13:29:00Z" w16du:dateUtc="2025-12-13T18:29:00Z">
                                <w:r w:rsidR="00926D61" w:rsidRPr="007C3D79" w:rsidDel="008C253B">
                                  <w:rPr>
                                    <w:sz w:val="14"/>
                                    <w:szCs w:val="16"/>
                                  </w:rPr>
                                  <w:delText>imagePullSecrets:</w:delText>
                                </w:r>
                                <w:r w:rsidR="00926D61" w:rsidDel="008C253B">
                                  <w:rPr>
                                    <w:sz w:val="14"/>
                                    <w:szCs w:val="16"/>
                                  </w:rPr>
                                  <w:delText xml:space="preserve"> </w:delText>
                                </w:r>
                                <w:r w:rsidR="00926D61" w:rsidRPr="007C3D79" w:rsidDel="008C253B">
                                  <w:rPr>
                                    <w:rFonts w:hint="eastAsia"/>
                                    <w:sz w:val="14"/>
                                    <w:szCs w:val="16"/>
                                  </w:rPr>
                                  <w:delText xml:space="preserve">name: docker-secret    # </w:delText>
                                </w:r>
                                <w:r w:rsidR="00926D61" w:rsidRPr="007C3D79" w:rsidDel="008C253B">
                                  <w:rPr>
                                    <w:rFonts w:hint="eastAsia"/>
                                    <w:sz w:val="14"/>
                                    <w:szCs w:val="16"/>
                                  </w:rPr>
                                  <w:delText>←</w:delText>
                                </w:r>
                                <w:r w:rsidR="00926D61" w:rsidRPr="007C3D79" w:rsidDel="008C253B">
                                  <w:rPr>
                                    <w:rFonts w:hint="eastAsia"/>
                                    <w:sz w:val="14"/>
                                    <w:szCs w:val="16"/>
                                  </w:rPr>
                                  <w:delText xml:space="preserve"> This references the secret created here</w:delText>
                                </w:r>
                                <w:r w:rsidR="00926D61" w:rsidRPr="007C3D79" w:rsidDel="008C253B">
                                  <w:rPr>
                                    <w:color w:val="000000" w:themeColor="text1"/>
                                    <w:sz w:val="14"/>
                                    <w:szCs w:val="16"/>
                                  </w:rPr>
                                  <w:delText xml:space="preserve"> </w:delText>
                                </w:r>
                              </w:del>
                            </w:p>
                          </w:txbxContent>
                        </v:textbox>
                      </v:rect>
                    </w:pict>
                  </mc:Fallback>
                </mc:AlternateContent>
              </w:r>
            </w:ins>
          </w:p>
        </w:tc>
      </w:tr>
      <w:tr w:rsidR="005A503A" w14:paraId="71BC7237" w14:textId="77777777" w:rsidTr="002117B7">
        <w:tblPrEx>
          <w:tblW w:w="0" w:type="auto"/>
          <w:tblInd w:w="720" w:type="dxa"/>
          <w:tblPrExChange w:id="4190" w:author="Jeff Pitzen" w:date="2025-12-13T13:30:00Z" w16du:dateUtc="2025-12-13T18:30:00Z">
            <w:tblPrEx>
              <w:tblW w:w="0" w:type="auto"/>
              <w:tblInd w:w="720" w:type="dxa"/>
            </w:tblPrEx>
          </w:tblPrExChange>
        </w:tblPrEx>
        <w:trPr>
          <w:trHeight w:val="7013"/>
          <w:ins w:id="4191" w:author="Jeff Pitzen" w:date="2025-12-13T13:22:00Z" w16du:dateUtc="2025-12-13T18:22:00Z"/>
          <w:trPrChange w:id="4192" w:author="Jeff Pitzen" w:date="2025-12-13T13:30:00Z" w16du:dateUtc="2025-12-13T18:30:00Z">
            <w:trPr>
              <w:trHeight w:val="3440"/>
            </w:trPr>
          </w:trPrChange>
        </w:trPr>
        <w:tc>
          <w:tcPr>
            <w:tcW w:w="10070" w:type="dxa"/>
            <w:tcPrChange w:id="4193" w:author="Jeff Pitzen" w:date="2025-12-13T13:30:00Z" w16du:dateUtc="2025-12-13T18:30:00Z">
              <w:tcPr>
                <w:tcW w:w="10070" w:type="dxa"/>
              </w:tcPr>
            </w:tcPrChange>
          </w:tcPr>
          <w:p w14:paraId="54F2B373" w14:textId="3D76D060" w:rsidR="00877AB2" w:rsidRPr="005C510B" w:rsidRDefault="005C510B" w:rsidP="00877AB2">
            <w:pPr>
              <w:pStyle w:val="BodyText"/>
              <w:ind w:left="0"/>
              <w:rPr>
                <w:ins w:id="4194" w:author="Jeff Pitzen" w:date="2025-12-13T13:31:00Z" w16du:dateUtc="2025-12-13T18:31:00Z"/>
                <w:b/>
                <w:bCs/>
                <w:sz w:val="14"/>
                <w:szCs w:val="16"/>
              </w:rPr>
            </w:pPr>
            <w:ins w:id="4195" w:author="Jeff Pitzen" w:date="2025-12-13T13:31:00Z" w16du:dateUtc="2025-12-13T18:31:00Z">
              <w:r w:rsidRPr="005C510B">
                <w:rPr>
                  <w:b/>
                  <w:bCs/>
                  <w:sz w:val="14"/>
                  <w:szCs w:val="16"/>
                  <w:rPrChange w:id="4196" w:author="Jeff Pitzen" w:date="2025-12-13T13:31:00Z" w16du:dateUtc="2025-12-13T18:31:00Z">
                    <w:rPr>
                      <w:sz w:val="14"/>
                      <w:szCs w:val="16"/>
                    </w:rPr>
                  </w:rPrChange>
                </w:rPr>
                <w:t>Explanation</w:t>
              </w:r>
              <w:r w:rsidR="00877AB2" w:rsidRPr="005C510B">
                <w:rPr>
                  <w:b/>
                  <w:bCs/>
                  <w:sz w:val="14"/>
                  <w:szCs w:val="16"/>
                </w:rPr>
                <w:t>:</w:t>
              </w:r>
            </w:ins>
          </w:p>
          <w:p w14:paraId="7DDB2D8C" w14:textId="77777777" w:rsidR="00877AB2" w:rsidRPr="00877AB2" w:rsidRDefault="00877AB2" w:rsidP="00877AB2">
            <w:pPr>
              <w:pStyle w:val="BodyText"/>
              <w:ind w:left="0"/>
              <w:rPr>
                <w:ins w:id="4197" w:author="Jeff Pitzen" w:date="2025-12-13T13:31:00Z" w16du:dateUtc="2025-12-13T18:31:00Z"/>
                <w:sz w:val="14"/>
                <w:szCs w:val="16"/>
                <w:rPrChange w:id="4198" w:author="Jeff Pitzen" w:date="2025-12-13T13:31:00Z" w16du:dateUtc="2025-12-13T18:31:00Z">
                  <w:rPr>
                    <w:ins w:id="4199" w:author="Jeff Pitzen" w:date="2025-12-13T13:31:00Z" w16du:dateUtc="2025-12-13T18:31:00Z"/>
                    <w:b/>
                    <w:bCs/>
                    <w:sz w:val="14"/>
                    <w:szCs w:val="16"/>
                  </w:rPr>
                </w:rPrChange>
              </w:rPr>
            </w:pPr>
          </w:p>
          <w:p w14:paraId="5C6F4DD7" w14:textId="77777777" w:rsidR="00877AB2" w:rsidRPr="00877AB2" w:rsidRDefault="00877AB2" w:rsidP="00877AB2">
            <w:pPr>
              <w:pStyle w:val="BodyText"/>
              <w:ind w:left="0"/>
              <w:rPr>
                <w:ins w:id="4200" w:author="Jeff Pitzen" w:date="2025-12-13T13:31:00Z" w16du:dateUtc="2025-12-13T18:31:00Z"/>
                <w:sz w:val="14"/>
                <w:szCs w:val="16"/>
                <w:rPrChange w:id="4201" w:author="Jeff Pitzen" w:date="2025-12-13T13:31:00Z" w16du:dateUtc="2025-12-13T18:31:00Z">
                  <w:rPr>
                    <w:ins w:id="4202" w:author="Jeff Pitzen" w:date="2025-12-13T13:31:00Z" w16du:dateUtc="2025-12-13T18:31:00Z"/>
                    <w:b/>
                    <w:bCs/>
                    <w:sz w:val="14"/>
                    <w:szCs w:val="16"/>
                  </w:rPr>
                </w:rPrChange>
              </w:rPr>
            </w:pPr>
            <w:ins w:id="4203" w:author="Jeff Pitzen" w:date="2025-12-13T13:31:00Z" w16du:dateUtc="2025-12-13T18:31:00Z">
              <w:r w:rsidRPr="00877AB2">
                <w:rPr>
                  <w:sz w:val="14"/>
                  <w:szCs w:val="16"/>
                  <w:rPrChange w:id="4204" w:author="Jeff Pitzen" w:date="2025-12-13T13:31:00Z" w16du:dateUtc="2025-12-13T18:31:00Z">
                    <w:rPr>
                      <w:b/>
                      <w:bCs/>
                      <w:sz w:val="14"/>
                      <w:szCs w:val="16"/>
                    </w:rPr>
                  </w:rPrChange>
                </w:rPr>
                <w:t>Creates a policy named AmazonEBSCSIDriverPolicy in your AWS account</w:t>
              </w:r>
            </w:ins>
          </w:p>
          <w:p w14:paraId="350A2638" w14:textId="77777777" w:rsidR="00877AB2" w:rsidRPr="00877AB2" w:rsidRDefault="00877AB2" w:rsidP="00877AB2">
            <w:pPr>
              <w:pStyle w:val="BodyText"/>
              <w:ind w:left="0"/>
              <w:rPr>
                <w:ins w:id="4205" w:author="Jeff Pitzen" w:date="2025-12-13T13:31:00Z" w16du:dateUtc="2025-12-13T18:31:00Z"/>
                <w:sz w:val="14"/>
                <w:szCs w:val="16"/>
                <w:rPrChange w:id="4206" w:author="Jeff Pitzen" w:date="2025-12-13T13:31:00Z" w16du:dateUtc="2025-12-13T18:31:00Z">
                  <w:rPr>
                    <w:ins w:id="4207" w:author="Jeff Pitzen" w:date="2025-12-13T13:31:00Z" w16du:dateUtc="2025-12-13T18:31:00Z"/>
                    <w:b/>
                    <w:bCs/>
                    <w:sz w:val="14"/>
                    <w:szCs w:val="16"/>
                  </w:rPr>
                </w:rPrChange>
              </w:rPr>
            </w:pPr>
            <w:ins w:id="4208" w:author="Jeff Pitzen" w:date="2025-12-13T13:31:00Z" w16du:dateUtc="2025-12-13T18:31:00Z">
              <w:r w:rsidRPr="00877AB2">
                <w:rPr>
                  <w:sz w:val="14"/>
                  <w:szCs w:val="16"/>
                  <w:rPrChange w:id="4209" w:author="Jeff Pitzen" w:date="2025-12-13T13:31:00Z" w16du:dateUtc="2025-12-13T18:31:00Z">
                    <w:rPr>
                      <w:b/>
                      <w:bCs/>
                      <w:sz w:val="14"/>
                      <w:szCs w:val="16"/>
                    </w:rPr>
                  </w:rPrChange>
                </w:rPr>
                <w:t>The policy document (Amazon_EBS_CSI_Driver_Policy.json) contains permissions like:</w:t>
              </w:r>
            </w:ins>
          </w:p>
          <w:p w14:paraId="61690882" w14:textId="77777777" w:rsidR="00877AB2" w:rsidRPr="00877AB2" w:rsidRDefault="00877AB2" w:rsidP="00877AB2">
            <w:pPr>
              <w:pStyle w:val="BodyText"/>
              <w:ind w:left="0"/>
              <w:rPr>
                <w:ins w:id="4210" w:author="Jeff Pitzen" w:date="2025-12-13T13:31:00Z" w16du:dateUtc="2025-12-13T18:31:00Z"/>
                <w:sz w:val="14"/>
                <w:szCs w:val="16"/>
                <w:rPrChange w:id="4211" w:author="Jeff Pitzen" w:date="2025-12-13T13:31:00Z" w16du:dateUtc="2025-12-13T18:31:00Z">
                  <w:rPr>
                    <w:ins w:id="4212" w:author="Jeff Pitzen" w:date="2025-12-13T13:31:00Z" w16du:dateUtc="2025-12-13T18:31:00Z"/>
                    <w:b/>
                    <w:bCs/>
                    <w:sz w:val="14"/>
                    <w:szCs w:val="16"/>
                  </w:rPr>
                </w:rPrChange>
              </w:rPr>
            </w:pPr>
            <w:ins w:id="4213" w:author="Jeff Pitzen" w:date="2025-12-13T13:31:00Z" w16du:dateUtc="2025-12-13T18:31:00Z">
              <w:r w:rsidRPr="00877AB2">
                <w:rPr>
                  <w:sz w:val="14"/>
                  <w:szCs w:val="16"/>
                  <w:rPrChange w:id="4214" w:author="Jeff Pitzen" w:date="2025-12-13T13:31:00Z" w16du:dateUtc="2025-12-13T18:31:00Z">
                    <w:rPr>
                      <w:b/>
                      <w:bCs/>
                      <w:sz w:val="14"/>
                      <w:szCs w:val="16"/>
                    </w:rPr>
                  </w:rPrChange>
                </w:rPr>
                <w:t>ec</w:t>
              </w:r>
              <w:proofErr w:type="gramStart"/>
              <w:r w:rsidRPr="00877AB2">
                <w:rPr>
                  <w:sz w:val="14"/>
                  <w:szCs w:val="16"/>
                  <w:rPrChange w:id="4215" w:author="Jeff Pitzen" w:date="2025-12-13T13:31:00Z" w16du:dateUtc="2025-12-13T18:31:00Z">
                    <w:rPr>
                      <w:b/>
                      <w:bCs/>
                      <w:sz w:val="14"/>
                      <w:szCs w:val="16"/>
                    </w:rPr>
                  </w:rPrChange>
                </w:rPr>
                <w:t>2:CreateVolume</w:t>
              </w:r>
              <w:proofErr w:type="gramEnd"/>
              <w:r w:rsidRPr="00877AB2">
                <w:rPr>
                  <w:sz w:val="14"/>
                  <w:szCs w:val="16"/>
                  <w:rPrChange w:id="4216" w:author="Jeff Pitzen" w:date="2025-12-13T13:31:00Z" w16du:dateUtc="2025-12-13T18:31:00Z">
                    <w:rPr>
                      <w:b/>
                      <w:bCs/>
                      <w:sz w:val="14"/>
                      <w:szCs w:val="16"/>
                    </w:rPr>
                  </w:rPrChange>
                </w:rPr>
                <w:t xml:space="preserve"> - Create new EBS volumes</w:t>
              </w:r>
            </w:ins>
          </w:p>
          <w:p w14:paraId="15785F16" w14:textId="77777777" w:rsidR="00877AB2" w:rsidRPr="00877AB2" w:rsidRDefault="00877AB2" w:rsidP="00877AB2">
            <w:pPr>
              <w:pStyle w:val="BodyText"/>
              <w:ind w:left="0"/>
              <w:rPr>
                <w:ins w:id="4217" w:author="Jeff Pitzen" w:date="2025-12-13T13:31:00Z" w16du:dateUtc="2025-12-13T18:31:00Z"/>
                <w:sz w:val="14"/>
                <w:szCs w:val="16"/>
                <w:rPrChange w:id="4218" w:author="Jeff Pitzen" w:date="2025-12-13T13:31:00Z" w16du:dateUtc="2025-12-13T18:31:00Z">
                  <w:rPr>
                    <w:ins w:id="4219" w:author="Jeff Pitzen" w:date="2025-12-13T13:31:00Z" w16du:dateUtc="2025-12-13T18:31:00Z"/>
                    <w:b/>
                    <w:bCs/>
                    <w:sz w:val="14"/>
                    <w:szCs w:val="16"/>
                  </w:rPr>
                </w:rPrChange>
              </w:rPr>
            </w:pPr>
            <w:ins w:id="4220" w:author="Jeff Pitzen" w:date="2025-12-13T13:31:00Z" w16du:dateUtc="2025-12-13T18:31:00Z">
              <w:r w:rsidRPr="00877AB2">
                <w:rPr>
                  <w:sz w:val="14"/>
                  <w:szCs w:val="16"/>
                  <w:rPrChange w:id="4221" w:author="Jeff Pitzen" w:date="2025-12-13T13:31:00Z" w16du:dateUtc="2025-12-13T18:31:00Z">
                    <w:rPr>
                      <w:b/>
                      <w:bCs/>
                      <w:sz w:val="14"/>
                      <w:szCs w:val="16"/>
                    </w:rPr>
                  </w:rPrChange>
                </w:rPr>
                <w:t>ec</w:t>
              </w:r>
              <w:proofErr w:type="gramStart"/>
              <w:r w:rsidRPr="00877AB2">
                <w:rPr>
                  <w:sz w:val="14"/>
                  <w:szCs w:val="16"/>
                  <w:rPrChange w:id="4222" w:author="Jeff Pitzen" w:date="2025-12-13T13:31:00Z" w16du:dateUtc="2025-12-13T18:31:00Z">
                    <w:rPr>
                      <w:b/>
                      <w:bCs/>
                      <w:sz w:val="14"/>
                      <w:szCs w:val="16"/>
                    </w:rPr>
                  </w:rPrChange>
                </w:rPr>
                <w:t>2:DeleteVolume</w:t>
              </w:r>
              <w:proofErr w:type="gramEnd"/>
              <w:r w:rsidRPr="00877AB2">
                <w:rPr>
                  <w:sz w:val="14"/>
                  <w:szCs w:val="16"/>
                  <w:rPrChange w:id="4223" w:author="Jeff Pitzen" w:date="2025-12-13T13:31:00Z" w16du:dateUtc="2025-12-13T18:31:00Z">
                    <w:rPr>
                      <w:b/>
                      <w:bCs/>
                      <w:sz w:val="14"/>
                      <w:szCs w:val="16"/>
                    </w:rPr>
                  </w:rPrChange>
                </w:rPr>
                <w:t xml:space="preserve"> - Delete EBS volumes</w:t>
              </w:r>
            </w:ins>
          </w:p>
          <w:p w14:paraId="45E48C22" w14:textId="77777777" w:rsidR="00877AB2" w:rsidRPr="00877AB2" w:rsidRDefault="00877AB2" w:rsidP="00877AB2">
            <w:pPr>
              <w:pStyle w:val="BodyText"/>
              <w:ind w:left="0"/>
              <w:rPr>
                <w:ins w:id="4224" w:author="Jeff Pitzen" w:date="2025-12-13T13:31:00Z" w16du:dateUtc="2025-12-13T18:31:00Z"/>
                <w:sz w:val="14"/>
                <w:szCs w:val="16"/>
                <w:rPrChange w:id="4225" w:author="Jeff Pitzen" w:date="2025-12-13T13:31:00Z" w16du:dateUtc="2025-12-13T18:31:00Z">
                  <w:rPr>
                    <w:ins w:id="4226" w:author="Jeff Pitzen" w:date="2025-12-13T13:31:00Z" w16du:dateUtc="2025-12-13T18:31:00Z"/>
                    <w:b/>
                    <w:bCs/>
                    <w:sz w:val="14"/>
                    <w:szCs w:val="16"/>
                  </w:rPr>
                </w:rPrChange>
              </w:rPr>
            </w:pPr>
            <w:ins w:id="4227" w:author="Jeff Pitzen" w:date="2025-12-13T13:31:00Z" w16du:dateUtc="2025-12-13T18:31:00Z">
              <w:r w:rsidRPr="00877AB2">
                <w:rPr>
                  <w:sz w:val="14"/>
                  <w:szCs w:val="16"/>
                  <w:rPrChange w:id="4228" w:author="Jeff Pitzen" w:date="2025-12-13T13:31:00Z" w16du:dateUtc="2025-12-13T18:31:00Z">
                    <w:rPr>
                      <w:b/>
                      <w:bCs/>
                      <w:sz w:val="14"/>
                      <w:szCs w:val="16"/>
                    </w:rPr>
                  </w:rPrChange>
                </w:rPr>
                <w:t>ec</w:t>
              </w:r>
              <w:proofErr w:type="gramStart"/>
              <w:r w:rsidRPr="00877AB2">
                <w:rPr>
                  <w:sz w:val="14"/>
                  <w:szCs w:val="16"/>
                  <w:rPrChange w:id="4229" w:author="Jeff Pitzen" w:date="2025-12-13T13:31:00Z" w16du:dateUtc="2025-12-13T18:31:00Z">
                    <w:rPr>
                      <w:b/>
                      <w:bCs/>
                      <w:sz w:val="14"/>
                      <w:szCs w:val="16"/>
                    </w:rPr>
                  </w:rPrChange>
                </w:rPr>
                <w:t>2:AttachVolume</w:t>
              </w:r>
              <w:proofErr w:type="gramEnd"/>
              <w:r w:rsidRPr="00877AB2">
                <w:rPr>
                  <w:sz w:val="14"/>
                  <w:szCs w:val="16"/>
                  <w:rPrChange w:id="4230" w:author="Jeff Pitzen" w:date="2025-12-13T13:31:00Z" w16du:dateUtc="2025-12-13T18:31:00Z">
                    <w:rPr>
                      <w:b/>
                      <w:bCs/>
                      <w:sz w:val="14"/>
                      <w:szCs w:val="16"/>
                    </w:rPr>
                  </w:rPrChange>
                </w:rPr>
                <w:t xml:space="preserve"> - Attach volumes to EC2 instances (your EKS worker nodes)</w:t>
              </w:r>
            </w:ins>
          </w:p>
          <w:p w14:paraId="6BE0D695" w14:textId="77777777" w:rsidR="00877AB2" w:rsidRPr="00877AB2" w:rsidRDefault="00877AB2" w:rsidP="00877AB2">
            <w:pPr>
              <w:pStyle w:val="BodyText"/>
              <w:ind w:left="0"/>
              <w:rPr>
                <w:ins w:id="4231" w:author="Jeff Pitzen" w:date="2025-12-13T13:31:00Z" w16du:dateUtc="2025-12-13T18:31:00Z"/>
                <w:sz w:val="14"/>
                <w:szCs w:val="16"/>
                <w:rPrChange w:id="4232" w:author="Jeff Pitzen" w:date="2025-12-13T13:31:00Z" w16du:dateUtc="2025-12-13T18:31:00Z">
                  <w:rPr>
                    <w:ins w:id="4233" w:author="Jeff Pitzen" w:date="2025-12-13T13:31:00Z" w16du:dateUtc="2025-12-13T18:31:00Z"/>
                    <w:b/>
                    <w:bCs/>
                    <w:sz w:val="14"/>
                    <w:szCs w:val="16"/>
                  </w:rPr>
                </w:rPrChange>
              </w:rPr>
            </w:pPr>
            <w:ins w:id="4234" w:author="Jeff Pitzen" w:date="2025-12-13T13:31:00Z" w16du:dateUtc="2025-12-13T18:31:00Z">
              <w:r w:rsidRPr="00877AB2">
                <w:rPr>
                  <w:sz w:val="14"/>
                  <w:szCs w:val="16"/>
                  <w:rPrChange w:id="4235" w:author="Jeff Pitzen" w:date="2025-12-13T13:31:00Z" w16du:dateUtc="2025-12-13T18:31:00Z">
                    <w:rPr>
                      <w:b/>
                      <w:bCs/>
                      <w:sz w:val="14"/>
                      <w:szCs w:val="16"/>
                    </w:rPr>
                  </w:rPrChange>
                </w:rPr>
                <w:t>ec</w:t>
              </w:r>
              <w:proofErr w:type="gramStart"/>
              <w:r w:rsidRPr="00877AB2">
                <w:rPr>
                  <w:sz w:val="14"/>
                  <w:szCs w:val="16"/>
                  <w:rPrChange w:id="4236" w:author="Jeff Pitzen" w:date="2025-12-13T13:31:00Z" w16du:dateUtc="2025-12-13T18:31:00Z">
                    <w:rPr>
                      <w:b/>
                      <w:bCs/>
                      <w:sz w:val="14"/>
                      <w:szCs w:val="16"/>
                    </w:rPr>
                  </w:rPrChange>
                </w:rPr>
                <w:t>2:DetachVolume</w:t>
              </w:r>
              <w:proofErr w:type="gramEnd"/>
              <w:r w:rsidRPr="00877AB2">
                <w:rPr>
                  <w:sz w:val="14"/>
                  <w:szCs w:val="16"/>
                  <w:rPrChange w:id="4237" w:author="Jeff Pitzen" w:date="2025-12-13T13:31:00Z" w16du:dateUtc="2025-12-13T18:31:00Z">
                    <w:rPr>
                      <w:b/>
                      <w:bCs/>
                      <w:sz w:val="14"/>
                      <w:szCs w:val="16"/>
                    </w:rPr>
                  </w:rPrChange>
                </w:rPr>
                <w:t xml:space="preserve"> - Detach volumes</w:t>
              </w:r>
            </w:ins>
          </w:p>
          <w:p w14:paraId="2B94F0FD" w14:textId="77777777" w:rsidR="00877AB2" w:rsidRPr="00877AB2" w:rsidRDefault="00877AB2" w:rsidP="00877AB2">
            <w:pPr>
              <w:pStyle w:val="BodyText"/>
              <w:ind w:left="0"/>
              <w:rPr>
                <w:ins w:id="4238" w:author="Jeff Pitzen" w:date="2025-12-13T13:31:00Z" w16du:dateUtc="2025-12-13T18:31:00Z"/>
                <w:sz w:val="14"/>
                <w:szCs w:val="16"/>
                <w:rPrChange w:id="4239" w:author="Jeff Pitzen" w:date="2025-12-13T13:31:00Z" w16du:dateUtc="2025-12-13T18:31:00Z">
                  <w:rPr>
                    <w:ins w:id="4240" w:author="Jeff Pitzen" w:date="2025-12-13T13:31:00Z" w16du:dateUtc="2025-12-13T18:31:00Z"/>
                    <w:b/>
                    <w:bCs/>
                    <w:sz w:val="14"/>
                    <w:szCs w:val="16"/>
                  </w:rPr>
                </w:rPrChange>
              </w:rPr>
            </w:pPr>
            <w:ins w:id="4241" w:author="Jeff Pitzen" w:date="2025-12-13T13:31:00Z" w16du:dateUtc="2025-12-13T18:31:00Z">
              <w:r w:rsidRPr="00877AB2">
                <w:rPr>
                  <w:sz w:val="14"/>
                  <w:szCs w:val="16"/>
                  <w:rPrChange w:id="4242" w:author="Jeff Pitzen" w:date="2025-12-13T13:31:00Z" w16du:dateUtc="2025-12-13T18:31:00Z">
                    <w:rPr>
                      <w:b/>
                      <w:bCs/>
                      <w:sz w:val="14"/>
                      <w:szCs w:val="16"/>
                    </w:rPr>
                  </w:rPrChange>
                </w:rPr>
                <w:t>ec</w:t>
              </w:r>
              <w:proofErr w:type="gramStart"/>
              <w:r w:rsidRPr="00877AB2">
                <w:rPr>
                  <w:sz w:val="14"/>
                  <w:szCs w:val="16"/>
                  <w:rPrChange w:id="4243" w:author="Jeff Pitzen" w:date="2025-12-13T13:31:00Z" w16du:dateUtc="2025-12-13T18:31:00Z">
                    <w:rPr>
                      <w:b/>
                      <w:bCs/>
                      <w:sz w:val="14"/>
                      <w:szCs w:val="16"/>
                    </w:rPr>
                  </w:rPrChange>
                </w:rPr>
                <w:t>2:CreateSnapshot</w:t>
              </w:r>
              <w:proofErr w:type="gramEnd"/>
              <w:r w:rsidRPr="00877AB2">
                <w:rPr>
                  <w:sz w:val="14"/>
                  <w:szCs w:val="16"/>
                  <w:rPrChange w:id="4244" w:author="Jeff Pitzen" w:date="2025-12-13T13:31:00Z" w16du:dateUtc="2025-12-13T18:31:00Z">
                    <w:rPr>
                      <w:b/>
                      <w:bCs/>
                      <w:sz w:val="14"/>
                      <w:szCs w:val="16"/>
                    </w:rPr>
                  </w:rPrChange>
                </w:rPr>
                <w:t xml:space="preserve"> - For volume snapshots</w:t>
              </w:r>
            </w:ins>
          </w:p>
          <w:p w14:paraId="0BEDF241" w14:textId="77777777" w:rsidR="00877AB2" w:rsidRPr="00877AB2" w:rsidRDefault="00877AB2" w:rsidP="00877AB2">
            <w:pPr>
              <w:pStyle w:val="BodyText"/>
              <w:ind w:left="0"/>
              <w:rPr>
                <w:ins w:id="4245" w:author="Jeff Pitzen" w:date="2025-12-13T13:31:00Z" w16du:dateUtc="2025-12-13T18:31:00Z"/>
                <w:sz w:val="14"/>
                <w:szCs w:val="16"/>
                <w:rPrChange w:id="4246" w:author="Jeff Pitzen" w:date="2025-12-13T13:31:00Z" w16du:dateUtc="2025-12-13T18:31:00Z">
                  <w:rPr>
                    <w:ins w:id="4247" w:author="Jeff Pitzen" w:date="2025-12-13T13:31:00Z" w16du:dateUtc="2025-12-13T18:31:00Z"/>
                    <w:b/>
                    <w:bCs/>
                    <w:sz w:val="14"/>
                    <w:szCs w:val="16"/>
                  </w:rPr>
                </w:rPrChange>
              </w:rPr>
            </w:pPr>
            <w:ins w:id="4248" w:author="Jeff Pitzen" w:date="2025-12-13T13:31:00Z" w16du:dateUtc="2025-12-13T18:31:00Z">
              <w:r w:rsidRPr="00877AB2">
                <w:rPr>
                  <w:sz w:val="14"/>
                  <w:szCs w:val="16"/>
                  <w:rPrChange w:id="4249" w:author="Jeff Pitzen" w:date="2025-12-13T13:31:00Z" w16du:dateUtc="2025-12-13T18:31:00Z">
                    <w:rPr>
                      <w:b/>
                      <w:bCs/>
                      <w:sz w:val="14"/>
                      <w:szCs w:val="16"/>
                    </w:rPr>
                  </w:rPrChange>
                </w:rPr>
                <w:t>ec</w:t>
              </w:r>
              <w:proofErr w:type="gramStart"/>
              <w:r w:rsidRPr="00877AB2">
                <w:rPr>
                  <w:sz w:val="14"/>
                  <w:szCs w:val="16"/>
                  <w:rPrChange w:id="4250" w:author="Jeff Pitzen" w:date="2025-12-13T13:31:00Z" w16du:dateUtc="2025-12-13T18:31:00Z">
                    <w:rPr>
                      <w:b/>
                      <w:bCs/>
                      <w:sz w:val="14"/>
                      <w:szCs w:val="16"/>
                    </w:rPr>
                  </w:rPrChange>
                </w:rPr>
                <w:t>2:DescribeVolumes</w:t>
              </w:r>
              <w:proofErr w:type="gramEnd"/>
              <w:r w:rsidRPr="00877AB2">
                <w:rPr>
                  <w:sz w:val="14"/>
                  <w:szCs w:val="16"/>
                  <w:rPrChange w:id="4251" w:author="Jeff Pitzen" w:date="2025-12-13T13:31:00Z" w16du:dateUtc="2025-12-13T18:31:00Z">
                    <w:rPr>
                      <w:b/>
                      <w:bCs/>
                      <w:sz w:val="14"/>
                      <w:szCs w:val="16"/>
                    </w:rPr>
                  </w:rPrChange>
                </w:rPr>
                <w:t xml:space="preserve"> - List/query volumes</w:t>
              </w:r>
            </w:ins>
          </w:p>
          <w:p w14:paraId="0118419B" w14:textId="77777777" w:rsidR="005C510B" w:rsidRDefault="005C510B" w:rsidP="00877AB2">
            <w:pPr>
              <w:pStyle w:val="BodyText"/>
              <w:ind w:left="0"/>
              <w:rPr>
                <w:ins w:id="4252" w:author="Jeff Pitzen" w:date="2025-12-13T13:31:00Z" w16du:dateUtc="2025-12-13T18:31:00Z"/>
                <w:sz w:val="14"/>
                <w:szCs w:val="16"/>
              </w:rPr>
            </w:pPr>
          </w:p>
          <w:p w14:paraId="42736102" w14:textId="20ABFD11" w:rsidR="00877AB2" w:rsidRPr="005C510B" w:rsidRDefault="00877AB2" w:rsidP="00877AB2">
            <w:pPr>
              <w:pStyle w:val="BodyText"/>
              <w:ind w:left="0"/>
              <w:rPr>
                <w:ins w:id="4253" w:author="Jeff Pitzen" w:date="2025-12-13T13:31:00Z" w16du:dateUtc="2025-12-13T18:31:00Z"/>
                <w:b/>
                <w:bCs/>
                <w:sz w:val="14"/>
                <w:szCs w:val="16"/>
              </w:rPr>
            </w:pPr>
            <w:ins w:id="4254" w:author="Jeff Pitzen" w:date="2025-12-13T13:31:00Z" w16du:dateUtc="2025-12-13T18:31:00Z">
              <w:r w:rsidRPr="005C510B">
                <w:rPr>
                  <w:b/>
                  <w:bCs/>
                  <w:sz w:val="14"/>
                  <w:szCs w:val="16"/>
                </w:rPr>
                <w:t>Why it's needed:</w:t>
              </w:r>
            </w:ins>
          </w:p>
          <w:p w14:paraId="5F5D68CF" w14:textId="125FED5A" w:rsidR="00877AB2" w:rsidRPr="00877AB2" w:rsidRDefault="00877AB2" w:rsidP="00877AB2">
            <w:pPr>
              <w:pStyle w:val="BodyText"/>
              <w:ind w:left="0"/>
              <w:rPr>
                <w:ins w:id="4255" w:author="Jeff Pitzen" w:date="2025-12-13T13:31:00Z" w16du:dateUtc="2025-12-13T18:31:00Z"/>
                <w:sz w:val="14"/>
                <w:szCs w:val="16"/>
                <w:rPrChange w:id="4256" w:author="Jeff Pitzen" w:date="2025-12-13T13:31:00Z" w16du:dateUtc="2025-12-13T18:31:00Z">
                  <w:rPr>
                    <w:ins w:id="4257" w:author="Jeff Pitzen" w:date="2025-12-13T13:31:00Z" w16du:dateUtc="2025-12-13T18:31:00Z"/>
                    <w:b/>
                    <w:bCs/>
                    <w:sz w:val="14"/>
                    <w:szCs w:val="16"/>
                  </w:rPr>
                </w:rPrChange>
              </w:rPr>
            </w:pPr>
            <w:ins w:id="4258" w:author="Jeff Pitzen" w:date="2025-12-13T13:31:00Z" w16du:dateUtc="2025-12-13T18:31:00Z">
              <w:r w:rsidRPr="00877AB2">
                <w:rPr>
                  <w:sz w:val="14"/>
                  <w:szCs w:val="16"/>
                  <w:rPrChange w:id="4259" w:author="Jeff Pitzen" w:date="2025-12-13T13:31:00Z" w16du:dateUtc="2025-12-13T18:31:00Z">
                    <w:rPr>
                      <w:b/>
                      <w:bCs/>
                      <w:sz w:val="14"/>
                      <w:szCs w:val="16"/>
                    </w:rPr>
                  </w:rPrChange>
                </w:rPr>
                <w:t xml:space="preserve">When a Kubernetes pod requests persistent storage via PersistentVolumeClaim, the EBS CSI driver needs AWS API </w:t>
              </w:r>
            </w:ins>
            <w:ins w:id="4260" w:author="Jeff Pitzen" w:date="2025-12-13T13:32:00Z" w16du:dateUtc="2025-12-13T18:32:00Z">
              <w:r w:rsidR="005C510B" w:rsidRPr="005C510B">
                <w:rPr>
                  <w:sz w:val="14"/>
                  <w:szCs w:val="16"/>
                </w:rPr>
                <w:t>permission</w:t>
              </w:r>
            </w:ins>
            <w:ins w:id="4261" w:author="Jeff Pitzen" w:date="2025-12-13T13:31:00Z" w16du:dateUtc="2025-12-13T18:31:00Z">
              <w:r w:rsidRPr="00877AB2">
                <w:rPr>
                  <w:sz w:val="14"/>
                  <w:szCs w:val="16"/>
                  <w:rPrChange w:id="4262" w:author="Jeff Pitzen" w:date="2025-12-13T13:31:00Z" w16du:dateUtc="2025-12-13T18:31:00Z">
                    <w:rPr>
                      <w:b/>
                      <w:bCs/>
                      <w:sz w:val="14"/>
                      <w:szCs w:val="16"/>
                    </w:rPr>
                  </w:rPrChange>
                </w:rPr>
                <w:t xml:space="preserve"> to:</w:t>
              </w:r>
            </w:ins>
          </w:p>
          <w:p w14:paraId="1D8ABA4C" w14:textId="77777777" w:rsidR="00877AB2" w:rsidRPr="00877AB2" w:rsidRDefault="00877AB2" w:rsidP="00877AB2">
            <w:pPr>
              <w:pStyle w:val="BodyText"/>
              <w:ind w:left="0"/>
              <w:rPr>
                <w:ins w:id="4263" w:author="Jeff Pitzen" w:date="2025-12-13T13:31:00Z" w16du:dateUtc="2025-12-13T18:31:00Z"/>
                <w:sz w:val="14"/>
                <w:szCs w:val="16"/>
                <w:rPrChange w:id="4264" w:author="Jeff Pitzen" w:date="2025-12-13T13:31:00Z" w16du:dateUtc="2025-12-13T18:31:00Z">
                  <w:rPr>
                    <w:ins w:id="4265" w:author="Jeff Pitzen" w:date="2025-12-13T13:31:00Z" w16du:dateUtc="2025-12-13T18:31:00Z"/>
                    <w:b/>
                    <w:bCs/>
                    <w:sz w:val="14"/>
                    <w:szCs w:val="16"/>
                  </w:rPr>
                </w:rPrChange>
              </w:rPr>
            </w:pPr>
          </w:p>
          <w:p w14:paraId="6E19BB11" w14:textId="77777777" w:rsidR="00877AB2" w:rsidRPr="00877AB2" w:rsidRDefault="00877AB2" w:rsidP="005C510B">
            <w:pPr>
              <w:pStyle w:val="BodyText"/>
              <w:numPr>
                <w:ilvl w:val="0"/>
                <w:numId w:val="41"/>
              </w:numPr>
              <w:rPr>
                <w:ins w:id="4266" w:author="Jeff Pitzen" w:date="2025-12-13T13:31:00Z" w16du:dateUtc="2025-12-13T18:31:00Z"/>
                <w:sz w:val="14"/>
                <w:szCs w:val="16"/>
                <w:rPrChange w:id="4267" w:author="Jeff Pitzen" w:date="2025-12-13T13:31:00Z" w16du:dateUtc="2025-12-13T18:31:00Z">
                  <w:rPr>
                    <w:ins w:id="4268" w:author="Jeff Pitzen" w:date="2025-12-13T13:31:00Z" w16du:dateUtc="2025-12-13T18:31:00Z"/>
                    <w:b/>
                    <w:bCs/>
                    <w:sz w:val="14"/>
                    <w:szCs w:val="16"/>
                  </w:rPr>
                </w:rPrChange>
              </w:rPr>
              <w:pPrChange w:id="4269" w:author="Jeff Pitzen" w:date="2025-12-13T13:32:00Z" w16du:dateUtc="2025-12-13T18:32:00Z">
                <w:pPr>
                  <w:pStyle w:val="BodyText"/>
                  <w:ind w:left="0"/>
                </w:pPr>
              </w:pPrChange>
            </w:pPr>
            <w:ins w:id="4270" w:author="Jeff Pitzen" w:date="2025-12-13T13:31:00Z" w16du:dateUtc="2025-12-13T18:31:00Z">
              <w:r w:rsidRPr="00877AB2">
                <w:rPr>
                  <w:sz w:val="14"/>
                  <w:szCs w:val="16"/>
                  <w:rPrChange w:id="4271" w:author="Jeff Pitzen" w:date="2025-12-13T13:31:00Z" w16du:dateUtc="2025-12-13T18:31:00Z">
                    <w:rPr>
                      <w:b/>
                      <w:bCs/>
                      <w:sz w:val="14"/>
                      <w:szCs w:val="16"/>
                    </w:rPr>
                  </w:rPrChange>
                </w:rPr>
                <w:t>Dynamically create an EBS volume (e.g., the gp3 volumes for ZooKeeper)</w:t>
              </w:r>
            </w:ins>
          </w:p>
          <w:p w14:paraId="6C2A63A0" w14:textId="77777777" w:rsidR="00877AB2" w:rsidRPr="00877AB2" w:rsidRDefault="00877AB2" w:rsidP="005C510B">
            <w:pPr>
              <w:pStyle w:val="BodyText"/>
              <w:numPr>
                <w:ilvl w:val="0"/>
                <w:numId w:val="41"/>
              </w:numPr>
              <w:rPr>
                <w:ins w:id="4272" w:author="Jeff Pitzen" w:date="2025-12-13T13:31:00Z" w16du:dateUtc="2025-12-13T18:31:00Z"/>
                <w:sz w:val="14"/>
                <w:szCs w:val="16"/>
                <w:rPrChange w:id="4273" w:author="Jeff Pitzen" w:date="2025-12-13T13:31:00Z" w16du:dateUtc="2025-12-13T18:31:00Z">
                  <w:rPr>
                    <w:ins w:id="4274" w:author="Jeff Pitzen" w:date="2025-12-13T13:31:00Z" w16du:dateUtc="2025-12-13T18:31:00Z"/>
                    <w:b/>
                    <w:bCs/>
                    <w:sz w:val="14"/>
                    <w:szCs w:val="16"/>
                  </w:rPr>
                </w:rPrChange>
              </w:rPr>
              <w:pPrChange w:id="4275" w:author="Jeff Pitzen" w:date="2025-12-13T13:32:00Z" w16du:dateUtc="2025-12-13T18:32:00Z">
                <w:pPr>
                  <w:pStyle w:val="BodyText"/>
                  <w:ind w:left="0"/>
                </w:pPr>
              </w:pPrChange>
            </w:pPr>
            <w:ins w:id="4276" w:author="Jeff Pitzen" w:date="2025-12-13T13:31:00Z" w16du:dateUtc="2025-12-13T18:31:00Z">
              <w:r w:rsidRPr="00877AB2">
                <w:rPr>
                  <w:sz w:val="14"/>
                  <w:szCs w:val="16"/>
                  <w:rPrChange w:id="4277" w:author="Jeff Pitzen" w:date="2025-12-13T13:31:00Z" w16du:dateUtc="2025-12-13T18:31:00Z">
                    <w:rPr>
                      <w:b/>
                      <w:bCs/>
                      <w:sz w:val="14"/>
                      <w:szCs w:val="16"/>
                    </w:rPr>
                  </w:rPrChange>
                </w:rPr>
                <w:t>Attach that volume to the correct worker node where the pod is scheduled</w:t>
              </w:r>
            </w:ins>
          </w:p>
          <w:p w14:paraId="313CD30F" w14:textId="77777777" w:rsidR="00877AB2" w:rsidRPr="00877AB2" w:rsidRDefault="00877AB2" w:rsidP="005C510B">
            <w:pPr>
              <w:pStyle w:val="BodyText"/>
              <w:numPr>
                <w:ilvl w:val="0"/>
                <w:numId w:val="41"/>
              </w:numPr>
              <w:rPr>
                <w:ins w:id="4278" w:author="Jeff Pitzen" w:date="2025-12-13T13:31:00Z" w16du:dateUtc="2025-12-13T18:31:00Z"/>
                <w:sz w:val="14"/>
                <w:szCs w:val="16"/>
                <w:rPrChange w:id="4279" w:author="Jeff Pitzen" w:date="2025-12-13T13:31:00Z" w16du:dateUtc="2025-12-13T18:31:00Z">
                  <w:rPr>
                    <w:ins w:id="4280" w:author="Jeff Pitzen" w:date="2025-12-13T13:31:00Z" w16du:dateUtc="2025-12-13T18:31:00Z"/>
                    <w:b/>
                    <w:bCs/>
                    <w:sz w:val="14"/>
                    <w:szCs w:val="16"/>
                  </w:rPr>
                </w:rPrChange>
              </w:rPr>
              <w:pPrChange w:id="4281" w:author="Jeff Pitzen" w:date="2025-12-13T13:32:00Z" w16du:dateUtc="2025-12-13T18:32:00Z">
                <w:pPr>
                  <w:pStyle w:val="BodyText"/>
                  <w:ind w:left="0"/>
                </w:pPr>
              </w:pPrChange>
            </w:pPr>
            <w:ins w:id="4282" w:author="Jeff Pitzen" w:date="2025-12-13T13:31:00Z" w16du:dateUtc="2025-12-13T18:31:00Z">
              <w:r w:rsidRPr="00877AB2">
                <w:rPr>
                  <w:sz w:val="14"/>
                  <w:szCs w:val="16"/>
                  <w:rPrChange w:id="4283" w:author="Jeff Pitzen" w:date="2025-12-13T13:31:00Z" w16du:dateUtc="2025-12-13T18:31:00Z">
                    <w:rPr>
                      <w:b/>
                      <w:bCs/>
                      <w:sz w:val="14"/>
                      <w:szCs w:val="16"/>
                    </w:rPr>
                  </w:rPrChange>
                </w:rPr>
                <w:t>Later detach/delete volumes when pods are terminated</w:t>
              </w:r>
            </w:ins>
          </w:p>
          <w:p w14:paraId="22EC89F9" w14:textId="77777777" w:rsidR="005C510B" w:rsidRDefault="005C510B" w:rsidP="00877AB2">
            <w:pPr>
              <w:pStyle w:val="BodyText"/>
              <w:ind w:left="0"/>
              <w:rPr>
                <w:ins w:id="4284" w:author="Jeff Pitzen" w:date="2025-12-13T13:32:00Z" w16du:dateUtc="2025-12-13T18:32:00Z"/>
                <w:sz w:val="14"/>
                <w:szCs w:val="16"/>
              </w:rPr>
            </w:pPr>
          </w:p>
          <w:p w14:paraId="0579A984" w14:textId="3B8368AF" w:rsidR="00877AB2" w:rsidRPr="00877AB2" w:rsidRDefault="00877AB2" w:rsidP="00877AB2">
            <w:pPr>
              <w:pStyle w:val="BodyText"/>
              <w:ind w:left="0"/>
              <w:rPr>
                <w:ins w:id="4285" w:author="Jeff Pitzen" w:date="2025-12-13T13:31:00Z" w16du:dateUtc="2025-12-13T18:31:00Z"/>
                <w:sz w:val="14"/>
                <w:szCs w:val="16"/>
                <w:rPrChange w:id="4286" w:author="Jeff Pitzen" w:date="2025-12-13T13:31:00Z" w16du:dateUtc="2025-12-13T18:31:00Z">
                  <w:rPr>
                    <w:ins w:id="4287" w:author="Jeff Pitzen" w:date="2025-12-13T13:31:00Z" w16du:dateUtc="2025-12-13T18:31:00Z"/>
                    <w:b/>
                    <w:bCs/>
                    <w:sz w:val="14"/>
                    <w:szCs w:val="16"/>
                  </w:rPr>
                </w:rPrChange>
              </w:rPr>
            </w:pPr>
            <w:ins w:id="4288" w:author="Jeff Pitzen" w:date="2025-12-13T13:31:00Z" w16du:dateUtc="2025-12-13T18:31:00Z">
              <w:r w:rsidRPr="00877AB2">
                <w:rPr>
                  <w:sz w:val="14"/>
                  <w:szCs w:val="16"/>
                  <w:rPrChange w:id="4289" w:author="Jeff Pitzen" w:date="2025-12-13T13:31:00Z" w16du:dateUtc="2025-12-13T18:31:00Z">
                    <w:rPr>
                      <w:b/>
                      <w:bCs/>
                      <w:sz w:val="14"/>
                      <w:szCs w:val="16"/>
                    </w:rPr>
                  </w:rPrChange>
                </w:rPr>
                <w:t xml:space="preserve">In </w:t>
              </w:r>
            </w:ins>
            <w:ins w:id="4290" w:author="Jeff Pitzen" w:date="2025-12-13T13:32:00Z" w16du:dateUtc="2025-12-13T18:32:00Z">
              <w:r w:rsidR="005C510B">
                <w:rPr>
                  <w:sz w:val="14"/>
                  <w:szCs w:val="16"/>
                </w:rPr>
                <w:t>this</w:t>
              </w:r>
            </w:ins>
            <w:ins w:id="4291" w:author="Jeff Pitzen" w:date="2025-12-13T13:31:00Z" w16du:dateUtc="2025-12-13T18:31:00Z">
              <w:r w:rsidRPr="00877AB2">
                <w:rPr>
                  <w:sz w:val="14"/>
                  <w:szCs w:val="16"/>
                  <w:rPrChange w:id="4292" w:author="Jeff Pitzen" w:date="2025-12-13T13:31:00Z" w16du:dateUtc="2025-12-13T18:31:00Z">
                    <w:rPr>
                      <w:b/>
                      <w:bCs/>
                      <w:sz w:val="14"/>
                      <w:szCs w:val="16"/>
                    </w:rPr>
                  </w:rPrChange>
                </w:rPr>
                <w:t xml:space="preserve"> deployment:</w:t>
              </w:r>
            </w:ins>
          </w:p>
          <w:p w14:paraId="2768CFDF" w14:textId="77777777" w:rsidR="00877AB2" w:rsidRPr="00877AB2" w:rsidRDefault="00877AB2" w:rsidP="00877AB2">
            <w:pPr>
              <w:pStyle w:val="BodyText"/>
              <w:ind w:left="0"/>
              <w:rPr>
                <w:ins w:id="4293" w:author="Jeff Pitzen" w:date="2025-12-13T13:31:00Z" w16du:dateUtc="2025-12-13T18:31:00Z"/>
                <w:sz w:val="14"/>
                <w:szCs w:val="16"/>
                <w:rPrChange w:id="4294" w:author="Jeff Pitzen" w:date="2025-12-13T13:31:00Z" w16du:dateUtc="2025-12-13T18:31:00Z">
                  <w:rPr>
                    <w:ins w:id="4295" w:author="Jeff Pitzen" w:date="2025-12-13T13:31:00Z" w16du:dateUtc="2025-12-13T18:31:00Z"/>
                    <w:b/>
                    <w:bCs/>
                    <w:sz w:val="14"/>
                    <w:szCs w:val="16"/>
                  </w:rPr>
                </w:rPrChange>
              </w:rPr>
            </w:pPr>
            <w:ins w:id="4296" w:author="Jeff Pitzen" w:date="2025-12-13T13:31:00Z" w16du:dateUtc="2025-12-13T18:31:00Z">
              <w:r w:rsidRPr="00877AB2">
                <w:rPr>
                  <w:sz w:val="14"/>
                  <w:szCs w:val="16"/>
                  <w:rPrChange w:id="4297" w:author="Jeff Pitzen" w:date="2025-12-13T13:31:00Z" w16du:dateUtc="2025-12-13T18:31:00Z">
                    <w:rPr>
                      <w:b/>
                      <w:bCs/>
                      <w:sz w:val="14"/>
                      <w:szCs w:val="16"/>
                    </w:rPr>
                  </w:rPrChange>
                </w:rPr>
                <w:t>This policy is used by the ZooKeeper StatefulSet. Each of the 3 ZooKeeper pods (zlzookeeper-0, zlzookeeper-1, zlzookeeper-2) gets its own EBS volume for persistent data storage - these volumes survive pod restarts and node failures.</w:t>
              </w:r>
            </w:ins>
          </w:p>
          <w:p w14:paraId="7AFB6A36" w14:textId="77777777" w:rsidR="00877AB2" w:rsidRPr="00877AB2" w:rsidRDefault="00877AB2" w:rsidP="00877AB2">
            <w:pPr>
              <w:pStyle w:val="BodyText"/>
              <w:ind w:left="0"/>
              <w:rPr>
                <w:ins w:id="4298" w:author="Jeff Pitzen" w:date="2025-12-13T13:31:00Z" w16du:dateUtc="2025-12-13T18:31:00Z"/>
                <w:sz w:val="14"/>
                <w:szCs w:val="16"/>
                <w:rPrChange w:id="4299" w:author="Jeff Pitzen" w:date="2025-12-13T13:31:00Z" w16du:dateUtc="2025-12-13T18:31:00Z">
                  <w:rPr>
                    <w:ins w:id="4300" w:author="Jeff Pitzen" w:date="2025-12-13T13:31:00Z" w16du:dateUtc="2025-12-13T18:31:00Z"/>
                    <w:b/>
                    <w:bCs/>
                    <w:sz w:val="14"/>
                    <w:szCs w:val="16"/>
                  </w:rPr>
                </w:rPrChange>
              </w:rPr>
            </w:pPr>
          </w:p>
          <w:p w14:paraId="645A27F9" w14:textId="1A268F68" w:rsidR="005A503A" w:rsidRPr="00901A51" w:rsidRDefault="00877AB2" w:rsidP="009859FA">
            <w:pPr>
              <w:pStyle w:val="BodyText"/>
              <w:keepNext/>
              <w:ind w:left="0"/>
              <w:rPr>
                <w:ins w:id="4301" w:author="Jeff Pitzen" w:date="2025-12-13T13:22:00Z" w16du:dateUtc="2025-12-13T18:22:00Z"/>
                <w:sz w:val="14"/>
                <w:szCs w:val="16"/>
              </w:rPr>
            </w:pPr>
            <w:ins w:id="4302" w:author="Jeff Pitzen" w:date="2025-12-13T13:31:00Z" w16du:dateUtc="2025-12-13T18:31:00Z">
              <w:r w:rsidRPr="00877AB2">
                <w:rPr>
                  <w:sz w:val="14"/>
                  <w:szCs w:val="16"/>
                  <w:rPrChange w:id="4303" w:author="Jeff Pitzen" w:date="2025-12-13T13:31:00Z" w16du:dateUtc="2025-12-13T18:31:00Z">
                    <w:rPr>
                      <w:b/>
                      <w:bCs/>
                      <w:sz w:val="14"/>
                      <w:szCs w:val="16"/>
                    </w:rPr>
                  </w:rPrChange>
                </w:rPr>
                <w:t>Without this policy, Kubernetes would fail with errors like "could not create volume" when trying to provision storage for ZooKeeper.</w:t>
              </w:r>
            </w:ins>
          </w:p>
        </w:tc>
      </w:tr>
    </w:tbl>
    <w:p w14:paraId="45F5A03D" w14:textId="3643628D" w:rsidR="005A503A" w:rsidRDefault="009859FA" w:rsidP="009859FA">
      <w:pPr>
        <w:pStyle w:val="Caption"/>
        <w:rPr>
          <w:ins w:id="4304" w:author="Jeff Pitzen" w:date="2025-12-13T13:41:00Z" w16du:dateUtc="2025-12-13T18:41:00Z"/>
        </w:rPr>
      </w:pPr>
      <w:ins w:id="4305" w:author="Jeff Pitzen" w:date="2025-12-13T13:41:00Z" w16du:dateUtc="2025-12-13T18:41:00Z">
        <w:r>
          <w:t xml:space="preserve">Table </w:t>
        </w:r>
        <w:r>
          <w:fldChar w:fldCharType="begin"/>
        </w:r>
        <w:r>
          <w:instrText xml:space="preserve"> SEQ Table \* ARABIC </w:instrText>
        </w:r>
      </w:ins>
      <w:r>
        <w:fldChar w:fldCharType="separate"/>
      </w:r>
      <w:ins w:id="4306" w:author="Jeff Pitzen" w:date="2025-12-13T13:41:00Z" w16du:dateUtc="2025-12-13T18:41:00Z">
        <w:r>
          <w:rPr>
            <w:noProof/>
          </w:rPr>
          <w:t>13</w:t>
        </w:r>
        <w:r>
          <w:fldChar w:fldCharType="end"/>
        </w:r>
        <w:r>
          <w:t>: Create EBS CSI Drver iam policy</w:t>
        </w:r>
      </w:ins>
    </w:p>
    <w:p w14:paraId="5D325699" w14:textId="77777777" w:rsidR="002146CB" w:rsidRDefault="002146CB" w:rsidP="002146CB">
      <w:pPr>
        <w:rPr>
          <w:ins w:id="4307" w:author="Jeff Pitzen" w:date="2025-12-13T13:41:00Z" w16du:dateUtc="2025-12-13T18:41:00Z"/>
        </w:rPr>
      </w:pPr>
    </w:p>
    <w:p w14:paraId="77526DE0" w14:textId="77777777" w:rsidR="002146CB" w:rsidRDefault="002146CB" w:rsidP="002146CB">
      <w:pPr>
        <w:rPr>
          <w:ins w:id="4308" w:author="Jeff Pitzen" w:date="2025-12-13T13:41:00Z" w16du:dateUtc="2025-12-13T18:41:00Z"/>
        </w:rPr>
      </w:pPr>
    </w:p>
    <w:p w14:paraId="2FB1860E" w14:textId="77777777" w:rsidR="00E703F9" w:rsidRDefault="00E703F9" w:rsidP="00E703F9">
      <w:pPr>
        <w:pStyle w:val="Heading2"/>
        <w:rPr>
          <w:ins w:id="4309" w:author="Jeff Pitzen" w:date="2025-12-13T16:56:00Z" w16du:dateUtc="2025-12-13T21:56:00Z"/>
        </w:rPr>
      </w:pPr>
      <w:ins w:id="4310" w:author="Jeff Pitzen" w:date="2025-12-13T16:55:00Z">
        <w:r w:rsidRPr="00E703F9">
          <w:t>STEP 13: Create IAM Service Account for EBS CSI Driver</w:t>
        </w:r>
      </w:ins>
    </w:p>
    <w:p w14:paraId="300C7467" w14:textId="1389D786" w:rsidR="00474409" w:rsidRPr="00474409" w:rsidRDefault="00474409" w:rsidP="00474409">
      <w:pPr>
        <w:pStyle w:val="Body"/>
        <w:rPr>
          <w:ins w:id="4311" w:author="Jeff Pitzen" w:date="2025-12-13T16:55:00Z" w16du:dateUtc="2025-12-13T21:55:00Z"/>
          <w:lang w:eastAsia="ja-JP"/>
          <w:rPrChange w:id="4312" w:author="Jeff Pitzen" w:date="2025-12-13T16:56:00Z" w16du:dateUtc="2025-12-13T21:56:00Z">
            <w:rPr>
              <w:ins w:id="4313" w:author="Jeff Pitzen" w:date="2025-12-13T16:55:00Z" w16du:dateUtc="2025-12-13T21:55:00Z"/>
            </w:rPr>
          </w:rPrChange>
        </w:rPr>
        <w:pPrChange w:id="4314" w:author="Jeff Pitzen" w:date="2025-12-13T16:56:00Z" w16du:dateUtc="2025-12-13T21:56:00Z">
          <w:pPr>
            <w:pStyle w:val="Heading2"/>
          </w:pPr>
        </w:pPrChange>
      </w:pPr>
      <w:ins w:id="4315" w:author="Jeff Pitzen" w:date="2025-12-13T16:56:00Z" w16du:dateUtc="2025-12-13T21:56:00Z">
        <w:r w:rsidRPr="00474409">
          <w:rPr>
            <w:lang w:eastAsia="ja-JP"/>
          </w:rPr>
          <w:t>PURPOSE: Creates service account with IAM role permissions</w:t>
        </w:r>
      </w:ins>
    </w:p>
    <w:tbl>
      <w:tblPr>
        <w:tblStyle w:val="TableGrid"/>
        <w:tblW w:w="0" w:type="auto"/>
        <w:tblInd w:w="720" w:type="dxa"/>
        <w:tblLook w:val="04A0" w:firstRow="1" w:lastRow="0" w:firstColumn="1" w:lastColumn="0" w:noHBand="0" w:noVBand="1"/>
      </w:tblPr>
      <w:tblGrid>
        <w:gridCol w:w="10070"/>
      </w:tblGrid>
      <w:tr w:rsidR="00474409" w14:paraId="4EADB4DE" w14:textId="77777777" w:rsidTr="007C3D79">
        <w:trPr>
          <w:ins w:id="4316" w:author="Jeff Pitzen" w:date="2025-12-13T16:56:00Z" w16du:dateUtc="2025-12-13T21:56:00Z"/>
        </w:trPr>
        <w:tc>
          <w:tcPr>
            <w:tcW w:w="10070" w:type="dxa"/>
            <w:shd w:val="clear" w:color="auto" w:fill="BFBFBF" w:themeFill="background1" w:themeFillShade="BF"/>
          </w:tcPr>
          <w:p w14:paraId="633A4D20" w14:textId="77777777" w:rsidR="00474409" w:rsidRDefault="00474409" w:rsidP="007C3D79">
            <w:pPr>
              <w:pStyle w:val="BodyText"/>
              <w:ind w:left="0"/>
              <w:rPr>
                <w:ins w:id="4317" w:author="Jeff Pitzen" w:date="2025-12-13T16:56:00Z" w16du:dateUtc="2025-12-13T21:56:00Z"/>
              </w:rPr>
            </w:pPr>
            <w:ins w:id="4318" w:author="Jeff Pitzen" w:date="2025-12-13T16:56:00Z" w16du:dateUtc="2025-12-13T21:56:00Z">
              <w:r w:rsidRPr="00D06073">
                <w:t xml:space="preserve">SHELL: </w:t>
              </w:r>
              <w:r w:rsidRPr="00711E7D">
                <w:t>All shells (PowerShell, Bash, CMD)</w:t>
              </w:r>
            </w:ins>
          </w:p>
        </w:tc>
      </w:tr>
      <w:tr w:rsidR="00474409" w14:paraId="0D94F88E" w14:textId="77777777" w:rsidTr="007C3D79">
        <w:trPr>
          <w:trHeight w:val="1136"/>
          <w:ins w:id="4319" w:author="Jeff Pitzen" w:date="2025-12-13T16:56:00Z" w16du:dateUtc="2025-12-13T21:56:00Z"/>
        </w:trPr>
        <w:tc>
          <w:tcPr>
            <w:tcW w:w="10070" w:type="dxa"/>
          </w:tcPr>
          <w:p w14:paraId="7900863B" w14:textId="77777777" w:rsidR="00474409" w:rsidRPr="00926D61" w:rsidRDefault="00474409" w:rsidP="007C3D79">
            <w:pPr>
              <w:pStyle w:val="BodyText"/>
              <w:ind w:left="0"/>
              <w:rPr>
                <w:ins w:id="4320" w:author="Jeff Pitzen" w:date="2025-12-13T16:56:00Z" w16du:dateUtc="2025-12-13T21:56:00Z"/>
                <w:b/>
                <w:bCs/>
              </w:rPr>
            </w:pPr>
            <w:ins w:id="4321" w:author="Jeff Pitzen" w:date="2025-12-13T16:56:00Z" w16du:dateUtc="2025-12-13T21:56:00Z">
              <w:r w:rsidRPr="00926D61">
                <w:rPr>
                  <w:b/>
                  <w:bCs/>
                </w:rPr>
                <w:t># All Shells</w:t>
              </w:r>
            </w:ins>
          </w:p>
          <w:p w14:paraId="242A809E" w14:textId="40266426" w:rsidR="00474409" w:rsidRPr="00926D61" w:rsidRDefault="00325685" w:rsidP="007C3D79">
            <w:pPr>
              <w:pStyle w:val="BodyText"/>
              <w:ind w:left="0"/>
              <w:rPr>
                <w:ins w:id="4322" w:author="Jeff Pitzen" w:date="2025-12-13T16:56:00Z" w16du:dateUtc="2025-12-13T21:56:00Z"/>
              </w:rPr>
            </w:pPr>
            <w:ins w:id="4323" w:author="Jeff Pitzen" w:date="2025-12-13T16:56:00Z" w16du:dateUtc="2025-12-13T21:56:00Z">
              <w:r w:rsidRPr="00325685">
                <w:t xml:space="preserve">eksctl create iamserviceaccount --name ebs-csi-controller-sa --namespace kube-system --cluster usw1-zlps-eks-01 --attach-policy-arn </w:t>
              </w:r>
              <w:proofErr w:type="gramStart"/>
              <w:r w:rsidRPr="00325685">
                <w:t>arn:aws</w:t>
              </w:r>
              <w:proofErr w:type="gramEnd"/>
              <w:r w:rsidRPr="00325685">
                <w:t>:</w:t>
              </w:r>
              <w:proofErr w:type="gramStart"/>
              <w:r w:rsidRPr="00325685">
                <w:t>iam::995553364920:policy</w:t>
              </w:r>
              <w:proofErr w:type="gramEnd"/>
              <w:r w:rsidRPr="00325685">
                <w:t>/AmazonEBSCSIDriverPolicy --approve --role-name AmazonEKS_EBS_CSI_DriverRole</w:t>
              </w:r>
            </w:ins>
          </w:p>
        </w:tc>
      </w:tr>
      <w:tr w:rsidR="00474409" w14:paraId="2FC93233" w14:textId="77777777" w:rsidTr="007C3D79">
        <w:trPr>
          <w:trHeight w:val="1244"/>
          <w:ins w:id="4324" w:author="Jeff Pitzen" w:date="2025-12-13T16:56:00Z" w16du:dateUtc="2025-12-13T21:56:00Z"/>
        </w:trPr>
        <w:tc>
          <w:tcPr>
            <w:tcW w:w="10070" w:type="dxa"/>
          </w:tcPr>
          <w:p w14:paraId="27101A2F" w14:textId="77777777" w:rsidR="00474409" w:rsidRDefault="00474409" w:rsidP="007C3D79">
            <w:pPr>
              <w:pStyle w:val="BodyText"/>
              <w:ind w:left="0"/>
              <w:rPr>
                <w:ins w:id="4325" w:author="Jeff Pitzen" w:date="2025-12-13T16:56:00Z" w16du:dateUtc="2025-12-13T21:56:00Z"/>
              </w:rPr>
            </w:pPr>
            <w:ins w:id="4326" w:author="Jeff Pitzen" w:date="2025-12-13T16:56:00Z" w16du:dateUtc="2025-12-13T21:56:00Z">
              <w:r w:rsidRPr="00901A51">
                <w:rPr>
                  <w:noProof/>
                  <w:sz w:val="18"/>
                  <w:szCs w:val="20"/>
                </w:rPr>
                <mc:AlternateContent>
                  <mc:Choice Requires="wps">
                    <w:drawing>
                      <wp:anchor distT="0" distB="0" distL="114300" distR="114300" simplePos="0" relativeHeight="251705344" behindDoc="0" locked="0" layoutInCell="1" allowOverlap="1" wp14:anchorId="54FB6BD1" wp14:editId="4C640405">
                        <wp:simplePos x="0" y="0"/>
                        <wp:positionH relativeFrom="column">
                          <wp:posOffset>26035</wp:posOffset>
                        </wp:positionH>
                        <wp:positionV relativeFrom="paragraph">
                          <wp:posOffset>208503</wp:posOffset>
                        </wp:positionV>
                        <wp:extent cx="6198870" cy="361315"/>
                        <wp:effectExtent l="0" t="0" r="11430" b="19685"/>
                        <wp:wrapNone/>
                        <wp:docPr id="553837269" name="Rectangle 10"/>
                        <wp:cNvGraphicFramePr/>
                        <a:graphic xmlns:a="http://schemas.openxmlformats.org/drawingml/2006/main">
                          <a:graphicData uri="http://schemas.microsoft.com/office/word/2010/wordprocessingShape">
                            <wps:wsp>
                              <wps:cNvSpPr/>
                              <wps:spPr>
                                <a:xfrm>
                                  <a:off x="0" y="0"/>
                                  <a:ext cx="6198870" cy="361315"/>
                                </a:xfrm>
                                <a:prstGeom prst="rect">
                                  <a:avLst/>
                                </a:prstGeom>
                                <a:gradFill flip="none" rotWithShape="1">
                                  <a:gsLst>
                                    <a:gs pos="0">
                                      <a:srgbClr val="4F81BD">
                                        <a:lumMod val="40000"/>
                                        <a:lumOff val="60000"/>
                                        <a:shade val="30000"/>
                                        <a:satMod val="115000"/>
                                      </a:srgbClr>
                                    </a:gs>
                                    <a:gs pos="50000">
                                      <a:srgbClr val="4F81BD">
                                        <a:lumMod val="40000"/>
                                        <a:lumOff val="60000"/>
                                        <a:shade val="67500"/>
                                        <a:satMod val="115000"/>
                                      </a:srgbClr>
                                    </a:gs>
                                    <a:gs pos="100000">
                                      <a:srgbClr val="4F81BD">
                                        <a:lumMod val="40000"/>
                                        <a:lumOff val="60000"/>
                                        <a:shade val="100000"/>
                                        <a:satMod val="115000"/>
                                      </a:srgbClr>
                                    </a:gs>
                                  </a:gsLst>
                                  <a:lin ang="5400000" scaled="1"/>
                                  <a:tileRect/>
                                </a:gradFill>
                                <a:ln w="25400" cap="flat" cmpd="sng" algn="ctr">
                                  <a:solidFill>
                                    <a:srgbClr val="4F81BD">
                                      <a:shade val="15000"/>
                                    </a:srgbClr>
                                  </a:solidFill>
                                  <a:prstDash val="solid"/>
                                </a:ln>
                                <a:effectLst/>
                              </wps:spPr>
                              <wps:txbx>
                                <w:txbxContent>
                                  <w:p w14:paraId="295FBDF0" w14:textId="69ED3FE2" w:rsidR="00474409" w:rsidRPr="007C3D79" w:rsidRDefault="00474409" w:rsidP="00474409">
                                    <w:pPr>
                                      <w:pStyle w:val="BodyText"/>
                                      <w:ind w:left="0"/>
                                      <w:rPr>
                                        <w:color w:val="000000" w:themeColor="text1"/>
                                        <w:sz w:val="16"/>
                                        <w:szCs w:val="16"/>
                                      </w:rPr>
                                    </w:pPr>
                                    <w:r w:rsidRPr="008C1752">
                                      <w:rPr>
                                        <w:b/>
                                        <w:bCs/>
                                        <w:sz w:val="14"/>
                                        <w:szCs w:val="16"/>
                                        <w:rPrChange w:id="4327" w:author="Jeff Pitzen" w:date="2025-12-13T17:03:00Z" w16du:dateUtc="2025-12-13T22:03:00Z">
                                          <w:rPr>
                                            <w:sz w:val="14"/>
                                            <w:szCs w:val="16"/>
                                          </w:rPr>
                                        </w:rPrChange>
                                      </w:rPr>
                                      <w:t>OUTPUT</w:t>
                                    </w:r>
                                    <w:ins w:id="4328" w:author="Jeff Pitzen" w:date="2025-12-13T17:02:00Z" w16du:dateUtc="2025-12-13T22:02:00Z">
                                      <w:r w:rsidR="008C1752">
                                        <w:rPr>
                                          <w:sz w:val="14"/>
                                          <w:szCs w:val="16"/>
                                        </w:rPr>
                                        <w:t>:</w:t>
                                      </w:r>
                                    </w:ins>
                                    <w:r w:rsidRPr="008C253B">
                                      <w:rPr>
                                        <w:sz w:val="14"/>
                                        <w:szCs w:val="16"/>
                                      </w:rPr>
                                      <w:t xml:space="preserve"> </w:t>
                                    </w:r>
                                    <w:del w:id="4329" w:author="Jeff Pitzen" w:date="2025-12-13T17:02:00Z" w16du:dateUtc="2025-12-13T22:02:00Z">
                                      <w:r w:rsidRPr="008C253B" w:rsidDel="008C1752">
                                        <w:rPr>
                                          <w:sz w:val="14"/>
                                          <w:szCs w:val="16"/>
                                        </w:rPr>
                                        <w:delText>ARN: arn:aws:iam::995553364920:policy/AmazonEBSCSIDriverPolicy</w:delText>
                                      </w:r>
                                    </w:del>
                                    <w:ins w:id="4330" w:author="Jeff Pitzen" w:date="2025-12-13T17:02:00Z" w16du:dateUtc="2025-12-13T22:02:00Z">
                                      <w:r w:rsidR="008C1752">
                                        <w:rPr>
                                          <w:sz w:val="14"/>
                                          <w:szCs w:val="16"/>
                                        </w:rPr>
                                        <w:t>NONE</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B6BD1" id="_x0000_s1037" style="position:absolute;margin-left:2.05pt;margin-top:16.4pt;width:488.1pt;height:28.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" fillcolor="#687687" strokecolor="#1c334e" strokeweight="2pt">
                        <v:fill color2="#b5cce8" rotate="t" colors="0 #687687;.5 #98abc3;1 #b5cce8" focus="100%" type="gradient"/>
                        <v:textbox>
                          <w:txbxContent>
                            <w:p w14:paraId="295FBDF0" w14:textId="69ED3FE2" w:rsidR="00474409" w:rsidRPr="007C3D79" w:rsidRDefault="00474409" w:rsidP="00474409">
                              <w:pPr>
                                <w:pStyle w:val="BodyText"/>
                                <w:ind w:left="0"/>
                                <w:rPr>
                                  <w:color w:val="000000" w:themeColor="text1"/>
                                  <w:sz w:val="16"/>
                                  <w:szCs w:val="16"/>
                                </w:rPr>
                              </w:pPr>
                              <w:r w:rsidRPr="008C1752">
                                <w:rPr>
                                  <w:b/>
                                  <w:bCs/>
                                  <w:sz w:val="14"/>
                                  <w:szCs w:val="16"/>
                                  <w:rPrChange w:id="4331" w:author="Jeff Pitzen" w:date="2025-12-13T17:03:00Z" w16du:dateUtc="2025-12-13T22:03:00Z">
                                    <w:rPr>
                                      <w:sz w:val="14"/>
                                      <w:szCs w:val="16"/>
                                    </w:rPr>
                                  </w:rPrChange>
                                </w:rPr>
                                <w:t>OUTPUT</w:t>
                              </w:r>
                              <w:ins w:id="4332" w:author="Jeff Pitzen" w:date="2025-12-13T17:02:00Z" w16du:dateUtc="2025-12-13T22:02:00Z">
                                <w:r w:rsidR="008C1752">
                                  <w:rPr>
                                    <w:sz w:val="14"/>
                                    <w:szCs w:val="16"/>
                                  </w:rPr>
                                  <w:t>:</w:t>
                                </w:r>
                              </w:ins>
                              <w:r w:rsidRPr="008C253B">
                                <w:rPr>
                                  <w:sz w:val="14"/>
                                  <w:szCs w:val="16"/>
                                </w:rPr>
                                <w:t xml:space="preserve"> </w:t>
                              </w:r>
                              <w:del w:id="4333" w:author="Jeff Pitzen" w:date="2025-12-13T17:02:00Z" w16du:dateUtc="2025-12-13T22:02:00Z">
                                <w:r w:rsidRPr="008C253B" w:rsidDel="008C1752">
                                  <w:rPr>
                                    <w:sz w:val="14"/>
                                    <w:szCs w:val="16"/>
                                  </w:rPr>
                                  <w:delText>ARN: arn:aws:iam::995553364920:policy/AmazonEBSCSIDriverPolicy</w:delText>
                                </w:r>
                              </w:del>
                              <w:ins w:id="4334" w:author="Jeff Pitzen" w:date="2025-12-13T17:02:00Z" w16du:dateUtc="2025-12-13T22:02:00Z">
                                <w:r w:rsidR="008C1752">
                                  <w:rPr>
                                    <w:sz w:val="14"/>
                                    <w:szCs w:val="16"/>
                                  </w:rPr>
                                  <w:t>NONE</w:t>
                                </w:r>
                              </w:ins>
                            </w:p>
                          </w:txbxContent>
                        </v:textbox>
                      </v:rect>
                    </w:pict>
                  </mc:Fallback>
                </mc:AlternateContent>
              </w:r>
            </w:ins>
          </w:p>
        </w:tc>
      </w:tr>
      <w:tr w:rsidR="00474409" w14:paraId="5C2D67FE" w14:textId="77777777" w:rsidTr="007C3D79">
        <w:trPr>
          <w:trHeight w:val="7013"/>
          <w:ins w:id="4335" w:author="Jeff Pitzen" w:date="2025-12-13T16:56:00Z" w16du:dateUtc="2025-12-13T21:56:00Z"/>
        </w:trPr>
        <w:tc>
          <w:tcPr>
            <w:tcW w:w="10070" w:type="dxa"/>
          </w:tcPr>
          <w:p w14:paraId="5497A00C" w14:textId="77777777" w:rsidR="00474409" w:rsidRPr="005C510B" w:rsidRDefault="00474409" w:rsidP="007C3D79">
            <w:pPr>
              <w:pStyle w:val="BodyText"/>
              <w:ind w:left="0"/>
              <w:rPr>
                <w:ins w:id="4336" w:author="Jeff Pitzen" w:date="2025-12-13T16:56:00Z" w16du:dateUtc="2025-12-13T21:56:00Z"/>
                <w:b/>
                <w:bCs/>
                <w:sz w:val="14"/>
                <w:szCs w:val="16"/>
              </w:rPr>
            </w:pPr>
            <w:ins w:id="4337" w:author="Jeff Pitzen" w:date="2025-12-13T16:56:00Z" w16du:dateUtc="2025-12-13T21:56:00Z">
              <w:r w:rsidRPr="007C3D79">
                <w:rPr>
                  <w:b/>
                  <w:bCs/>
                  <w:sz w:val="14"/>
                  <w:szCs w:val="16"/>
                </w:rPr>
                <w:t>Explanation</w:t>
              </w:r>
              <w:r w:rsidRPr="005C510B">
                <w:rPr>
                  <w:b/>
                  <w:bCs/>
                  <w:sz w:val="14"/>
                  <w:szCs w:val="16"/>
                </w:rPr>
                <w:t>:</w:t>
              </w:r>
            </w:ins>
          </w:p>
          <w:p w14:paraId="42D2214E" w14:textId="77777777" w:rsidR="00013B92" w:rsidRDefault="00013B92" w:rsidP="00013B92">
            <w:pPr>
              <w:pStyle w:val="BodyText"/>
              <w:ind w:left="0"/>
              <w:rPr>
                <w:ins w:id="4338" w:author="Jeff Pitzen" w:date="2025-12-13T16:58:00Z" w16du:dateUtc="2025-12-13T21:58:00Z"/>
                <w:sz w:val="14"/>
                <w:szCs w:val="16"/>
              </w:rPr>
            </w:pPr>
          </w:p>
          <w:p w14:paraId="54BDC5A0" w14:textId="7727897B" w:rsidR="00013B92" w:rsidRPr="00013B92" w:rsidRDefault="00013B92" w:rsidP="00013B92">
            <w:pPr>
              <w:pStyle w:val="BodyText"/>
              <w:ind w:left="0"/>
              <w:rPr>
                <w:ins w:id="4339" w:author="Jeff Pitzen" w:date="2025-12-13T16:58:00Z" w16du:dateUtc="2025-12-13T21:58:00Z"/>
                <w:sz w:val="14"/>
                <w:szCs w:val="16"/>
              </w:rPr>
            </w:pPr>
            <w:ins w:id="4340" w:author="Jeff Pitzen" w:date="2025-12-13T16:58:00Z" w16du:dateUtc="2025-12-13T21:58:00Z">
              <w:r w:rsidRPr="00013B92">
                <w:rPr>
                  <w:sz w:val="14"/>
                  <w:szCs w:val="16"/>
                </w:rPr>
                <w:t>This command uses eksctl to create a Kubernetes service account and an associated IAM role, attaching the EBS CSI driver policy created in the previous step. This enables IAM Roles for Service Accounts (IRSA) authentication, allowing the EBS CSI driver to securely interact with AWS services without long-lived credentials.</w:t>
              </w:r>
            </w:ins>
          </w:p>
          <w:p w14:paraId="622F4BE8" w14:textId="77777777" w:rsidR="00013B92" w:rsidRDefault="00013B92" w:rsidP="00013B92">
            <w:pPr>
              <w:pStyle w:val="BodyText"/>
              <w:ind w:left="0"/>
              <w:rPr>
                <w:ins w:id="4341" w:author="Jeff Pitzen" w:date="2025-12-13T16:58:00Z" w16du:dateUtc="2025-12-13T21:58:00Z"/>
                <w:b/>
                <w:bCs/>
                <w:sz w:val="14"/>
                <w:szCs w:val="16"/>
              </w:rPr>
            </w:pPr>
          </w:p>
          <w:p w14:paraId="0F536677" w14:textId="7F224EA0" w:rsidR="00013B92" w:rsidRPr="00013B92" w:rsidRDefault="00013B92" w:rsidP="00013B92">
            <w:pPr>
              <w:pStyle w:val="BodyText"/>
              <w:ind w:left="0"/>
              <w:rPr>
                <w:ins w:id="4342" w:author="Jeff Pitzen" w:date="2025-12-13T16:58:00Z" w16du:dateUtc="2025-12-13T21:58:00Z"/>
                <w:b/>
                <w:bCs/>
                <w:sz w:val="14"/>
                <w:szCs w:val="16"/>
                <w:rPrChange w:id="4343" w:author="Jeff Pitzen" w:date="2025-12-13T16:58:00Z" w16du:dateUtc="2025-12-13T21:58:00Z">
                  <w:rPr>
                    <w:ins w:id="4344" w:author="Jeff Pitzen" w:date="2025-12-13T16:58:00Z" w16du:dateUtc="2025-12-13T21:58:00Z"/>
                    <w:sz w:val="14"/>
                    <w:szCs w:val="16"/>
                  </w:rPr>
                </w:rPrChange>
              </w:rPr>
            </w:pPr>
            <w:ins w:id="4345" w:author="Jeff Pitzen" w:date="2025-12-13T16:58:00Z" w16du:dateUtc="2025-12-13T21:58:00Z">
              <w:r w:rsidRPr="00013B92">
                <w:rPr>
                  <w:b/>
                  <w:bCs/>
                  <w:sz w:val="14"/>
                  <w:szCs w:val="16"/>
                  <w:rPrChange w:id="4346" w:author="Jeff Pitzen" w:date="2025-12-13T16:58:00Z" w16du:dateUtc="2025-12-13T21:58:00Z">
                    <w:rPr>
                      <w:sz w:val="14"/>
                      <w:szCs w:val="16"/>
                    </w:rPr>
                  </w:rPrChange>
                </w:rPr>
                <w:t>What it does:</w:t>
              </w:r>
            </w:ins>
          </w:p>
          <w:p w14:paraId="0D8EA6D2" w14:textId="77777777" w:rsidR="00013B92" w:rsidRPr="00013B92" w:rsidRDefault="00013B92" w:rsidP="00013B92">
            <w:pPr>
              <w:pStyle w:val="BodyText"/>
              <w:numPr>
                <w:ilvl w:val="0"/>
                <w:numId w:val="42"/>
              </w:numPr>
              <w:rPr>
                <w:ins w:id="4347" w:author="Jeff Pitzen" w:date="2025-12-13T16:58:00Z" w16du:dateUtc="2025-12-13T21:58:00Z"/>
                <w:sz w:val="14"/>
                <w:szCs w:val="16"/>
              </w:rPr>
              <w:pPrChange w:id="4348" w:author="Jeff Pitzen" w:date="2025-12-13T16:58:00Z" w16du:dateUtc="2025-12-13T21:58:00Z">
                <w:pPr>
                  <w:pStyle w:val="BodyText"/>
                  <w:ind w:left="0"/>
                </w:pPr>
              </w:pPrChange>
            </w:pPr>
            <w:ins w:id="4349" w:author="Jeff Pitzen" w:date="2025-12-13T16:58:00Z" w16du:dateUtc="2025-12-13T21:58:00Z">
              <w:r w:rsidRPr="00013B92">
                <w:rPr>
                  <w:sz w:val="14"/>
                  <w:szCs w:val="16"/>
                </w:rPr>
                <w:t>Creates a service account named ebs-csi-controller-sa in the kube-system namespace</w:t>
              </w:r>
            </w:ins>
          </w:p>
          <w:p w14:paraId="34A2739F" w14:textId="77777777" w:rsidR="00013B92" w:rsidRPr="00013B92" w:rsidRDefault="00013B92" w:rsidP="00013B92">
            <w:pPr>
              <w:pStyle w:val="BodyText"/>
              <w:numPr>
                <w:ilvl w:val="0"/>
                <w:numId w:val="42"/>
              </w:numPr>
              <w:rPr>
                <w:ins w:id="4350" w:author="Jeff Pitzen" w:date="2025-12-13T16:58:00Z" w16du:dateUtc="2025-12-13T21:58:00Z"/>
                <w:sz w:val="14"/>
                <w:szCs w:val="16"/>
              </w:rPr>
              <w:pPrChange w:id="4351" w:author="Jeff Pitzen" w:date="2025-12-13T16:58:00Z" w16du:dateUtc="2025-12-13T21:58:00Z">
                <w:pPr>
                  <w:pStyle w:val="BodyText"/>
                  <w:ind w:left="0"/>
                </w:pPr>
              </w:pPrChange>
            </w:pPr>
            <w:ins w:id="4352" w:author="Jeff Pitzen" w:date="2025-12-13T16:58:00Z" w16du:dateUtc="2025-12-13T21:58:00Z">
              <w:r w:rsidRPr="00013B92">
                <w:rPr>
                  <w:sz w:val="14"/>
                  <w:szCs w:val="16"/>
                </w:rPr>
                <w:t>Creates an IAM role named AmazonEKS_EBS_CSI_DriverRole</w:t>
              </w:r>
            </w:ins>
          </w:p>
          <w:p w14:paraId="573A707B" w14:textId="77777777" w:rsidR="00013B92" w:rsidRPr="00013B92" w:rsidRDefault="00013B92" w:rsidP="00013B92">
            <w:pPr>
              <w:pStyle w:val="BodyText"/>
              <w:numPr>
                <w:ilvl w:val="0"/>
                <w:numId w:val="42"/>
              </w:numPr>
              <w:rPr>
                <w:ins w:id="4353" w:author="Jeff Pitzen" w:date="2025-12-13T16:58:00Z" w16du:dateUtc="2025-12-13T21:58:00Z"/>
                <w:sz w:val="14"/>
                <w:szCs w:val="16"/>
              </w:rPr>
              <w:pPrChange w:id="4354" w:author="Jeff Pitzen" w:date="2025-12-13T16:58:00Z" w16du:dateUtc="2025-12-13T21:58:00Z">
                <w:pPr>
                  <w:pStyle w:val="BodyText"/>
                  <w:ind w:left="0"/>
                </w:pPr>
              </w:pPrChange>
            </w:pPr>
            <w:ins w:id="4355" w:author="Jeff Pitzen" w:date="2025-12-13T16:58:00Z" w16du:dateUtc="2025-12-13T21:58:00Z">
              <w:r w:rsidRPr="00013B92">
                <w:rPr>
                  <w:sz w:val="14"/>
                  <w:szCs w:val="16"/>
                </w:rPr>
                <w:t>Attaches the IAM policy (AmazonEBSCSIDriverPolicy) to the role, granting permissions for EBS volume management</w:t>
              </w:r>
            </w:ins>
          </w:p>
          <w:p w14:paraId="77F9F0BA" w14:textId="77777777" w:rsidR="00013B92" w:rsidRPr="00013B92" w:rsidRDefault="00013B92" w:rsidP="00013B92">
            <w:pPr>
              <w:pStyle w:val="BodyText"/>
              <w:numPr>
                <w:ilvl w:val="0"/>
                <w:numId w:val="42"/>
              </w:numPr>
              <w:rPr>
                <w:ins w:id="4356" w:author="Jeff Pitzen" w:date="2025-12-13T16:58:00Z" w16du:dateUtc="2025-12-13T21:58:00Z"/>
                <w:sz w:val="14"/>
                <w:szCs w:val="16"/>
              </w:rPr>
              <w:pPrChange w:id="4357" w:author="Jeff Pitzen" w:date="2025-12-13T16:58:00Z" w16du:dateUtc="2025-12-13T21:58:00Z">
                <w:pPr>
                  <w:pStyle w:val="BodyText"/>
                  <w:ind w:left="0"/>
                </w:pPr>
              </w:pPrChange>
            </w:pPr>
            <w:ins w:id="4358" w:author="Jeff Pitzen" w:date="2025-12-13T16:58:00Z" w16du:dateUtc="2025-12-13T21:58:00Z">
              <w:r w:rsidRPr="00013B92">
                <w:rPr>
                  <w:sz w:val="14"/>
                  <w:szCs w:val="16"/>
                </w:rPr>
                <w:t>Associates the service account with the IAM role via OpenID Connect (OIDC) provider for the EKS cluster</w:t>
              </w:r>
            </w:ins>
          </w:p>
          <w:p w14:paraId="4A950BCD" w14:textId="77777777" w:rsidR="00013B92" w:rsidRPr="00013B92" w:rsidRDefault="00013B92" w:rsidP="00013B92">
            <w:pPr>
              <w:pStyle w:val="BodyText"/>
              <w:numPr>
                <w:ilvl w:val="0"/>
                <w:numId w:val="42"/>
              </w:numPr>
              <w:rPr>
                <w:ins w:id="4359" w:author="Jeff Pitzen" w:date="2025-12-13T16:58:00Z" w16du:dateUtc="2025-12-13T21:58:00Z"/>
                <w:sz w:val="14"/>
                <w:szCs w:val="16"/>
              </w:rPr>
              <w:pPrChange w:id="4360" w:author="Jeff Pitzen" w:date="2025-12-13T16:58:00Z" w16du:dateUtc="2025-12-13T21:58:00Z">
                <w:pPr>
                  <w:pStyle w:val="BodyText"/>
                  <w:ind w:left="0"/>
                </w:pPr>
              </w:pPrChange>
            </w:pPr>
            <w:ins w:id="4361" w:author="Jeff Pitzen" w:date="2025-12-13T16:58:00Z" w16du:dateUtc="2025-12-13T21:58:00Z">
              <w:r w:rsidRPr="00013B92">
                <w:rPr>
                  <w:sz w:val="14"/>
                  <w:szCs w:val="16"/>
                </w:rPr>
                <w:t>The --approve flag automatically confirms the creation without prompting</w:t>
              </w:r>
            </w:ins>
          </w:p>
          <w:p w14:paraId="38737C37" w14:textId="77777777" w:rsidR="00013B92" w:rsidRDefault="00013B92" w:rsidP="00013B92">
            <w:pPr>
              <w:pStyle w:val="BodyText"/>
              <w:ind w:left="0"/>
              <w:rPr>
                <w:ins w:id="4362" w:author="Jeff Pitzen" w:date="2025-12-13T16:58:00Z" w16du:dateUtc="2025-12-13T21:58:00Z"/>
                <w:b/>
                <w:bCs/>
                <w:sz w:val="14"/>
                <w:szCs w:val="16"/>
              </w:rPr>
            </w:pPr>
          </w:p>
          <w:p w14:paraId="52F2979B" w14:textId="25F16319" w:rsidR="00013B92" w:rsidRPr="00013B92" w:rsidRDefault="00013B92" w:rsidP="00013B92">
            <w:pPr>
              <w:pStyle w:val="BodyText"/>
              <w:ind w:left="0"/>
              <w:rPr>
                <w:ins w:id="4363" w:author="Jeff Pitzen" w:date="2025-12-13T16:58:00Z" w16du:dateUtc="2025-12-13T21:58:00Z"/>
                <w:b/>
                <w:bCs/>
                <w:sz w:val="14"/>
                <w:szCs w:val="16"/>
                <w:rPrChange w:id="4364" w:author="Jeff Pitzen" w:date="2025-12-13T16:58:00Z" w16du:dateUtc="2025-12-13T21:58:00Z">
                  <w:rPr>
                    <w:ins w:id="4365" w:author="Jeff Pitzen" w:date="2025-12-13T16:58:00Z" w16du:dateUtc="2025-12-13T21:58:00Z"/>
                    <w:sz w:val="14"/>
                    <w:szCs w:val="16"/>
                  </w:rPr>
                </w:rPrChange>
              </w:rPr>
            </w:pPr>
            <w:ins w:id="4366" w:author="Jeff Pitzen" w:date="2025-12-13T16:58:00Z" w16du:dateUtc="2025-12-13T21:58:00Z">
              <w:r w:rsidRPr="00013B92">
                <w:rPr>
                  <w:b/>
                  <w:bCs/>
                  <w:sz w:val="14"/>
                  <w:szCs w:val="16"/>
                  <w:rPrChange w:id="4367" w:author="Jeff Pitzen" w:date="2025-12-13T16:58:00Z" w16du:dateUtc="2025-12-13T21:58:00Z">
                    <w:rPr>
                      <w:sz w:val="14"/>
                      <w:szCs w:val="16"/>
                    </w:rPr>
                  </w:rPrChange>
                </w:rPr>
                <w:t>Why it's needed:</w:t>
              </w:r>
            </w:ins>
          </w:p>
          <w:p w14:paraId="07A16FBD" w14:textId="77777777" w:rsidR="00013B92" w:rsidRDefault="00013B92" w:rsidP="00013B92">
            <w:pPr>
              <w:pStyle w:val="BodyText"/>
              <w:ind w:left="0"/>
              <w:rPr>
                <w:ins w:id="4368" w:author="Jeff Pitzen" w:date="2025-12-13T16:58:00Z" w16du:dateUtc="2025-12-13T21:58:00Z"/>
                <w:sz w:val="14"/>
                <w:szCs w:val="16"/>
              </w:rPr>
            </w:pPr>
          </w:p>
          <w:p w14:paraId="3FAEF0DF" w14:textId="3DB4BC79" w:rsidR="00013B92" w:rsidRPr="00013B92" w:rsidRDefault="00013B92" w:rsidP="00013B92">
            <w:pPr>
              <w:pStyle w:val="BodyText"/>
              <w:ind w:left="0"/>
              <w:rPr>
                <w:ins w:id="4369" w:author="Jeff Pitzen" w:date="2025-12-13T16:58:00Z" w16du:dateUtc="2025-12-13T21:58:00Z"/>
                <w:sz w:val="14"/>
                <w:szCs w:val="16"/>
              </w:rPr>
            </w:pPr>
            <w:ins w:id="4370" w:author="Jeff Pitzen" w:date="2025-12-13T16:58:00Z" w16du:dateUtc="2025-12-13T21:58:00Z">
              <w:r w:rsidRPr="00013B92">
                <w:rPr>
                  <w:sz w:val="14"/>
                  <w:szCs w:val="16"/>
                </w:rPr>
                <w:t>The EBS CSI driver runs as pods in the kube-system namespace and requires AWS permissions to perform actions like provisioning, attaching, and detaching EBS volumes for Kubernetes PersistentVolumeClaims (PVCs)</w:t>
              </w:r>
            </w:ins>
            <w:ins w:id="4371" w:author="Jeff Pitzen" w:date="2025-12-13T16:59:00Z" w16du:dateUtc="2025-12-13T21:59:00Z">
              <w:r w:rsidR="000B4E6F">
                <w:rPr>
                  <w:sz w:val="14"/>
                  <w:szCs w:val="16"/>
                </w:rPr>
                <w:t>.</w:t>
              </w:r>
            </w:ins>
          </w:p>
          <w:p w14:paraId="106AE333" w14:textId="3B7D34BD" w:rsidR="00013B92" w:rsidRPr="00013B92" w:rsidRDefault="00013B92" w:rsidP="00013B92">
            <w:pPr>
              <w:pStyle w:val="BodyText"/>
              <w:ind w:left="0"/>
              <w:rPr>
                <w:ins w:id="4372" w:author="Jeff Pitzen" w:date="2025-12-13T16:58:00Z" w16du:dateUtc="2025-12-13T21:58:00Z"/>
                <w:sz w:val="14"/>
                <w:szCs w:val="16"/>
              </w:rPr>
            </w:pPr>
            <w:ins w:id="4373" w:author="Jeff Pitzen" w:date="2025-12-13T16:58:00Z" w16du:dateUtc="2025-12-13T21:58:00Z">
              <w:r w:rsidRPr="00013B92">
                <w:rPr>
                  <w:sz w:val="14"/>
                  <w:szCs w:val="16"/>
                </w:rPr>
                <w:t>IRSA provides a secure way for these pods to assume the IAM role, ensuring least-privilege access to EC2 APIs without embedding AWS keys in the cluster</w:t>
              </w:r>
            </w:ins>
            <w:ins w:id="4374" w:author="Jeff Pitzen" w:date="2025-12-13T16:59:00Z" w16du:dateUtc="2025-12-13T21:59:00Z">
              <w:r w:rsidR="00D74A67">
                <w:rPr>
                  <w:sz w:val="14"/>
                  <w:szCs w:val="16"/>
                </w:rPr>
                <w:t>.  W</w:t>
              </w:r>
            </w:ins>
            <w:ins w:id="4375" w:author="Jeff Pitzen" w:date="2025-12-13T16:58:00Z" w16du:dateUtc="2025-12-13T21:58:00Z">
              <w:r w:rsidRPr="00013B92">
                <w:rPr>
                  <w:sz w:val="14"/>
                  <w:szCs w:val="16"/>
                </w:rPr>
                <w:t>ithout this setup, storage provisioning would fail with authorization errors, such as "You are not authorized to perform this operation" when the driver attempts to create or manage volumes</w:t>
              </w:r>
            </w:ins>
            <w:ins w:id="4376" w:author="Jeff Pitzen" w:date="2025-12-13T17:00:00Z" w16du:dateUtc="2025-12-13T22:00:00Z">
              <w:r w:rsidR="00D74A67">
                <w:rPr>
                  <w:sz w:val="14"/>
                  <w:szCs w:val="16"/>
                </w:rPr>
                <w:t>.</w:t>
              </w:r>
            </w:ins>
          </w:p>
          <w:p w14:paraId="6F9ACC01" w14:textId="3A4628E6" w:rsidR="00013B92" w:rsidRPr="00D74A67" w:rsidRDefault="00013B92" w:rsidP="00013B92">
            <w:pPr>
              <w:pStyle w:val="BodyText"/>
              <w:ind w:left="0"/>
              <w:rPr>
                <w:ins w:id="4377" w:author="Jeff Pitzen" w:date="2025-12-13T16:58:00Z" w16du:dateUtc="2025-12-13T21:58:00Z"/>
                <w:b/>
                <w:bCs/>
                <w:sz w:val="14"/>
                <w:szCs w:val="16"/>
                <w:rPrChange w:id="4378" w:author="Jeff Pitzen" w:date="2025-12-13T17:00:00Z" w16du:dateUtc="2025-12-13T22:00:00Z">
                  <w:rPr>
                    <w:ins w:id="4379" w:author="Jeff Pitzen" w:date="2025-12-13T16:58:00Z" w16du:dateUtc="2025-12-13T21:58:00Z"/>
                    <w:sz w:val="14"/>
                    <w:szCs w:val="16"/>
                  </w:rPr>
                </w:rPrChange>
              </w:rPr>
            </w:pPr>
            <w:ins w:id="4380" w:author="Jeff Pitzen" w:date="2025-12-13T16:58:00Z" w16du:dateUtc="2025-12-13T21:58:00Z">
              <w:r w:rsidRPr="00D74A67">
                <w:rPr>
                  <w:b/>
                  <w:bCs/>
                  <w:sz w:val="14"/>
                  <w:szCs w:val="16"/>
                  <w:rPrChange w:id="4381" w:author="Jeff Pitzen" w:date="2025-12-13T17:00:00Z" w16du:dateUtc="2025-12-13T22:00:00Z">
                    <w:rPr>
                      <w:sz w:val="14"/>
                      <w:szCs w:val="16"/>
                    </w:rPr>
                  </w:rPrChange>
                </w:rPr>
                <w:t xml:space="preserve">In </w:t>
              </w:r>
            </w:ins>
            <w:ins w:id="4382" w:author="Jeff Pitzen" w:date="2025-12-13T17:00:00Z" w16du:dateUtc="2025-12-13T22:00:00Z">
              <w:r w:rsidR="00D74A67" w:rsidRPr="00D74A67">
                <w:rPr>
                  <w:b/>
                  <w:bCs/>
                  <w:sz w:val="14"/>
                  <w:szCs w:val="16"/>
                  <w:rPrChange w:id="4383" w:author="Jeff Pitzen" w:date="2025-12-13T17:00:00Z" w16du:dateUtc="2025-12-13T22:00:00Z">
                    <w:rPr>
                      <w:sz w:val="14"/>
                      <w:szCs w:val="16"/>
                    </w:rPr>
                  </w:rPrChange>
                </w:rPr>
                <w:t>this</w:t>
              </w:r>
            </w:ins>
            <w:ins w:id="4384" w:author="Jeff Pitzen" w:date="2025-12-13T16:58:00Z" w16du:dateUtc="2025-12-13T21:58:00Z">
              <w:r w:rsidRPr="00D74A67">
                <w:rPr>
                  <w:b/>
                  <w:bCs/>
                  <w:sz w:val="14"/>
                  <w:szCs w:val="16"/>
                  <w:rPrChange w:id="4385" w:author="Jeff Pitzen" w:date="2025-12-13T17:00:00Z" w16du:dateUtc="2025-12-13T22:00:00Z">
                    <w:rPr>
                      <w:sz w:val="14"/>
                      <w:szCs w:val="16"/>
                    </w:rPr>
                  </w:rPrChange>
                </w:rPr>
                <w:t xml:space="preserve"> deployment:</w:t>
              </w:r>
            </w:ins>
          </w:p>
          <w:p w14:paraId="20913036" w14:textId="377C2BA6" w:rsidR="00013B92" w:rsidRPr="00013B92" w:rsidRDefault="00013B92" w:rsidP="00013B92">
            <w:pPr>
              <w:pStyle w:val="BodyText"/>
              <w:ind w:left="0"/>
              <w:rPr>
                <w:ins w:id="4386" w:author="Jeff Pitzen" w:date="2025-12-13T16:58:00Z" w16du:dateUtc="2025-12-13T21:58:00Z"/>
                <w:sz w:val="14"/>
                <w:szCs w:val="16"/>
              </w:rPr>
            </w:pPr>
            <w:ins w:id="4387" w:author="Jeff Pitzen" w:date="2025-12-13T16:58:00Z" w16du:dateUtc="2025-12-13T21:58:00Z">
              <w:r w:rsidRPr="00013B92">
                <w:rPr>
                  <w:sz w:val="14"/>
                  <w:szCs w:val="16"/>
                </w:rPr>
                <w:t>This service account is used by the EBS CSI driver to handle persistent storage for stateful applications like the ZooKeeper StatefulSet</w:t>
              </w:r>
            </w:ins>
            <w:ins w:id="4388" w:author="Jeff Pitzen" w:date="2025-12-13T17:00:00Z" w16du:dateUtc="2025-12-13T22:00:00Z">
              <w:r w:rsidR="00D74A67">
                <w:rPr>
                  <w:sz w:val="14"/>
                  <w:szCs w:val="16"/>
                </w:rPr>
                <w:t>.</w:t>
              </w:r>
            </w:ins>
          </w:p>
          <w:p w14:paraId="1BA676EF" w14:textId="78717581" w:rsidR="00474409" w:rsidRPr="00901A51" w:rsidRDefault="00013B92" w:rsidP="00013B92">
            <w:pPr>
              <w:pStyle w:val="BodyText"/>
              <w:keepNext/>
              <w:ind w:left="0"/>
              <w:rPr>
                <w:ins w:id="4389" w:author="Jeff Pitzen" w:date="2025-12-13T16:56:00Z" w16du:dateUtc="2025-12-13T21:56:00Z"/>
                <w:sz w:val="14"/>
                <w:szCs w:val="16"/>
              </w:rPr>
            </w:pPr>
            <w:ins w:id="4390" w:author="Jeff Pitzen" w:date="2025-12-13T16:58:00Z" w16du:dateUtc="2025-12-13T21:58:00Z">
              <w:r w:rsidRPr="00013B92">
                <w:rPr>
                  <w:sz w:val="14"/>
                  <w:szCs w:val="16"/>
                </w:rPr>
                <w:t>Each ZooKeeper pod requests a PVC, which triggers the driver to create and attach a dedicated EBS volume (e.g., gp3 type) for data persistence across pod rescheduling or node issues</w:t>
              </w:r>
            </w:ins>
            <w:ins w:id="4391" w:author="Jeff Pitzen" w:date="2025-12-13T17:00:00Z" w16du:dateUtc="2025-12-13T22:00:00Z">
              <w:r w:rsidR="00D74A67">
                <w:rPr>
                  <w:sz w:val="14"/>
                  <w:szCs w:val="16"/>
                </w:rPr>
                <w:t>.</w:t>
              </w:r>
            </w:ins>
          </w:p>
        </w:tc>
      </w:tr>
    </w:tbl>
    <w:p w14:paraId="7DD77055" w14:textId="77777777" w:rsidR="00474409" w:rsidRPr="00474409" w:rsidRDefault="00474409" w:rsidP="00474409">
      <w:pPr>
        <w:pStyle w:val="BodyText"/>
        <w:rPr>
          <w:ins w:id="4392" w:author="Jeff Pitzen" w:date="2025-12-13T16:55:00Z"/>
          <w:lang w:eastAsia="ja-JP"/>
          <w:rPrChange w:id="4393" w:author="Jeff Pitzen" w:date="2025-12-13T16:55:00Z" w16du:dateUtc="2025-12-13T21:55:00Z">
            <w:rPr>
              <w:ins w:id="4394" w:author="Jeff Pitzen" w:date="2025-12-13T16:55:00Z"/>
            </w:rPr>
          </w:rPrChange>
        </w:rPr>
        <w:pPrChange w:id="4395" w:author="Jeff Pitzen" w:date="2025-12-13T16:55:00Z" w16du:dateUtc="2025-12-13T21:55:00Z">
          <w:pPr/>
        </w:pPrChange>
      </w:pPr>
    </w:p>
    <w:p w14:paraId="685853B8" w14:textId="77777777" w:rsidR="002146CB" w:rsidRPr="002146CB" w:rsidRDefault="002146CB" w:rsidP="002146CB">
      <w:pPr>
        <w:rPr>
          <w:ins w:id="4396" w:author="Jeff Pitzen" w:date="2025-12-10T18:34:00Z" w16du:dateUtc="2025-12-10T23:34:00Z"/>
          <w:rPrChange w:id="4397" w:author="Jeff Pitzen" w:date="2025-12-13T13:41:00Z" w16du:dateUtc="2025-12-13T18:41:00Z">
            <w:rPr>
              <w:ins w:id="4398" w:author="Jeff Pitzen" w:date="2025-12-10T18:34:00Z" w16du:dateUtc="2025-12-10T23:34:00Z"/>
              <w:b/>
              <w:bCs/>
            </w:rPr>
          </w:rPrChange>
        </w:rPr>
      </w:pPr>
    </w:p>
    <w:p w14:paraId="7EC2EEDA" w14:textId="77777777" w:rsidR="00AE18A2" w:rsidDel="00B61849" w:rsidRDefault="00AE18A2" w:rsidP="00B61849">
      <w:pPr>
        <w:pStyle w:val="Heading1"/>
        <w:rPr>
          <w:del w:id="4399" w:author="Jeff Pitzen" w:date="2025-12-10T13:37:00Z" w16du:dateUtc="2025-12-10T18:37:00Z"/>
        </w:rPr>
        <w:pPrChange w:id="4400" w:author="Jeff Pitzen" w:date="2025-12-10T18:34:00Z" w16du:dateUtc="2025-12-10T23:34:00Z">
          <w:pPr/>
        </w:pPrChange>
      </w:pPr>
      <w:bookmarkStart w:id="4401" w:name="_Toc216514985"/>
      <w:bookmarkEnd w:id="4401"/>
    </w:p>
    <w:p w14:paraId="287BE47E" w14:textId="77777777" w:rsidR="00B61849" w:rsidRDefault="00B61849" w:rsidP="00B61849">
      <w:pPr>
        <w:pStyle w:val="Heading1"/>
        <w:rPr>
          <w:ins w:id="4402" w:author="Jeff Pitzen" w:date="2025-12-10T18:34:00Z" w16du:dateUtc="2025-12-10T23:34:00Z"/>
        </w:rPr>
        <w:pPrChange w:id="4403" w:author="Jeff Pitzen" w:date="2025-12-10T18:34:00Z" w16du:dateUtc="2025-12-10T23:34:00Z">
          <w:pPr/>
        </w:pPrChange>
      </w:pPr>
      <w:bookmarkStart w:id="4404" w:name="_Toc216514986"/>
      <w:bookmarkEnd w:id="4404"/>
    </w:p>
    <w:p w14:paraId="69688472" w14:textId="77777777" w:rsidR="00B61849" w:rsidRPr="00D240E3" w:rsidRDefault="00B61849" w:rsidP="00B61849">
      <w:pPr>
        <w:rPr>
          <w:ins w:id="4405" w:author="Jeff Pitzen" w:date="2025-12-10T18:34:00Z" w16du:dateUtc="2025-12-10T23:34:00Z"/>
        </w:rPr>
        <w:pPrChange w:id="4406" w:author="Jeff Pitzen" w:date="2025-12-10T18:34:00Z" w16du:dateUtc="2025-12-10T23:34:00Z">
          <w:pPr>
            <w:pStyle w:val="Body"/>
            <w:ind w:left="1440"/>
          </w:pPr>
        </w:pPrChange>
      </w:pPr>
    </w:p>
    <w:p w14:paraId="57B65BB5" w14:textId="77777777" w:rsidR="00993FF1" w:rsidRPr="00D240E3" w:rsidRDefault="00993FF1" w:rsidP="00B61849">
      <w:pPr>
        <w:pPrChange w:id="4407" w:author="Jeff Pitzen" w:date="2025-12-10T18:34:00Z" w16du:dateUtc="2025-12-10T23:34:00Z">
          <w:pPr>
            <w:pStyle w:val="Body"/>
            <w:ind w:left="1440"/>
          </w:pPr>
        </w:pPrChange>
      </w:pPr>
    </w:p>
    <w:sectPr w:rsidR="00993FF1" w:rsidRPr="00D240E3" w:rsidSect="00A43DF8">
      <w:headerReference w:type="even" r:id="rId27"/>
      <w:headerReference w:type="default" r:id="rId28"/>
      <w:footerReference w:type="default" r:id="rId29"/>
      <w:headerReference w:type="first" r:id="rId30"/>
      <w:footerReference w:type="first" r:id="rId31"/>
      <w:footnotePr>
        <w:numFmt w:val="lowerLetter"/>
      </w:footnotePr>
      <w:pgSz w:w="12240" w:h="15840"/>
      <w:pgMar w:top="960" w:right="720" w:bottom="720" w:left="720" w:header="432" w:footer="432"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5" w:author="Benjamin Ross" w:date="2025-11-17T13:15:00Z" w:initials="BR">
    <w:p w14:paraId="5D6A0176" w14:textId="2577EDEF" w:rsidR="00D86C8E" w:rsidRDefault="00D86C8E" w:rsidP="00D86C8E">
      <w:pPr>
        <w:pStyle w:val="CommentText"/>
        <w:ind w:left="0"/>
      </w:pPr>
      <w:r>
        <w:rPr>
          <w:rStyle w:val="CommentReference"/>
        </w:rPr>
        <w:annotationRef/>
      </w:r>
      <w:r>
        <w:fldChar w:fldCharType="begin"/>
      </w:r>
      <w:r>
        <w:instrText>HYPERLINK "mailto:JPitzen@ziplip.net"</w:instrText>
      </w:r>
      <w:bookmarkStart w:id="296" w:name="_@_8F0A985503274FA0B09115EEBFE2B255Z"/>
      <w:r>
        <w:fldChar w:fldCharType="separate"/>
      </w:r>
      <w:bookmarkEnd w:id="296"/>
      <w:r w:rsidRPr="00D86C8E">
        <w:rPr>
          <w:rStyle w:val="Mention"/>
          <w:noProof/>
        </w:rPr>
        <w:t>@Jeff Pitzen</w:t>
      </w:r>
      <w:r>
        <w:fldChar w:fldCharType="end"/>
      </w:r>
      <w:r>
        <w:t xml:space="preserve"> please review this section. Gopala provided some input to get it started. Anything further would help.</w:t>
      </w:r>
    </w:p>
  </w:comment>
  <w:comment w:id="521" w:author="Benjamin Ross" w:date="2025-11-17T13:13:00Z" w:initials="BR">
    <w:p w14:paraId="2ED55FFF" w14:textId="77A6A017" w:rsidR="009B360C" w:rsidRDefault="009B360C" w:rsidP="009B360C">
      <w:pPr>
        <w:pStyle w:val="CommentText"/>
        <w:ind w:left="0"/>
      </w:pPr>
      <w:r>
        <w:rPr>
          <w:rStyle w:val="CommentReference"/>
        </w:rPr>
        <w:annotationRef/>
      </w:r>
      <w:r>
        <w:fldChar w:fldCharType="begin"/>
      </w:r>
      <w:r>
        <w:instrText>HYPERLINK "mailto:vpanthulu@ziplip.net"</w:instrText>
      </w:r>
      <w:bookmarkStart w:id="523" w:name="_@_DEFE7878C8FC4CDE8C038E4C065A7073Z"/>
      <w:r>
        <w:fldChar w:fldCharType="separate"/>
      </w:r>
      <w:bookmarkEnd w:id="523"/>
      <w:r w:rsidRPr="009B360C">
        <w:rPr>
          <w:rStyle w:val="Mention"/>
          <w:noProof/>
        </w:rPr>
        <w:t>@Vamsi Krishna Panthulu</w:t>
      </w:r>
      <w:r>
        <w:fldChar w:fldCharType="end"/>
      </w:r>
      <w:r>
        <w:t xml:space="preserve"> can you help fill this in? Nack had a few pointers from his email which I have started with, but he suggested you provide the rest.</w:t>
      </w:r>
    </w:p>
  </w:comment>
  <w:comment w:id="624" w:author="Benjamin Ross" w:date="2025-11-17T13:15:00Z" w:initials="BR">
    <w:p w14:paraId="45D54E60" w14:textId="7862017E" w:rsidR="00BC0451" w:rsidRDefault="00BC0451" w:rsidP="00BC0451">
      <w:pPr>
        <w:pStyle w:val="CommentText"/>
        <w:ind w:left="0"/>
      </w:pPr>
      <w:r>
        <w:rPr>
          <w:rStyle w:val="CommentReference"/>
        </w:rPr>
        <w:annotationRef/>
      </w:r>
      <w:r>
        <w:fldChar w:fldCharType="begin"/>
      </w:r>
      <w:r>
        <w:instrText>HYPERLINK "mailto:JPitzen@ziplip.net"</w:instrText>
      </w:r>
      <w:bookmarkStart w:id="627" w:name="_@_E659E53DB2BF44128B87D0D97592A12DZ"/>
      <w:r>
        <w:fldChar w:fldCharType="separate"/>
      </w:r>
      <w:bookmarkEnd w:id="627"/>
      <w:r w:rsidRPr="00BC0451">
        <w:rPr>
          <w:rStyle w:val="Mention"/>
          <w:noProof/>
        </w:rPr>
        <w:t>@Jeff Pitzen</w:t>
      </w:r>
      <w:r>
        <w:fldChar w:fldCharType="end"/>
      </w:r>
      <w:r>
        <w:t xml:space="preserve"> can you let me know if there is anything more we can add here? Also not sure if we can direct them to specific parts of these linked Web sites. This was also from Nack’s email.</w:t>
      </w:r>
    </w:p>
  </w:comment>
  <w:comment w:id="625" w:author="Jeff Pitzen" w:date="2025-11-17T17:07:00Z" w:initials="JP">
    <w:p w14:paraId="1B8B898A" w14:textId="77777777" w:rsidR="00C50934" w:rsidRDefault="00C50934" w:rsidP="00C50934">
      <w:pPr>
        <w:pStyle w:val="CommentText"/>
        <w:ind w:left="0"/>
      </w:pPr>
      <w:r>
        <w:rPr>
          <w:rStyle w:val="CommentReference"/>
        </w:rPr>
        <w:annotationRef/>
      </w:r>
      <w:r>
        <w:t>When I get a chance, I’ll review those links and see what will be useful for this document.</w:t>
      </w:r>
    </w:p>
  </w:comment>
  <w:comment w:id="1028" w:author="Benjamin Ross" w:date="2025-11-17T13:18:00Z" w:initials="BR">
    <w:p w14:paraId="5922D782" w14:textId="1B3ED74B" w:rsidR="00D549A3" w:rsidRDefault="000950E5" w:rsidP="00D549A3">
      <w:pPr>
        <w:pStyle w:val="CommentText"/>
        <w:ind w:left="0"/>
      </w:pPr>
      <w:r>
        <w:rPr>
          <w:rStyle w:val="CommentReference"/>
        </w:rPr>
        <w:annotationRef/>
      </w:r>
      <w:r w:rsidR="00D549A3">
        <w:fldChar w:fldCharType="begin"/>
      </w:r>
      <w:r w:rsidR="00D549A3">
        <w:instrText>HYPERLINK "mailto:JPitzen@ziplip.net"</w:instrText>
      </w:r>
      <w:bookmarkStart w:id="1030" w:name="_@_E4F1BFB9B33A403A8D8545546CF8A7C0Z"/>
      <w:r w:rsidR="00D549A3">
        <w:fldChar w:fldCharType="separate"/>
      </w:r>
      <w:bookmarkEnd w:id="1030"/>
      <w:r w:rsidR="00D549A3" w:rsidRPr="00D549A3">
        <w:rPr>
          <w:rStyle w:val="Mention"/>
          <w:noProof/>
        </w:rPr>
        <w:t>@Jeff Pitzen</w:t>
      </w:r>
      <w:r w:rsidR="00D549A3">
        <w:fldChar w:fldCharType="end"/>
      </w:r>
      <w:r w:rsidR="00D549A3">
        <w:t xml:space="preserve">  please check this section as well - another one based on Gopala’s input. Not sure if you would have anything on this beyond what Gopala provided.</w:t>
      </w:r>
    </w:p>
    <w:p w14:paraId="28B269B3" w14:textId="77777777" w:rsidR="00D549A3" w:rsidRDefault="00D549A3" w:rsidP="00D549A3">
      <w:pPr>
        <w:pStyle w:val="CommentText"/>
        <w:ind w:left="0"/>
      </w:pPr>
    </w:p>
    <w:p w14:paraId="5F8DB8D7" w14:textId="77777777" w:rsidR="00D549A3" w:rsidRDefault="00D549A3" w:rsidP="00D549A3">
      <w:pPr>
        <w:pStyle w:val="CommentText"/>
        <w:ind w:left="0"/>
      </w:pPr>
      <w:r>
        <w:t>One item that is missing here is information on a potential future roadmap - section 3.3.6 is an implementation roadmap, but I am not sure how complete it is. This is the requirement listed in the email thread:</w:t>
      </w:r>
      <w:r>
        <w:br/>
      </w:r>
      <w:r>
        <w:br/>
        <w:t>“</w:t>
      </w:r>
      <w:r>
        <w:rPr>
          <w:color w:val="000000"/>
        </w:rPr>
        <w:t xml:space="preserve">What might need to be added - </w:t>
      </w:r>
      <w:hyperlink r:id="rId1" w:history="1">
        <w:r w:rsidRPr="00EE09C0">
          <w:rPr>
            <w:rStyle w:val="Hyperlink"/>
            <w:highlight w:val="lightGray"/>
          </w:rPr>
          <w:t>@Gopalakrishna Charipalli</w:t>
        </w:r>
      </w:hyperlink>
      <w:r>
        <w:rPr>
          <w:color w:val="000000"/>
        </w:rPr>
        <w:t xml:space="preserve"> and </w:t>
      </w:r>
      <w:hyperlink r:id="rId2" w:history="1">
        <w:r w:rsidRPr="00EE09C0">
          <w:rPr>
            <w:rStyle w:val="Hyperlink"/>
            <w:highlight w:val="lightGray"/>
          </w:rPr>
          <w:t>@Jeff Pitzen</w:t>
        </w:r>
      </w:hyperlink>
      <w:r>
        <w:rPr>
          <w:color w:val="000000"/>
        </w:rPr>
        <w:t> Any expected changes we have to make in two contexts:</w:t>
      </w:r>
    </w:p>
    <w:p w14:paraId="2B60B433" w14:textId="77777777" w:rsidR="00D549A3" w:rsidRDefault="00D549A3" w:rsidP="00D549A3">
      <w:pPr>
        <w:pStyle w:val="CommentText"/>
        <w:ind w:left="0"/>
      </w:pPr>
      <w:r>
        <w:rPr>
          <w:color w:val="000000"/>
        </w:rPr>
        <w:br/>
        <w:t>To meet the use cases of DoD</w:t>
      </w:r>
      <w:r>
        <w:rPr>
          <w:color w:val="000000"/>
        </w:rPr>
        <w:br/>
      </w:r>
      <w:r>
        <w:rPr>
          <w:color w:val="000000"/>
        </w:rPr>
        <w:br/>
        <w:t>To meet the long term plan of having "proper" microservices”</w:t>
      </w:r>
    </w:p>
  </w:comment>
  <w:comment w:id="1629" w:author="Jeff Pitzen" w:date="2025-11-19T09:15:00Z" w:initials="JP">
    <w:p w14:paraId="788C7814" w14:textId="38EAB7EB" w:rsidR="00BD3B5E" w:rsidRDefault="00BD3B5E" w:rsidP="00BD3B5E">
      <w:pPr>
        <w:pStyle w:val="CommentText"/>
        <w:ind w:left="0"/>
      </w:pPr>
      <w:r>
        <w:rPr>
          <w:rStyle w:val="CommentReference"/>
        </w:rPr>
        <w:annotationRef/>
      </w:r>
      <w:r>
        <w:t xml:space="preserve">This section needs more information regarding the connector setups, will this be imaged based or remote connector based?  </w:t>
      </w:r>
      <w:r>
        <w:fldChar w:fldCharType="begin"/>
      </w:r>
      <w:r>
        <w:instrText>HYPERLINK "mailto:GCharipalli@ziplip.net"</w:instrText>
      </w:r>
      <w:bookmarkStart w:id="1630" w:name="_@_FB28DA8B89BB48B9B41A17129A787A35Z"/>
      <w:r>
        <w:fldChar w:fldCharType="separate"/>
      </w:r>
      <w:bookmarkEnd w:id="1630"/>
      <w:r w:rsidRPr="00BD3B5E">
        <w:rPr>
          <w:rStyle w:val="Mention"/>
          <w:noProof/>
        </w:rPr>
        <w:t>@Gopalakrishna Charipalli</w:t>
      </w:r>
      <w:r>
        <w:fldChar w:fldCharType="end"/>
      </w:r>
      <w:r>
        <w:t xml:space="preserve"> </w:t>
      </w:r>
    </w:p>
  </w:comment>
  <w:comment w:id="2881" w:author="Benjamin Ross" w:date="2025-11-18T08:23:00Z" w:initials="BR">
    <w:p w14:paraId="35399997" w14:textId="49B24A85" w:rsidR="000677E7" w:rsidRDefault="00DF21EB" w:rsidP="000677E7">
      <w:pPr>
        <w:pStyle w:val="CommentText"/>
        <w:ind w:left="0"/>
      </w:pPr>
      <w:r>
        <w:rPr>
          <w:rStyle w:val="CommentReference"/>
        </w:rPr>
        <w:annotationRef/>
      </w:r>
      <w:r w:rsidR="000677E7">
        <w:fldChar w:fldCharType="begin"/>
      </w:r>
      <w:r w:rsidR="000677E7">
        <w:instrText>HYPERLINK "mailto:JPitzen@ziplip.net"</w:instrText>
      </w:r>
      <w:bookmarkStart w:id="2889" w:name="_@_9A40306AF1B745A688F42FC71850090AZ"/>
      <w:r w:rsidR="000677E7">
        <w:fldChar w:fldCharType="separate"/>
      </w:r>
      <w:bookmarkEnd w:id="2889"/>
      <w:r w:rsidR="000677E7" w:rsidRPr="000677E7">
        <w:rPr>
          <w:rStyle w:val="Mention"/>
          <w:noProof/>
        </w:rPr>
        <w:t>@Jeff Pitzen</w:t>
      </w:r>
      <w:r w:rsidR="000677E7">
        <w:fldChar w:fldCharType="end"/>
      </w:r>
      <w:r w:rsidR="000677E7">
        <w:t xml:space="preserve"> </w:t>
      </w:r>
      <w:r w:rsidR="000677E7">
        <w:fldChar w:fldCharType="begin"/>
      </w:r>
      <w:r w:rsidR="000677E7">
        <w:instrText>HYPERLINK "mailto:vpanthulu@ziplip.net"</w:instrText>
      </w:r>
      <w:bookmarkStart w:id="2890" w:name="_@_1A679F47D9CF41339740934F45F6405FZ"/>
      <w:r w:rsidR="000677E7">
        <w:fldChar w:fldCharType="separate"/>
      </w:r>
      <w:bookmarkEnd w:id="2890"/>
      <w:r w:rsidR="000677E7" w:rsidRPr="000677E7">
        <w:rPr>
          <w:rStyle w:val="Mention"/>
          <w:noProof/>
        </w:rPr>
        <w:t>@Vamsi Krishna Panthulu</w:t>
      </w:r>
      <w:r w:rsidR="000677E7">
        <w:fldChar w:fldCharType="end"/>
      </w:r>
      <w:r w:rsidR="000677E7">
        <w:t xml:space="preserve"> this is placeholder of a section that we hope to have filled in - as a future roadmap of architectural changes. </w:t>
      </w:r>
    </w:p>
  </w:comment>
  <w:comment w:id="2894" w:author="Benjamin Ross" w:date="2025-11-18T08:25:00Z" w:initials="BR">
    <w:p w14:paraId="0FB989BE" w14:textId="77777777" w:rsidR="00794437" w:rsidRDefault="00794437" w:rsidP="00794437">
      <w:pPr>
        <w:pStyle w:val="CommentText"/>
        <w:ind w:left="0"/>
      </w:pPr>
      <w:r>
        <w:rPr>
          <w:rStyle w:val="CommentReference"/>
        </w:rPr>
        <w:annotationRef/>
      </w:r>
      <w:r>
        <w:t>TBD. Unsure if this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6A0176" w15:done="0"/>
  <w15:commentEx w15:paraId="2ED55FFF" w15:done="0"/>
  <w15:commentEx w15:paraId="45D54E60" w15:done="0"/>
  <w15:commentEx w15:paraId="1B8B898A" w15:paraIdParent="45D54E60" w15:done="0"/>
  <w15:commentEx w15:paraId="2B60B433" w15:done="0"/>
  <w15:commentEx w15:paraId="788C7814" w15:done="1"/>
  <w15:commentEx w15:paraId="35399997" w15:done="0"/>
  <w15:commentEx w15:paraId="0FB989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2F784C" w16cex:dateUtc="2025-11-17T21:15:00Z"/>
  <w16cex:commentExtensible w16cex:durableId="41B0DD93" w16cex:dateUtc="2025-11-17T21:13:00Z"/>
  <w16cex:commentExtensible w16cex:durableId="3880E8A7" w16cex:dateUtc="2025-11-17T21:15:00Z"/>
  <w16cex:commentExtensible w16cex:durableId="1A5B4889" w16cex:dateUtc="2025-11-17T22:07:00Z"/>
  <w16cex:commentExtensible w16cex:durableId="3FBC8670" w16cex:dateUtc="2025-11-17T21:18:00Z"/>
  <w16cex:commentExtensible w16cex:durableId="6D3F86B7" w16cex:dateUtc="2025-11-19T14:15:00Z"/>
  <w16cex:commentExtensible w16cex:durableId="7D7A94DC" w16cex:dateUtc="2025-11-18T16:23:00Z"/>
  <w16cex:commentExtensible w16cex:durableId="6F6DBCFD" w16cex:dateUtc="2025-11-18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6A0176" w16cid:durableId="1A2F784C"/>
  <w16cid:commentId w16cid:paraId="2ED55FFF" w16cid:durableId="41B0DD93"/>
  <w16cid:commentId w16cid:paraId="45D54E60" w16cid:durableId="3880E8A7"/>
  <w16cid:commentId w16cid:paraId="1B8B898A" w16cid:durableId="1A5B4889"/>
  <w16cid:commentId w16cid:paraId="2B60B433" w16cid:durableId="3FBC8670"/>
  <w16cid:commentId w16cid:paraId="788C7814" w16cid:durableId="6D3F86B7"/>
  <w16cid:commentId w16cid:paraId="35399997" w16cid:durableId="7D7A94DC"/>
  <w16cid:commentId w16cid:paraId="0FB989BE" w16cid:durableId="6F6DBC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EEC7" w14:textId="77777777" w:rsidR="00010351" w:rsidRDefault="00010351" w:rsidP="00E4096E">
      <w:pPr>
        <w:spacing w:after="0" w:line="240" w:lineRule="auto"/>
      </w:pPr>
      <w:r>
        <w:separator/>
      </w:r>
    </w:p>
    <w:p w14:paraId="03312AAE" w14:textId="77777777" w:rsidR="00010351" w:rsidRDefault="00010351"/>
  </w:endnote>
  <w:endnote w:type="continuationSeparator" w:id="0">
    <w:p w14:paraId="5A549B1B" w14:textId="77777777" w:rsidR="00010351" w:rsidRDefault="00010351" w:rsidP="00E4096E">
      <w:pPr>
        <w:spacing w:after="0" w:line="240" w:lineRule="auto"/>
      </w:pPr>
      <w:r>
        <w:continuationSeparator/>
      </w:r>
    </w:p>
    <w:p w14:paraId="7ACF4461" w14:textId="77777777" w:rsidR="00010351" w:rsidRDefault="00010351"/>
  </w:endnote>
  <w:endnote w:type="continuationNotice" w:id="1">
    <w:p w14:paraId="38004E40" w14:textId="77777777" w:rsidR="00010351" w:rsidRDefault="0001035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Open Sans Light">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utra Text">
    <w:altName w:val="Calibri"/>
    <w:panose1 w:val="00000000000000000000"/>
    <w:charset w:val="00"/>
    <w:family w:val="modern"/>
    <w:notTrueType/>
    <w:pitch w:val="variable"/>
    <w:sig w:usb0="800000AF" w:usb1="4000204A" w:usb2="00000000" w:usb3="00000000" w:csb0="00000009"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3C36" w14:textId="53BD0F52" w:rsidR="003E7DEF" w:rsidRDefault="003E7DEF">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030350"/>
      <w:docPartObj>
        <w:docPartGallery w:val="Page Numbers (Bottom of Page)"/>
        <w:docPartUnique/>
      </w:docPartObj>
    </w:sdtPr>
    <w:sdtEndPr/>
    <w:sdtContent>
      <w:sdt>
        <w:sdtPr>
          <w:id w:val="-1049231993"/>
          <w:docPartObj>
            <w:docPartGallery w:val="Page Numbers (Top of Page)"/>
            <w:docPartUnique/>
          </w:docPartObj>
        </w:sdtPr>
        <w:sdtEndPr>
          <w:rPr>
            <w:rFonts w:ascii="Arial" w:hAnsi="Arial" w:cs="Arial"/>
            <w:sz w:val="18"/>
            <w:szCs w:val="18"/>
          </w:rPr>
        </w:sdtEndPr>
        <w:sdtContent>
          <w:p w14:paraId="06C703CD" w14:textId="1CE2D8B8" w:rsidR="003E7DEF" w:rsidRPr="004816D4" w:rsidRDefault="003E7DEF" w:rsidP="00E3514E">
            <w:pPr>
              <w:pStyle w:val="Footer"/>
              <w:keepNext/>
              <w:tabs>
                <w:tab w:val="clear" w:pos="4680"/>
                <w:tab w:val="clear" w:pos="9360"/>
                <w:tab w:val="left" w:pos="4860"/>
              </w:tabs>
              <w:spacing w:before="0" w:after="120"/>
              <w:ind w:left="0"/>
              <w:rPr>
                <w:rFonts w:ascii="Arial" w:hAnsi="Arial" w:cs="Arial"/>
              </w:rPr>
            </w:pPr>
            <w:r w:rsidRPr="00E3514E">
              <w:rPr>
                <w:rFonts w:ascii="Arial" w:hAnsi="Arial" w:cs="Arial"/>
                <w:noProof/>
                <w:sz w:val="16"/>
                <w:szCs w:val="16"/>
              </w:rPr>
              <mc:AlternateContent>
                <mc:Choice Requires="wpg">
                  <w:drawing>
                    <wp:anchor distT="0" distB="0" distL="114300" distR="114300" simplePos="0" relativeHeight="251658244" behindDoc="1" locked="0" layoutInCell="1" allowOverlap="1" wp14:anchorId="66FB6556" wp14:editId="556B8BAD">
                      <wp:simplePos x="0" y="0"/>
                      <wp:positionH relativeFrom="column">
                        <wp:posOffset>-22860</wp:posOffset>
                      </wp:positionH>
                      <wp:positionV relativeFrom="paragraph">
                        <wp:posOffset>45720</wp:posOffset>
                      </wp:positionV>
                      <wp:extent cx="6903720" cy="45720"/>
                      <wp:effectExtent l="0" t="0" r="0" b="0"/>
                      <wp:wrapTight wrapText="bothSides">
                        <wp:wrapPolygon edited="0">
                          <wp:start x="0" y="0"/>
                          <wp:lineTo x="0" y="9000"/>
                          <wp:lineTo x="21517" y="9000"/>
                          <wp:lineTo x="21517" y="0"/>
                          <wp:lineTo x="0" y="0"/>
                        </wp:wrapPolygon>
                      </wp:wrapTight>
                      <wp:docPr id="24" name="Group 24"/>
                      <wp:cNvGraphicFramePr/>
                      <a:graphic xmlns:a="http://schemas.openxmlformats.org/drawingml/2006/main">
                        <a:graphicData uri="http://schemas.microsoft.com/office/word/2010/wordprocessingGroup">
                          <wpg:wgp>
                            <wpg:cNvGrpSpPr/>
                            <wpg:grpSpPr>
                              <a:xfrm>
                                <a:off x="0" y="0"/>
                                <a:ext cx="6903720" cy="45720"/>
                                <a:chOff x="0" y="0"/>
                                <a:chExt cx="6729413" cy="45085"/>
                              </a:xfrm>
                            </wpg:grpSpPr>
                            <wps:wsp>
                              <wps:cNvPr id="25" name="Rectangle 3"/>
                              <wps:cNvSpPr>
                                <a:spLocks/>
                              </wps:cNvSpPr>
                              <wps:spPr bwMode="auto">
                                <a:xfrm>
                                  <a:off x="0" y="0"/>
                                  <a:ext cx="5076825" cy="45085"/>
                                </a:xfrm>
                                <a:prstGeom prst="rect">
                                  <a:avLst/>
                                </a:prstGeom>
                                <a:solidFill>
                                  <a:schemeClr val="bg1">
                                    <a:lumMod val="75000"/>
                                  </a:schemeClr>
                                </a:solidFill>
                                <a:ln>
                                  <a:noFill/>
                                </a:ln>
                              </wps:spPr>
                              <wps:txbx>
                                <w:txbxContent>
                                  <w:p w14:paraId="452B01D5" w14:textId="77777777" w:rsidR="003E7DEF" w:rsidRDefault="003E7DEF" w:rsidP="00E3514E">
                                    <w:pPr>
                                      <w:jc w:val="center"/>
                                    </w:pPr>
                                  </w:p>
                                  <w:p w14:paraId="1DF22C69" w14:textId="77777777" w:rsidR="003E7DEF" w:rsidRDefault="003E7DEF" w:rsidP="00E3514E">
                                    <w:pPr>
                                      <w:jc w:val="center"/>
                                    </w:pPr>
                                  </w:p>
                                  <w:p w14:paraId="6E9E7E6D" w14:textId="77777777" w:rsidR="003E7DEF" w:rsidRDefault="003E7DEF" w:rsidP="00E3514E">
                                    <w:pPr>
                                      <w:jc w:val="center"/>
                                    </w:pPr>
                                  </w:p>
                                  <w:p w14:paraId="516503F9" w14:textId="77777777" w:rsidR="003E7DEF" w:rsidRDefault="003E7DEF" w:rsidP="00E3514E">
                                    <w:pPr>
                                      <w:jc w:val="center"/>
                                    </w:pPr>
                                  </w:p>
                                  <w:p w14:paraId="2B564259" w14:textId="77777777" w:rsidR="003E7DEF" w:rsidRDefault="003E7DEF" w:rsidP="00E3514E">
                                    <w:pPr>
                                      <w:jc w:val="center"/>
                                    </w:pPr>
                                  </w:p>
                                  <w:p w14:paraId="273C1079" w14:textId="77777777" w:rsidR="003E7DEF" w:rsidRDefault="003E7DEF" w:rsidP="00E3514E">
                                    <w:pPr>
                                      <w:jc w:val="center"/>
                                    </w:pPr>
                                  </w:p>
                                  <w:p w14:paraId="4650B804" w14:textId="77777777" w:rsidR="003E7DEF" w:rsidRDefault="003E7DEF" w:rsidP="00E3514E">
                                    <w:pPr>
                                      <w:jc w:val="center"/>
                                    </w:pPr>
                                  </w:p>
                                  <w:p w14:paraId="21B044ED" w14:textId="77777777" w:rsidR="003E7DEF" w:rsidRDefault="003E7DEF" w:rsidP="00E3514E">
                                    <w:pPr>
                                      <w:jc w:val="center"/>
                                    </w:pPr>
                                  </w:p>
                                  <w:p w14:paraId="0250F8EA" w14:textId="77777777" w:rsidR="003E7DEF" w:rsidRDefault="003E7DEF" w:rsidP="00E3514E">
                                    <w:pPr>
                                      <w:jc w:val="center"/>
                                    </w:pPr>
                                  </w:p>
                                  <w:p w14:paraId="7769E10D" w14:textId="77777777" w:rsidR="003E7DEF" w:rsidRDefault="003E7DEF" w:rsidP="00E3514E">
                                    <w:pPr>
                                      <w:jc w:val="center"/>
                                    </w:pPr>
                                  </w:p>
                                  <w:p w14:paraId="33EBAAD5" w14:textId="77777777" w:rsidR="003E7DEF" w:rsidRDefault="003E7DEF" w:rsidP="00E3514E">
                                    <w:pPr>
                                      <w:jc w:val="center"/>
                                    </w:pPr>
                                  </w:p>
                                  <w:p w14:paraId="73058890" w14:textId="77777777" w:rsidR="003E7DEF" w:rsidRDefault="003E7DEF" w:rsidP="00E3514E">
                                    <w:pPr>
                                      <w:jc w:val="center"/>
                                    </w:pPr>
                                  </w:p>
                                  <w:p w14:paraId="3654FEB0" w14:textId="77777777" w:rsidR="003E7DEF" w:rsidRDefault="003E7DEF" w:rsidP="00E3514E">
                                    <w:pPr>
                                      <w:jc w:val="center"/>
                                    </w:pPr>
                                  </w:p>
                                  <w:p w14:paraId="75BB81DF" w14:textId="77777777" w:rsidR="003E7DEF" w:rsidRDefault="003E7DEF" w:rsidP="00E3514E">
                                    <w:pPr>
                                      <w:jc w:val="center"/>
                                    </w:pPr>
                                  </w:p>
                                  <w:p w14:paraId="35724358" w14:textId="77777777" w:rsidR="003E7DEF" w:rsidRDefault="003E7DEF" w:rsidP="00E3514E">
                                    <w:pPr>
                                      <w:jc w:val="center"/>
                                    </w:pPr>
                                  </w:p>
                                  <w:p w14:paraId="7B8E6034" w14:textId="77777777" w:rsidR="003E7DEF" w:rsidRDefault="003E7DEF" w:rsidP="00E3514E">
                                    <w:pPr>
                                      <w:jc w:val="center"/>
                                    </w:pPr>
                                  </w:p>
                                  <w:p w14:paraId="200DB7E8" w14:textId="77777777" w:rsidR="003E7DEF" w:rsidRDefault="003E7DEF" w:rsidP="00E3514E">
                                    <w:pPr>
                                      <w:jc w:val="center"/>
                                    </w:pPr>
                                  </w:p>
                                  <w:p w14:paraId="4955136D" w14:textId="77777777" w:rsidR="003E7DEF" w:rsidRDefault="003E7DEF" w:rsidP="00E3514E">
                                    <w:pPr>
                                      <w:jc w:val="center"/>
                                    </w:pPr>
                                  </w:p>
                                  <w:p w14:paraId="5FD715C3" w14:textId="77777777" w:rsidR="003E7DEF" w:rsidRDefault="003E7DEF" w:rsidP="00E3514E">
                                    <w:pPr>
                                      <w:jc w:val="center"/>
                                    </w:pPr>
                                  </w:p>
                                  <w:p w14:paraId="596AB986" w14:textId="77777777" w:rsidR="003E7DEF" w:rsidRDefault="003E7DEF" w:rsidP="00E3514E">
                                    <w:pPr>
                                      <w:jc w:val="center"/>
                                    </w:pPr>
                                  </w:p>
                                  <w:p w14:paraId="6E5C21CB" w14:textId="77777777" w:rsidR="003E7DEF" w:rsidRDefault="003E7DEF" w:rsidP="00E3514E">
                                    <w:pPr>
                                      <w:jc w:val="center"/>
                                    </w:pPr>
                                  </w:p>
                                  <w:p w14:paraId="5F8959F6" w14:textId="77777777" w:rsidR="003E7DEF" w:rsidRDefault="003E7DEF" w:rsidP="00E3514E">
                                    <w:pPr>
                                      <w:jc w:val="center"/>
                                    </w:pPr>
                                  </w:p>
                                  <w:p w14:paraId="334D1DE4" w14:textId="77777777" w:rsidR="003E7DEF" w:rsidRDefault="003E7DEF" w:rsidP="00E3514E">
                                    <w:pPr>
                                      <w:jc w:val="center"/>
                                    </w:pPr>
                                  </w:p>
                                  <w:p w14:paraId="30808068" w14:textId="77777777" w:rsidR="003E7DEF" w:rsidRDefault="003E7DEF" w:rsidP="00E3514E">
                                    <w:pPr>
                                      <w:jc w:val="center"/>
                                    </w:pPr>
                                  </w:p>
                                  <w:p w14:paraId="4CCAE1AF" w14:textId="77777777" w:rsidR="003E7DEF" w:rsidRDefault="003E7DEF" w:rsidP="00E3514E">
                                    <w:pPr>
                                      <w:jc w:val="center"/>
                                    </w:pPr>
                                  </w:p>
                                  <w:p w14:paraId="1E40D07E" w14:textId="77777777" w:rsidR="003E7DEF" w:rsidRDefault="003E7DEF" w:rsidP="00E3514E">
                                    <w:pPr>
                                      <w:jc w:val="center"/>
                                    </w:pPr>
                                  </w:p>
                                  <w:p w14:paraId="378B240D" w14:textId="77777777" w:rsidR="003E7DEF" w:rsidRDefault="003E7DEF" w:rsidP="00E3514E">
                                    <w:pPr>
                                      <w:jc w:val="center"/>
                                    </w:pPr>
                                  </w:p>
                                  <w:p w14:paraId="6FF2DBFD" w14:textId="77777777" w:rsidR="003E7DEF" w:rsidRDefault="003E7DEF" w:rsidP="00E3514E">
                                    <w:pPr>
                                      <w:jc w:val="center"/>
                                    </w:pPr>
                                  </w:p>
                                  <w:p w14:paraId="52EE6DDF" w14:textId="77777777" w:rsidR="003E7DEF" w:rsidRDefault="003E7DEF" w:rsidP="00E3514E">
                                    <w:pPr>
                                      <w:jc w:val="center"/>
                                    </w:pPr>
                                  </w:p>
                                  <w:p w14:paraId="1FF9F2AF" w14:textId="77777777" w:rsidR="003E7DEF" w:rsidRDefault="003E7DEF" w:rsidP="00E3514E">
                                    <w:pPr>
                                      <w:jc w:val="center"/>
                                    </w:pPr>
                                  </w:p>
                                  <w:p w14:paraId="52DFE1EA" w14:textId="77777777" w:rsidR="003E7DEF" w:rsidRDefault="003E7DEF" w:rsidP="00E3514E">
                                    <w:pPr>
                                      <w:jc w:val="center"/>
                                    </w:pPr>
                                  </w:p>
                                </w:txbxContent>
                              </wps:txbx>
                              <wps:bodyPr rot="0" vert="horz" wrap="square" lIns="91440" tIns="45720" rIns="91440" bIns="45720" anchor="t" anchorCtr="0" upright="1">
                                <a:noAutofit/>
                              </wps:bodyPr>
                            </wps:wsp>
                            <wps:wsp>
                              <wps:cNvPr id="26" name="Rectangle 4"/>
                              <wps:cNvSpPr>
                                <a:spLocks/>
                              </wps:cNvSpPr>
                              <wps:spPr bwMode="auto">
                                <a:xfrm flipV="1">
                                  <a:off x="5148263" y="0"/>
                                  <a:ext cx="1581150" cy="45085"/>
                                </a:xfrm>
                                <a:prstGeom prst="rect">
                                  <a:avLst/>
                                </a:prstGeom>
                                <a:solidFill>
                                  <a:srgbClr val="C00000"/>
                                </a:solidFill>
                                <a:ln w="9525">
                                  <a:noFill/>
                                  <a:miter lim="800000"/>
                                  <a:headEnd/>
                                  <a:tailEnd/>
                                </a:ln>
                              </wps:spPr>
                              <wps:txbx>
                                <w:txbxContent>
                                  <w:p w14:paraId="71EAACA4" w14:textId="77777777" w:rsidR="003E7DEF" w:rsidRDefault="003E7DEF" w:rsidP="00E3514E">
                                    <w:pPr>
                                      <w:jc w:val="center"/>
                                    </w:pPr>
                                  </w:p>
                                  <w:p w14:paraId="52EDF93A" w14:textId="77777777" w:rsidR="003E7DEF" w:rsidRDefault="003E7DEF" w:rsidP="00E3514E">
                                    <w:pPr>
                                      <w:jc w:val="center"/>
                                    </w:pPr>
                                  </w:p>
                                  <w:p w14:paraId="0E7F0469" w14:textId="77777777" w:rsidR="003E7DEF" w:rsidRDefault="003E7DEF" w:rsidP="00E3514E">
                                    <w:pPr>
                                      <w:jc w:val="center"/>
                                    </w:pPr>
                                  </w:p>
                                  <w:p w14:paraId="39D8D78F" w14:textId="77777777" w:rsidR="003E7DEF" w:rsidRDefault="003E7DEF" w:rsidP="00E3514E">
                                    <w:pPr>
                                      <w:jc w:val="center"/>
                                    </w:pPr>
                                  </w:p>
                                  <w:p w14:paraId="4ED25141" w14:textId="77777777" w:rsidR="003E7DEF" w:rsidRDefault="003E7DEF" w:rsidP="00E3514E">
                                    <w:pPr>
                                      <w:jc w:val="center"/>
                                    </w:pPr>
                                  </w:p>
                                  <w:p w14:paraId="75840F50" w14:textId="77777777" w:rsidR="003E7DEF" w:rsidRDefault="003E7DEF" w:rsidP="00E3514E">
                                    <w:pPr>
                                      <w:jc w:val="center"/>
                                    </w:pPr>
                                  </w:p>
                                  <w:p w14:paraId="664C750F" w14:textId="77777777" w:rsidR="003E7DEF" w:rsidRDefault="003E7DEF" w:rsidP="00E3514E">
                                    <w:pPr>
                                      <w:jc w:val="center"/>
                                    </w:pPr>
                                  </w:p>
                                  <w:p w14:paraId="1E33AA2D" w14:textId="77777777" w:rsidR="003E7DEF" w:rsidRDefault="003E7DEF" w:rsidP="00E3514E">
                                    <w:pPr>
                                      <w:jc w:val="center"/>
                                    </w:pPr>
                                  </w:p>
                                  <w:p w14:paraId="3F143F23" w14:textId="77777777" w:rsidR="003E7DEF" w:rsidRDefault="003E7DEF" w:rsidP="00E3514E">
                                    <w:pPr>
                                      <w:jc w:val="cente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6FB6556" id="Group 24" o:spid="_x0000_s1041" style="position:absolute;margin-left:-1.8pt;margin-top:3.6pt;width:543.6pt;height:3.6pt;z-index:-251658236;mso-width-relative:margin;mso-height-relative:margin" coordsize="6729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">
                      <v:rect id="Rectangle 3" o:spid="_x0000_s1042" style="position:absolute;width:5076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" fillcolor="#bfbfbf [2412]" stroked="f">
                        <v:textbox>
                          <w:txbxContent>
                            <w:p w14:paraId="452B01D5" w14:textId="77777777" w:rsidR="003E7DEF" w:rsidRDefault="003E7DEF" w:rsidP="00E3514E">
                              <w:pPr>
                                <w:jc w:val="center"/>
                              </w:pPr>
                            </w:p>
                            <w:p w14:paraId="1DF22C69" w14:textId="77777777" w:rsidR="003E7DEF" w:rsidRDefault="003E7DEF" w:rsidP="00E3514E">
                              <w:pPr>
                                <w:jc w:val="center"/>
                              </w:pPr>
                            </w:p>
                            <w:p w14:paraId="6E9E7E6D" w14:textId="77777777" w:rsidR="003E7DEF" w:rsidRDefault="003E7DEF" w:rsidP="00E3514E">
                              <w:pPr>
                                <w:jc w:val="center"/>
                              </w:pPr>
                            </w:p>
                            <w:p w14:paraId="516503F9" w14:textId="77777777" w:rsidR="003E7DEF" w:rsidRDefault="003E7DEF" w:rsidP="00E3514E">
                              <w:pPr>
                                <w:jc w:val="center"/>
                              </w:pPr>
                            </w:p>
                            <w:p w14:paraId="2B564259" w14:textId="77777777" w:rsidR="003E7DEF" w:rsidRDefault="003E7DEF" w:rsidP="00E3514E">
                              <w:pPr>
                                <w:jc w:val="center"/>
                              </w:pPr>
                            </w:p>
                            <w:p w14:paraId="273C1079" w14:textId="77777777" w:rsidR="003E7DEF" w:rsidRDefault="003E7DEF" w:rsidP="00E3514E">
                              <w:pPr>
                                <w:jc w:val="center"/>
                              </w:pPr>
                            </w:p>
                            <w:p w14:paraId="4650B804" w14:textId="77777777" w:rsidR="003E7DEF" w:rsidRDefault="003E7DEF" w:rsidP="00E3514E">
                              <w:pPr>
                                <w:jc w:val="center"/>
                              </w:pPr>
                            </w:p>
                            <w:p w14:paraId="21B044ED" w14:textId="77777777" w:rsidR="003E7DEF" w:rsidRDefault="003E7DEF" w:rsidP="00E3514E">
                              <w:pPr>
                                <w:jc w:val="center"/>
                              </w:pPr>
                            </w:p>
                            <w:p w14:paraId="0250F8EA" w14:textId="77777777" w:rsidR="003E7DEF" w:rsidRDefault="003E7DEF" w:rsidP="00E3514E">
                              <w:pPr>
                                <w:jc w:val="center"/>
                              </w:pPr>
                            </w:p>
                            <w:p w14:paraId="7769E10D" w14:textId="77777777" w:rsidR="003E7DEF" w:rsidRDefault="003E7DEF" w:rsidP="00E3514E">
                              <w:pPr>
                                <w:jc w:val="center"/>
                              </w:pPr>
                            </w:p>
                            <w:p w14:paraId="33EBAAD5" w14:textId="77777777" w:rsidR="003E7DEF" w:rsidRDefault="003E7DEF" w:rsidP="00E3514E">
                              <w:pPr>
                                <w:jc w:val="center"/>
                              </w:pPr>
                            </w:p>
                            <w:p w14:paraId="73058890" w14:textId="77777777" w:rsidR="003E7DEF" w:rsidRDefault="003E7DEF" w:rsidP="00E3514E">
                              <w:pPr>
                                <w:jc w:val="center"/>
                              </w:pPr>
                            </w:p>
                            <w:p w14:paraId="3654FEB0" w14:textId="77777777" w:rsidR="003E7DEF" w:rsidRDefault="003E7DEF" w:rsidP="00E3514E">
                              <w:pPr>
                                <w:jc w:val="center"/>
                              </w:pPr>
                            </w:p>
                            <w:p w14:paraId="75BB81DF" w14:textId="77777777" w:rsidR="003E7DEF" w:rsidRDefault="003E7DEF" w:rsidP="00E3514E">
                              <w:pPr>
                                <w:jc w:val="center"/>
                              </w:pPr>
                            </w:p>
                            <w:p w14:paraId="35724358" w14:textId="77777777" w:rsidR="003E7DEF" w:rsidRDefault="003E7DEF" w:rsidP="00E3514E">
                              <w:pPr>
                                <w:jc w:val="center"/>
                              </w:pPr>
                            </w:p>
                            <w:p w14:paraId="7B8E6034" w14:textId="77777777" w:rsidR="003E7DEF" w:rsidRDefault="003E7DEF" w:rsidP="00E3514E">
                              <w:pPr>
                                <w:jc w:val="center"/>
                              </w:pPr>
                            </w:p>
                            <w:p w14:paraId="200DB7E8" w14:textId="77777777" w:rsidR="003E7DEF" w:rsidRDefault="003E7DEF" w:rsidP="00E3514E">
                              <w:pPr>
                                <w:jc w:val="center"/>
                              </w:pPr>
                            </w:p>
                            <w:p w14:paraId="4955136D" w14:textId="77777777" w:rsidR="003E7DEF" w:rsidRDefault="003E7DEF" w:rsidP="00E3514E">
                              <w:pPr>
                                <w:jc w:val="center"/>
                              </w:pPr>
                            </w:p>
                            <w:p w14:paraId="5FD715C3" w14:textId="77777777" w:rsidR="003E7DEF" w:rsidRDefault="003E7DEF" w:rsidP="00E3514E">
                              <w:pPr>
                                <w:jc w:val="center"/>
                              </w:pPr>
                            </w:p>
                            <w:p w14:paraId="596AB986" w14:textId="77777777" w:rsidR="003E7DEF" w:rsidRDefault="003E7DEF" w:rsidP="00E3514E">
                              <w:pPr>
                                <w:jc w:val="center"/>
                              </w:pPr>
                            </w:p>
                            <w:p w14:paraId="6E5C21CB" w14:textId="77777777" w:rsidR="003E7DEF" w:rsidRDefault="003E7DEF" w:rsidP="00E3514E">
                              <w:pPr>
                                <w:jc w:val="center"/>
                              </w:pPr>
                            </w:p>
                            <w:p w14:paraId="5F8959F6" w14:textId="77777777" w:rsidR="003E7DEF" w:rsidRDefault="003E7DEF" w:rsidP="00E3514E">
                              <w:pPr>
                                <w:jc w:val="center"/>
                              </w:pPr>
                            </w:p>
                            <w:p w14:paraId="334D1DE4" w14:textId="77777777" w:rsidR="003E7DEF" w:rsidRDefault="003E7DEF" w:rsidP="00E3514E">
                              <w:pPr>
                                <w:jc w:val="center"/>
                              </w:pPr>
                            </w:p>
                            <w:p w14:paraId="30808068" w14:textId="77777777" w:rsidR="003E7DEF" w:rsidRDefault="003E7DEF" w:rsidP="00E3514E">
                              <w:pPr>
                                <w:jc w:val="center"/>
                              </w:pPr>
                            </w:p>
                            <w:p w14:paraId="4CCAE1AF" w14:textId="77777777" w:rsidR="003E7DEF" w:rsidRDefault="003E7DEF" w:rsidP="00E3514E">
                              <w:pPr>
                                <w:jc w:val="center"/>
                              </w:pPr>
                            </w:p>
                            <w:p w14:paraId="1E40D07E" w14:textId="77777777" w:rsidR="003E7DEF" w:rsidRDefault="003E7DEF" w:rsidP="00E3514E">
                              <w:pPr>
                                <w:jc w:val="center"/>
                              </w:pPr>
                            </w:p>
                            <w:p w14:paraId="378B240D" w14:textId="77777777" w:rsidR="003E7DEF" w:rsidRDefault="003E7DEF" w:rsidP="00E3514E">
                              <w:pPr>
                                <w:jc w:val="center"/>
                              </w:pPr>
                            </w:p>
                            <w:p w14:paraId="6FF2DBFD" w14:textId="77777777" w:rsidR="003E7DEF" w:rsidRDefault="003E7DEF" w:rsidP="00E3514E">
                              <w:pPr>
                                <w:jc w:val="center"/>
                              </w:pPr>
                            </w:p>
                            <w:p w14:paraId="52EE6DDF" w14:textId="77777777" w:rsidR="003E7DEF" w:rsidRDefault="003E7DEF" w:rsidP="00E3514E">
                              <w:pPr>
                                <w:jc w:val="center"/>
                              </w:pPr>
                            </w:p>
                            <w:p w14:paraId="1FF9F2AF" w14:textId="77777777" w:rsidR="003E7DEF" w:rsidRDefault="003E7DEF" w:rsidP="00E3514E">
                              <w:pPr>
                                <w:jc w:val="center"/>
                              </w:pPr>
                            </w:p>
                            <w:p w14:paraId="52DFE1EA" w14:textId="77777777" w:rsidR="003E7DEF" w:rsidRDefault="003E7DEF" w:rsidP="00E3514E">
                              <w:pPr>
                                <w:jc w:val="center"/>
                              </w:pPr>
                            </w:p>
                          </w:txbxContent>
                        </v:textbox>
                      </v:rect>
                      <v:rect id="Rectangle 4" o:spid="_x0000_s1043" style="position:absolute;left:51482;width:15812;height:45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" fillcolor="#c00000" stroked="f">
                        <v:textbox>
                          <w:txbxContent>
                            <w:p w14:paraId="71EAACA4" w14:textId="77777777" w:rsidR="003E7DEF" w:rsidRDefault="003E7DEF" w:rsidP="00E3514E">
                              <w:pPr>
                                <w:jc w:val="center"/>
                              </w:pPr>
                            </w:p>
                            <w:p w14:paraId="52EDF93A" w14:textId="77777777" w:rsidR="003E7DEF" w:rsidRDefault="003E7DEF" w:rsidP="00E3514E">
                              <w:pPr>
                                <w:jc w:val="center"/>
                              </w:pPr>
                            </w:p>
                            <w:p w14:paraId="0E7F0469" w14:textId="77777777" w:rsidR="003E7DEF" w:rsidRDefault="003E7DEF" w:rsidP="00E3514E">
                              <w:pPr>
                                <w:jc w:val="center"/>
                              </w:pPr>
                            </w:p>
                            <w:p w14:paraId="39D8D78F" w14:textId="77777777" w:rsidR="003E7DEF" w:rsidRDefault="003E7DEF" w:rsidP="00E3514E">
                              <w:pPr>
                                <w:jc w:val="center"/>
                              </w:pPr>
                            </w:p>
                            <w:p w14:paraId="4ED25141" w14:textId="77777777" w:rsidR="003E7DEF" w:rsidRDefault="003E7DEF" w:rsidP="00E3514E">
                              <w:pPr>
                                <w:jc w:val="center"/>
                              </w:pPr>
                            </w:p>
                            <w:p w14:paraId="75840F50" w14:textId="77777777" w:rsidR="003E7DEF" w:rsidRDefault="003E7DEF" w:rsidP="00E3514E">
                              <w:pPr>
                                <w:jc w:val="center"/>
                              </w:pPr>
                            </w:p>
                            <w:p w14:paraId="664C750F" w14:textId="77777777" w:rsidR="003E7DEF" w:rsidRDefault="003E7DEF" w:rsidP="00E3514E">
                              <w:pPr>
                                <w:jc w:val="center"/>
                              </w:pPr>
                            </w:p>
                            <w:p w14:paraId="1E33AA2D" w14:textId="77777777" w:rsidR="003E7DEF" w:rsidRDefault="003E7DEF" w:rsidP="00E3514E">
                              <w:pPr>
                                <w:jc w:val="center"/>
                              </w:pPr>
                            </w:p>
                            <w:p w14:paraId="3F143F23" w14:textId="77777777" w:rsidR="003E7DEF" w:rsidRDefault="003E7DEF" w:rsidP="00E3514E">
                              <w:pPr>
                                <w:jc w:val="center"/>
                              </w:pPr>
                            </w:p>
                          </w:txbxContent>
                        </v:textbox>
                      </v:rect>
                      <w10:wrap type="tight"/>
                    </v:group>
                  </w:pict>
                </mc:Fallback>
              </mc:AlternateContent>
            </w:r>
            <w:r w:rsidRPr="00E3514E">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z w:val="16"/>
                <w:szCs w:val="16"/>
              </w:rPr>
              <w:fldChar w:fldCharType="begin"/>
            </w:r>
            <w:r w:rsidRPr="00E3514E">
              <w:rPr>
                <w:rFonts w:ascii="Arial" w:hAnsi="Arial" w:cs="Arial"/>
                <w:color w:val="A6A6A6" w:themeColor="background1" w:themeShade="A6"/>
                <w:sz w:val="16"/>
                <w:szCs w:val="16"/>
              </w:rPr>
              <w:instrText xml:space="preserve"> DATE  \@ "yyyy"  \* MERGEFORMAT </w:instrText>
            </w:r>
            <w:r w:rsidRPr="00E3514E">
              <w:rPr>
                <w:rFonts w:ascii="Arial" w:hAnsi="Arial" w:cs="Arial"/>
                <w:color w:val="A6A6A6" w:themeColor="background1" w:themeShade="A6"/>
                <w:sz w:val="16"/>
                <w:szCs w:val="16"/>
              </w:rPr>
              <w:fldChar w:fldCharType="separate"/>
            </w:r>
            <w:r w:rsidR="00FF11C2">
              <w:rPr>
                <w:rFonts w:ascii="Arial" w:hAnsi="Arial" w:cs="Arial"/>
                <w:noProof/>
                <w:color w:val="A6A6A6" w:themeColor="background1" w:themeShade="A6"/>
                <w:sz w:val="16"/>
                <w:szCs w:val="16"/>
              </w:rPr>
              <w:t>2025</w:t>
            </w:r>
            <w:r w:rsidRPr="00E3514E">
              <w:rPr>
                <w:rFonts w:ascii="Arial" w:hAnsi="Arial" w:cs="Arial"/>
                <w:color w:val="A6A6A6" w:themeColor="background1" w:themeShade="A6"/>
                <w:sz w:val="16"/>
                <w:szCs w:val="16"/>
              </w:rPr>
              <w:fldChar w:fldCharType="end"/>
            </w:r>
            <w:r w:rsidRPr="00E3514E">
              <w:rPr>
                <w:rFonts w:ascii="Arial" w:hAnsi="Arial" w:cs="Arial"/>
                <w:color w:val="A6A6A6" w:themeColor="background1" w:themeShade="A6"/>
                <w:sz w:val="16"/>
                <w:szCs w:val="16"/>
              </w:rPr>
              <w:t xml:space="preserve"> ZL Technologies, Inc.</w:t>
            </w:r>
            <w:r>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pacing w:val="-1"/>
                <w:w w:val="90"/>
                <w:sz w:val="16"/>
                <w:szCs w:val="16"/>
              </w:rPr>
              <w:t>A</w:t>
            </w:r>
            <w:r w:rsidRPr="00E3514E">
              <w:rPr>
                <w:rFonts w:ascii="Arial" w:hAnsi="Arial" w:cs="Arial"/>
                <w:color w:val="A6A6A6" w:themeColor="background1" w:themeShade="A6"/>
                <w:w w:val="90"/>
                <w:sz w:val="16"/>
                <w:szCs w:val="16"/>
              </w:rPr>
              <w:t>ll</w:t>
            </w:r>
            <w:r w:rsidRPr="00E3514E">
              <w:rPr>
                <w:rFonts w:ascii="Arial" w:hAnsi="Arial" w:cs="Arial"/>
                <w:color w:val="A6A6A6" w:themeColor="background1" w:themeShade="A6"/>
                <w:spacing w:val="-5"/>
                <w:w w:val="90"/>
                <w:sz w:val="16"/>
                <w:szCs w:val="16"/>
              </w:rPr>
              <w:t xml:space="preserve"> </w:t>
            </w:r>
            <w:r w:rsidRPr="00E3514E">
              <w:rPr>
                <w:rFonts w:ascii="Arial" w:hAnsi="Arial" w:cs="Arial"/>
                <w:color w:val="A6A6A6" w:themeColor="background1" w:themeShade="A6"/>
                <w:sz w:val="16"/>
                <w:szCs w:val="16"/>
              </w:rPr>
              <w:t>r</w:t>
            </w:r>
            <w:r w:rsidRPr="00E3514E">
              <w:rPr>
                <w:rFonts w:ascii="Arial" w:hAnsi="Arial" w:cs="Arial"/>
                <w:color w:val="A6A6A6" w:themeColor="background1" w:themeShade="A6"/>
                <w:spacing w:val="-1"/>
                <w:sz w:val="16"/>
                <w:szCs w:val="16"/>
              </w:rPr>
              <w:t>i</w:t>
            </w:r>
            <w:r w:rsidRPr="00E3514E">
              <w:rPr>
                <w:rFonts w:ascii="Arial" w:hAnsi="Arial" w:cs="Arial"/>
                <w:color w:val="A6A6A6" w:themeColor="background1" w:themeShade="A6"/>
                <w:sz w:val="16"/>
                <w:szCs w:val="16"/>
              </w:rPr>
              <w:t>g</w:t>
            </w:r>
            <w:r w:rsidRPr="00E3514E">
              <w:rPr>
                <w:rFonts w:ascii="Arial" w:hAnsi="Arial" w:cs="Arial"/>
                <w:color w:val="A6A6A6" w:themeColor="background1" w:themeShade="A6"/>
                <w:spacing w:val="-1"/>
                <w:sz w:val="16"/>
                <w:szCs w:val="16"/>
              </w:rPr>
              <w:t>h</w:t>
            </w:r>
            <w:r w:rsidRPr="00E3514E">
              <w:rPr>
                <w:rFonts w:ascii="Arial" w:hAnsi="Arial" w:cs="Arial"/>
                <w:color w:val="A6A6A6" w:themeColor="background1" w:themeShade="A6"/>
                <w:sz w:val="16"/>
                <w:szCs w:val="16"/>
              </w:rPr>
              <w:t>ts</w:t>
            </w:r>
            <w:r w:rsidRPr="00E3514E">
              <w:rPr>
                <w:rFonts w:ascii="Arial" w:hAnsi="Arial" w:cs="Arial"/>
                <w:color w:val="A6A6A6" w:themeColor="background1" w:themeShade="A6"/>
                <w:spacing w:val="1"/>
                <w:sz w:val="16"/>
                <w:szCs w:val="16"/>
              </w:rPr>
              <w:t xml:space="preserve"> </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eser</w:t>
            </w:r>
            <w:r w:rsidRPr="00E3514E">
              <w:rPr>
                <w:rFonts w:ascii="Arial" w:hAnsi="Arial" w:cs="Arial"/>
                <w:color w:val="A6A6A6" w:themeColor="background1" w:themeShade="A6"/>
                <w:spacing w:val="-2"/>
                <w:sz w:val="16"/>
                <w:szCs w:val="16"/>
              </w:rPr>
              <w:t>v</w:t>
            </w:r>
            <w:r w:rsidRPr="00E3514E">
              <w:rPr>
                <w:rFonts w:ascii="Arial" w:hAnsi="Arial" w:cs="Arial"/>
                <w:color w:val="A6A6A6" w:themeColor="background1" w:themeShade="A6"/>
                <w:sz w:val="16"/>
                <w:szCs w:val="16"/>
              </w:rPr>
              <w:t>ed.</w:t>
            </w:r>
            <w:r w:rsidRPr="004816D4">
              <w:rPr>
                <w:rFonts w:ascii="Arial" w:hAnsi="Arial" w:cs="Arial"/>
                <w:color w:val="A6A6A6" w:themeColor="background1" w:themeShade="A6"/>
                <w:w w:val="90"/>
                <w:sz w:val="20"/>
                <w:szCs w:val="20"/>
              </w:rPr>
              <w:ptab w:relativeTo="margin" w:alignment="right" w:leader="none"/>
            </w:r>
            <w:r w:rsidRPr="004816D4">
              <w:rPr>
                <w:rFonts w:ascii="Arial" w:hAnsi="Arial" w:cs="Arial"/>
                <w:color w:val="A6A6A6" w:themeColor="background1" w:themeShade="A6"/>
                <w:w w:val="90"/>
                <w:sz w:val="20"/>
                <w:szCs w:val="20"/>
              </w:rPr>
              <w:t xml:space="preserve">Page </w:t>
            </w:r>
            <w:r w:rsidRPr="004816D4">
              <w:rPr>
                <w:rFonts w:ascii="Arial" w:hAnsi="Arial" w:cs="Arial"/>
                <w:b/>
                <w:color w:val="A6A6A6" w:themeColor="background1" w:themeShade="A6"/>
                <w:w w:val="90"/>
                <w:sz w:val="20"/>
                <w:szCs w:val="20"/>
              </w:rPr>
              <w:fldChar w:fldCharType="begin"/>
            </w:r>
            <w:r w:rsidRPr="004816D4">
              <w:rPr>
                <w:rFonts w:ascii="Arial" w:hAnsi="Arial" w:cs="Arial"/>
                <w:b/>
                <w:color w:val="A6A6A6" w:themeColor="background1" w:themeShade="A6"/>
                <w:w w:val="90"/>
                <w:sz w:val="20"/>
                <w:szCs w:val="20"/>
              </w:rPr>
              <w:instrText xml:space="preserve"> PAGE  \* Arabic  \* MERGEFORMAT </w:instrText>
            </w:r>
            <w:r w:rsidRPr="004816D4">
              <w:rPr>
                <w:rFonts w:ascii="Arial" w:hAnsi="Arial" w:cs="Arial"/>
                <w:b/>
                <w:color w:val="A6A6A6" w:themeColor="background1" w:themeShade="A6"/>
                <w:w w:val="90"/>
                <w:sz w:val="20"/>
                <w:szCs w:val="20"/>
              </w:rPr>
              <w:fldChar w:fldCharType="separate"/>
            </w:r>
            <w:r>
              <w:rPr>
                <w:rFonts w:ascii="Arial" w:hAnsi="Arial" w:cs="Arial"/>
                <w:b/>
                <w:noProof/>
                <w:color w:val="A6A6A6" w:themeColor="background1" w:themeShade="A6"/>
                <w:w w:val="90"/>
                <w:sz w:val="20"/>
                <w:szCs w:val="20"/>
              </w:rPr>
              <w:t>31</w:t>
            </w:r>
            <w:r w:rsidRPr="004816D4">
              <w:rPr>
                <w:rFonts w:ascii="Arial" w:hAnsi="Arial" w:cs="Arial"/>
                <w:b/>
                <w:color w:val="A6A6A6" w:themeColor="background1" w:themeShade="A6"/>
                <w:w w:val="90"/>
                <w:sz w:val="20"/>
                <w:szCs w:val="20"/>
              </w:rPr>
              <w:fldChar w:fldCharType="end"/>
            </w:r>
          </w:p>
          <w:p w14:paraId="00B6C84E" w14:textId="7DAFC6ED" w:rsidR="003E7DEF" w:rsidRPr="00E3514E" w:rsidRDefault="003E7DEF" w:rsidP="00E3514E">
            <w:pPr>
              <w:widowControl w:val="0"/>
              <w:autoSpaceDE w:val="0"/>
              <w:autoSpaceDN w:val="0"/>
              <w:adjustRightInd w:val="0"/>
              <w:spacing w:before="0" w:after="0" w:line="250" w:lineRule="auto"/>
              <w:ind w:left="0" w:right="2610"/>
              <w:rPr>
                <w:rFonts w:asciiTheme="minorHAnsi" w:hAnsiTheme="minorHAnsi" w:cs="Times New Roman"/>
                <w:color w:val="A6A6A6" w:themeColor="background1" w:themeShade="A6"/>
                <w:szCs w:val="20"/>
              </w:rPr>
            </w:pPr>
            <w:r w:rsidRPr="00E3514E">
              <w:rPr>
                <w:rFonts w:ascii="Arial" w:hAnsi="Arial" w:cs="Arial"/>
                <w:color w:val="A6A6A6" w:themeColor="background1" w:themeShade="A6"/>
                <w:spacing w:val="-13"/>
                <w:sz w:val="16"/>
                <w:szCs w:val="16"/>
              </w:rPr>
              <w:t>V</w:t>
            </w:r>
            <w:r w:rsidRPr="00E3514E">
              <w:rPr>
                <w:rFonts w:ascii="Arial" w:hAnsi="Arial" w:cs="Arial"/>
                <w:color w:val="A6A6A6" w:themeColor="background1" w:themeShade="A6"/>
                <w:sz w:val="16"/>
                <w:szCs w:val="16"/>
              </w:rPr>
              <w:t>arious</w:t>
            </w:r>
            <w:r w:rsidRPr="00E3514E">
              <w:rPr>
                <w:rFonts w:ascii="Arial" w:hAnsi="Arial" w:cs="Arial"/>
                <w:color w:val="A6A6A6" w:themeColor="background1" w:themeShade="A6"/>
                <w:spacing w:val="-5"/>
                <w:sz w:val="16"/>
                <w:szCs w:val="16"/>
              </w:rPr>
              <w:t xml:space="preserve"> </w:t>
            </w:r>
            <w:r w:rsidRPr="00E3514E">
              <w:rPr>
                <w:rFonts w:ascii="Arial" w:hAnsi="Arial" w:cs="Arial"/>
                <w:color w:val="A6A6A6" w:themeColor="background1" w:themeShade="A6"/>
                <w:sz w:val="16"/>
                <w:szCs w:val="16"/>
              </w:rPr>
              <w:t>p</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odu</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ts and</w:t>
            </w:r>
            <w:r w:rsidRPr="00E3514E">
              <w:rPr>
                <w:rFonts w:ascii="Arial" w:hAnsi="Arial" w:cs="Arial"/>
                <w:color w:val="A6A6A6" w:themeColor="background1" w:themeShade="A6"/>
                <w:spacing w:val="10"/>
                <w:sz w:val="16"/>
                <w:szCs w:val="16"/>
              </w:rPr>
              <w:t xml:space="preserve"> </w:t>
            </w:r>
            <w:r w:rsidRPr="00E3514E">
              <w:rPr>
                <w:rFonts w:ascii="Arial" w:hAnsi="Arial" w:cs="Arial"/>
                <w:color w:val="A6A6A6" w:themeColor="background1" w:themeShade="A6"/>
                <w:sz w:val="16"/>
                <w:szCs w:val="16"/>
              </w:rPr>
              <w:t>servi</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names</w:t>
            </w:r>
            <w:r w:rsidRPr="00E3514E">
              <w:rPr>
                <w:rFonts w:ascii="Arial" w:hAnsi="Arial" w:cs="Arial"/>
                <w:color w:val="A6A6A6" w:themeColor="background1" w:themeShade="A6"/>
                <w:spacing w:val="12"/>
                <w:sz w:val="16"/>
                <w:szCs w:val="16"/>
              </w:rPr>
              <w:t xml:space="preserve"> </w:t>
            </w:r>
            <w:r w:rsidRPr="00E3514E">
              <w:rPr>
                <w:rFonts w:ascii="Arial" w:hAnsi="Arial" w:cs="Arial"/>
                <w:color w:val="A6A6A6" w:themeColor="background1" w:themeShade="A6"/>
                <w:spacing w:val="-1"/>
                <w:w w:val="109"/>
                <w:sz w:val="16"/>
                <w:szCs w:val="16"/>
              </w:rPr>
              <w:t>re</w:t>
            </w:r>
            <w:r w:rsidRPr="00E3514E">
              <w:rPr>
                <w:rFonts w:ascii="Arial" w:hAnsi="Arial" w:cs="Arial"/>
                <w:color w:val="A6A6A6" w:themeColor="background1" w:themeShade="A6"/>
                <w:spacing w:val="-2"/>
                <w:w w:val="109"/>
                <w:sz w:val="16"/>
                <w:szCs w:val="16"/>
              </w:rPr>
              <w:t>f</w:t>
            </w:r>
            <w:r w:rsidRPr="00E3514E">
              <w:rPr>
                <w:rFonts w:ascii="Arial" w:hAnsi="Arial" w:cs="Arial"/>
                <w:color w:val="A6A6A6" w:themeColor="background1" w:themeShade="A6"/>
                <w:w w:val="109"/>
                <w:sz w:val="16"/>
                <w:szCs w:val="16"/>
              </w:rPr>
              <w:t>er</w:t>
            </w:r>
            <w:r w:rsidRPr="00E3514E">
              <w:rPr>
                <w:rFonts w:ascii="Arial" w:hAnsi="Arial" w:cs="Arial"/>
                <w:color w:val="A6A6A6" w:themeColor="background1" w:themeShade="A6"/>
                <w:spacing w:val="-1"/>
                <w:w w:val="109"/>
                <w:sz w:val="16"/>
                <w:szCs w:val="16"/>
              </w:rPr>
              <w:t>r</w:t>
            </w:r>
            <w:r w:rsidRPr="00E3514E">
              <w:rPr>
                <w:rFonts w:ascii="Arial" w:hAnsi="Arial" w:cs="Arial"/>
                <w:color w:val="A6A6A6" w:themeColor="background1" w:themeShade="A6"/>
                <w:w w:val="109"/>
                <w:sz w:val="16"/>
                <w:szCs w:val="16"/>
              </w:rPr>
              <w:t>ed</w:t>
            </w:r>
            <w:r w:rsidRPr="00E3514E">
              <w:rPr>
                <w:rFonts w:ascii="Arial" w:hAnsi="Arial" w:cs="Arial"/>
                <w:color w:val="A6A6A6" w:themeColor="background1" w:themeShade="A6"/>
                <w:spacing w:val="-1"/>
                <w:w w:val="109"/>
                <w:sz w:val="16"/>
                <w:szCs w:val="16"/>
              </w:rPr>
              <w:t xml:space="preserve"> </w:t>
            </w:r>
            <w:r w:rsidRPr="00E3514E">
              <w:rPr>
                <w:rFonts w:ascii="Arial" w:hAnsi="Arial" w:cs="Arial"/>
                <w:color w:val="A6A6A6" w:themeColor="background1" w:themeShade="A6"/>
                <w:sz w:val="16"/>
                <w:szCs w:val="16"/>
              </w:rPr>
              <w:t>he</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ein</w:t>
            </w:r>
            <w:r w:rsidRPr="00E3514E">
              <w:rPr>
                <w:rFonts w:ascii="Arial" w:hAnsi="Arial" w:cs="Arial"/>
                <w:color w:val="A6A6A6" w:themeColor="background1" w:themeShade="A6"/>
                <w:spacing w:val="16"/>
                <w:sz w:val="16"/>
                <w:szCs w:val="16"/>
              </w:rPr>
              <w:t xml:space="preserve"> </w:t>
            </w:r>
            <w:r w:rsidRPr="00E3514E">
              <w:rPr>
                <w:rFonts w:ascii="Arial" w:hAnsi="Arial" w:cs="Arial"/>
                <w:color w:val="A6A6A6" w:themeColor="background1" w:themeShade="A6"/>
                <w:sz w:val="16"/>
                <w:szCs w:val="16"/>
              </w:rPr>
              <w:t>m</w:t>
            </w:r>
            <w:r w:rsidRPr="00E3514E">
              <w:rPr>
                <w:rFonts w:ascii="Arial" w:hAnsi="Arial" w:cs="Arial"/>
                <w:color w:val="A6A6A6" w:themeColor="background1" w:themeShade="A6"/>
                <w:spacing w:val="-1"/>
                <w:sz w:val="16"/>
                <w:szCs w:val="16"/>
              </w:rPr>
              <w:t>a</w:t>
            </w:r>
            <w:r w:rsidRPr="00E3514E">
              <w:rPr>
                <w:rFonts w:ascii="Arial" w:hAnsi="Arial" w:cs="Arial"/>
                <w:color w:val="A6A6A6" w:themeColor="background1" w:themeShade="A6"/>
                <w:sz w:val="16"/>
                <w:szCs w:val="16"/>
              </w:rPr>
              <w:t>y</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z w:val="16"/>
                <w:szCs w:val="16"/>
              </w:rPr>
              <w:t>be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w w:val="113"/>
                <w:sz w:val="16"/>
                <w:szCs w:val="16"/>
              </w:rPr>
              <w:t>t</w:t>
            </w:r>
            <w:r w:rsidRPr="00E3514E">
              <w:rPr>
                <w:rFonts w:ascii="Arial" w:hAnsi="Arial" w:cs="Arial"/>
                <w:color w:val="A6A6A6" w:themeColor="background1" w:themeShade="A6"/>
                <w:spacing w:val="-2"/>
                <w:w w:val="113"/>
                <w:sz w:val="16"/>
                <w:szCs w:val="16"/>
              </w:rPr>
              <w:t>r</w:t>
            </w:r>
            <w:r w:rsidRPr="00E3514E">
              <w:rPr>
                <w:rFonts w:ascii="Arial" w:hAnsi="Arial" w:cs="Arial"/>
                <w:color w:val="A6A6A6" w:themeColor="background1" w:themeShade="A6"/>
                <w:w w:val="104"/>
                <w:sz w:val="16"/>
                <w:szCs w:val="16"/>
              </w:rPr>
              <w:t>ademar</w:t>
            </w:r>
            <w:r w:rsidRPr="00E3514E">
              <w:rPr>
                <w:rFonts w:ascii="Arial" w:hAnsi="Arial" w:cs="Arial"/>
                <w:color w:val="A6A6A6" w:themeColor="background1" w:themeShade="A6"/>
                <w:spacing w:val="-1"/>
                <w:w w:val="104"/>
                <w:sz w:val="16"/>
                <w:szCs w:val="16"/>
              </w:rPr>
              <w:t>k</w:t>
            </w:r>
            <w:r w:rsidRPr="00E3514E">
              <w:rPr>
                <w:rFonts w:ascii="Arial" w:hAnsi="Arial" w:cs="Arial"/>
                <w:color w:val="A6A6A6" w:themeColor="background1" w:themeShade="A6"/>
                <w:w w:val="105"/>
                <w:sz w:val="16"/>
                <w:szCs w:val="16"/>
              </w:rPr>
              <w:t xml:space="preserve">s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 xml:space="preserve">f </w:t>
            </w:r>
            <w:r w:rsidRPr="00E3514E">
              <w:rPr>
                <w:rFonts w:ascii="Arial" w:hAnsi="Arial" w:cs="Arial"/>
                <w:color w:val="A6A6A6" w:themeColor="background1" w:themeShade="A6"/>
                <w:w w:val="90"/>
                <w:sz w:val="16"/>
                <w:szCs w:val="16"/>
              </w:rPr>
              <w:t>ZL</w:t>
            </w:r>
            <w:r w:rsidRPr="00E3514E">
              <w:rPr>
                <w:rFonts w:ascii="Arial" w:hAnsi="Arial" w:cs="Arial"/>
                <w:color w:val="A6A6A6" w:themeColor="background1" w:themeShade="A6"/>
                <w:spacing w:val="2"/>
                <w:w w:val="90"/>
                <w:sz w:val="16"/>
                <w:szCs w:val="16"/>
              </w:rPr>
              <w:t xml:space="preserve"> </w:t>
            </w:r>
            <w:r w:rsidRPr="00E3514E">
              <w:rPr>
                <w:rFonts w:ascii="Arial" w:hAnsi="Arial" w:cs="Arial"/>
                <w:color w:val="A6A6A6" w:themeColor="background1" w:themeShade="A6"/>
                <w:spacing w:val="-17"/>
                <w:sz w:val="16"/>
                <w:szCs w:val="16"/>
              </w:rPr>
              <w:t>T</w:t>
            </w:r>
            <w:r w:rsidRPr="00E3514E">
              <w:rPr>
                <w:rFonts w:ascii="Arial" w:hAnsi="Arial" w:cs="Arial"/>
                <w:color w:val="A6A6A6" w:themeColor="background1" w:themeShade="A6"/>
                <w:sz w:val="16"/>
                <w:szCs w:val="16"/>
              </w:rPr>
              <w:t>echnol</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gies</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pacing w:val="-1"/>
                <w:w w:val="90"/>
                <w:sz w:val="16"/>
                <w:szCs w:val="16"/>
              </w:rPr>
              <w:t>I</w:t>
            </w:r>
            <w:r w:rsidRPr="00E3514E">
              <w:rPr>
                <w:rFonts w:ascii="Arial" w:hAnsi="Arial" w:cs="Arial"/>
                <w:color w:val="A6A6A6" w:themeColor="background1" w:themeShade="A6"/>
                <w:w w:val="90"/>
                <w:sz w:val="16"/>
                <w:szCs w:val="16"/>
              </w:rPr>
              <w:t>n</w:t>
            </w:r>
            <w:r w:rsidRPr="00E3514E">
              <w:rPr>
                <w:rFonts w:ascii="Arial" w:hAnsi="Arial" w:cs="Arial"/>
                <w:color w:val="A6A6A6" w:themeColor="background1" w:themeShade="A6"/>
                <w:spacing w:val="1"/>
                <w:w w:val="90"/>
                <w:sz w:val="16"/>
                <w:szCs w:val="16"/>
              </w:rPr>
              <w:t>c</w:t>
            </w:r>
            <w:r w:rsidRPr="00E3514E">
              <w:rPr>
                <w:rFonts w:ascii="Arial" w:hAnsi="Arial" w:cs="Arial"/>
                <w:color w:val="A6A6A6" w:themeColor="background1" w:themeShade="A6"/>
                <w:w w:val="90"/>
                <w:sz w:val="16"/>
                <w:szCs w:val="16"/>
              </w:rPr>
              <w:t>.</w:t>
            </w:r>
            <w:r w:rsidRPr="00E3514E">
              <w:rPr>
                <w:rFonts w:ascii="Arial" w:hAnsi="Arial" w:cs="Arial"/>
                <w:color w:val="A6A6A6" w:themeColor="background1" w:themeShade="A6"/>
                <w:spacing w:val="11"/>
                <w:w w:val="90"/>
                <w:sz w:val="16"/>
                <w:szCs w:val="16"/>
              </w:rPr>
              <w:t xml:space="preserve"> </w:t>
            </w:r>
            <w:r>
              <w:rPr>
                <w:rFonts w:ascii="Arial" w:hAnsi="Arial" w:cs="Arial"/>
                <w:color w:val="A6A6A6" w:themeColor="background1" w:themeShade="A6"/>
                <w:spacing w:val="11"/>
                <w:w w:val="90"/>
                <w:sz w:val="16"/>
                <w:szCs w:val="16"/>
              </w:rPr>
              <w:br/>
            </w:r>
            <w:r w:rsidRPr="00E3514E">
              <w:rPr>
                <w:rFonts w:ascii="Arial" w:hAnsi="Arial" w:cs="Arial"/>
                <w:color w:val="A6A6A6" w:themeColor="background1" w:themeShade="A6"/>
                <w:spacing w:val="-1"/>
                <w:w w:val="90"/>
                <w:sz w:val="16"/>
                <w:szCs w:val="16"/>
              </w:rPr>
              <w:t>A</w:t>
            </w:r>
            <w:r w:rsidRPr="00E3514E">
              <w:rPr>
                <w:rFonts w:ascii="Arial" w:hAnsi="Arial" w:cs="Arial"/>
                <w:color w:val="A6A6A6" w:themeColor="background1" w:themeShade="A6"/>
                <w:w w:val="90"/>
                <w:sz w:val="16"/>
                <w:szCs w:val="16"/>
              </w:rPr>
              <w:t>ll</w:t>
            </w:r>
            <w:r w:rsidRPr="00E3514E">
              <w:rPr>
                <w:rFonts w:ascii="Arial" w:hAnsi="Arial" w:cs="Arial"/>
                <w:color w:val="A6A6A6" w:themeColor="background1" w:themeShade="A6"/>
                <w:spacing w:val="-5"/>
                <w:w w:val="90"/>
                <w:sz w:val="16"/>
                <w:szCs w:val="16"/>
              </w:rPr>
              <w:t xml:space="preserve">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ther</w:t>
            </w:r>
            <w:r w:rsidRPr="00E3514E">
              <w:rPr>
                <w:rFonts w:ascii="Arial" w:hAnsi="Arial" w:cs="Arial"/>
                <w:color w:val="A6A6A6" w:themeColor="background1" w:themeShade="A6"/>
                <w:spacing w:val="26"/>
                <w:sz w:val="16"/>
                <w:szCs w:val="16"/>
              </w:rPr>
              <w:t xml:space="preserve"> </w:t>
            </w:r>
            <w:r w:rsidRPr="00E3514E">
              <w:rPr>
                <w:rFonts w:ascii="Arial" w:hAnsi="Arial" w:cs="Arial"/>
                <w:color w:val="A6A6A6" w:themeColor="background1" w:themeShade="A6"/>
                <w:sz w:val="16"/>
                <w:szCs w:val="16"/>
              </w:rPr>
              <w:t>p</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odu</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ts and</w:t>
            </w:r>
            <w:r w:rsidRPr="00E3514E">
              <w:rPr>
                <w:rFonts w:ascii="Arial" w:hAnsi="Arial" w:cs="Arial"/>
                <w:color w:val="A6A6A6" w:themeColor="background1" w:themeShade="A6"/>
                <w:spacing w:val="10"/>
                <w:sz w:val="16"/>
                <w:szCs w:val="16"/>
              </w:rPr>
              <w:t xml:space="preserve"> </w:t>
            </w:r>
            <w:r w:rsidRPr="00E3514E">
              <w:rPr>
                <w:rFonts w:ascii="Arial" w:hAnsi="Arial" w:cs="Arial"/>
                <w:color w:val="A6A6A6" w:themeColor="background1" w:themeShade="A6"/>
                <w:sz w:val="16"/>
                <w:szCs w:val="16"/>
              </w:rPr>
              <w:t>servi</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names</w:t>
            </w:r>
            <w:r w:rsidRPr="00E3514E">
              <w:rPr>
                <w:rFonts w:ascii="Arial" w:hAnsi="Arial" w:cs="Arial"/>
                <w:color w:val="A6A6A6" w:themeColor="background1" w:themeShade="A6"/>
                <w:spacing w:val="12"/>
                <w:sz w:val="16"/>
                <w:szCs w:val="16"/>
              </w:rPr>
              <w:t xml:space="preserve"> </w:t>
            </w:r>
            <w:r w:rsidRPr="00E3514E">
              <w:rPr>
                <w:rFonts w:ascii="Arial" w:hAnsi="Arial" w:cs="Arial"/>
                <w:color w:val="A6A6A6" w:themeColor="background1" w:themeShade="A6"/>
                <w:sz w:val="16"/>
                <w:szCs w:val="16"/>
              </w:rPr>
              <w:t>me</w:t>
            </w:r>
            <w:r w:rsidRPr="00E3514E">
              <w:rPr>
                <w:rFonts w:ascii="Arial" w:hAnsi="Arial" w:cs="Arial"/>
                <w:color w:val="A6A6A6" w:themeColor="background1" w:themeShade="A6"/>
                <w:spacing w:val="-1"/>
                <w:sz w:val="16"/>
                <w:szCs w:val="16"/>
              </w:rPr>
              <w:t>n</w:t>
            </w:r>
            <w:r w:rsidRPr="00E3514E">
              <w:rPr>
                <w:rFonts w:ascii="Arial" w:hAnsi="Arial" w:cs="Arial"/>
                <w:color w:val="A6A6A6" w:themeColor="background1" w:themeShade="A6"/>
                <w:sz w:val="16"/>
                <w:szCs w:val="16"/>
              </w:rPr>
              <w:t>tioned</w:t>
            </w:r>
            <w:r w:rsidRPr="00E3514E">
              <w:rPr>
                <w:rFonts w:ascii="Arial" w:hAnsi="Arial" w:cs="Arial"/>
                <w:color w:val="A6A6A6" w:themeColor="background1" w:themeShade="A6"/>
                <w:spacing w:val="32"/>
                <w:sz w:val="16"/>
                <w:szCs w:val="16"/>
              </w:rPr>
              <w:t xml:space="preserve"> </w:t>
            </w:r>
            <w:r w:rsidRPr="00E3514E">
              <w:rPr>
                <w:rFonts w:ascii="Arial" w:hAnsi="Arial" w:cs="Arial"/>
                <w:color w:val="A6A6A6" w:themeColor="background1" w:themeShade="A6"/>
                <w:sz w:val="16"/>
                <w:szCs w:val="16"/>
              </w:rPr>
              <w:t>m</w:t>
            </w:r>
            <w:r w:rsidRPr="00E3514E">
              <w:rPr>
                <w:rFonts w:ascii="Arial" w:hAnsi="Arial" w:cs="Arial"/>
                <w:color w:val="A6A6A6" w:themeColor="background1" w:themeShade="A6"/>
                <w:spacing w:val="-1"/>
                <w:sz w:val="16"/>
                <w:szCs w:val="16"/>
              </w:rPr>
              <w:t>a</w:t>
            </w:r>
            <w:r w:rsidRPr="00E3514E">
              <w:rPr>
                <w:rFonts w:ascii="Arial" w:hAnsi="Arial" w:cs="Arial"/>
                <w:color w:val="A6A6A6" w:themeColor="background1" w:themeShade="A6"/>
                <w:sz w:val="16"/>
                <w:szCs w:val="16"/>
              </w:rPr>
              <w:t>y</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z w:val="16"/>
                <w:szCs w:val="16"/>
              </w:rPr>
              <w:t>be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t</w:t>
            </w:r>
            <w:r w:rsidRPr="00E3514E">
              <w:rPr>
                <w:rFonts w:ascii="Arial" w:hAnsi="Arial" w:cs="Arial"/>
                <w:color w:val="A6A6A6" w:themeColor="background1" w:themeShade="A6"/>
                <w:spacing w:val="-2"/>
                <w:sz w:val="16"/>
                <w:szCs w:val="16"/>
              </w:rPr>
              <w:t>r</w:t>
            </w:r>
            <w:r w:rsidRPr="00E3514E">
              <w:rPr>
                <w:rFonts w:ascii="Arial" w:hAnsi="Arial" w:cs="Arial"/>
                <w:color w:val="A6A6A6" w:themeColor="background1" w:themeShade="A6"/>
                <w:sz w:val="16"/>
                <w:szCs w:val="16"/>
              </w:rPr>
              <w:t>ademar</w:t>
            </w:r>
            <w:r w:rsidRPr="00E3514E">
              <w:rPr>
                <w:rFonts w:ascii="Arial" w:hAnsi="Arial" w:cs="Arial"/>
                <w:color w:val="A6A6A6" w:themeColor="background1" w:themeShade="A6"/>
                <w:spacing w:val="-1"/>
                <w:sz w:val="16"/>
                <w:szCs w:val="16"/>
              </w:rPr>
              <w:t>k</w:t>
            </w:r>
            <w:r w:rsidRPr="00E3514E">
              <w:rPr>
                <w:rFonts w:ascii="Arial" w:hAnsi="Arial" w:cs="Arial"/>
                <w:color w:val="A6A6A6" w:themeColor="background1" w:themeShade="A6"/>
                <w:sz w:val="16"/>
                <w:szCs w:val="16"/>
              </w:rPr>
              <w:t>s</w:t>
            </w:r>
            <w:r w:rsidRPr="00E3514E">
              <w:rPr>
                <w:rFonts w:ascii="Arial" w:hAnsi="Arial" w:cs="Arial"/>
                <w:color w:val="A6A6A6" w:themeColor="background1" w:themeShade="A6"/>
                <w:spacing w:val="31"/>
                <w:sz w:val="16"/>
                <w:szCs w:val="16"/>
              </w:rPr>
              <w:t xml:space="preserve">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f their</w:t>
            </w:r>
            <w:r w:rsidRPr="00E3514E">
              <w:rPr>
                <w:rFonts w:ascii="Arial" w:hAnsi="Arial" w:cs="Arial"/>
                <w:color w:val="A6A6A6" w:themeColor="background1" w:themeShade="A6"/>
                <w:spacing w:val="13"/>
                <w:sz w:val="16"/>
                <w:szCs w:val="16"/>
              </w:rPr>
              <w:t xml:space="preserve"> </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espe</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ti</w:t>
            </w:r>
            <w:r w:rsidRPr="00E3514E">
              <w:rPr>
                <w:rFonts w:ascii="Arial" w:hAnsi="Arial" w:cs="Arial"/>
                <w:color w:val="A6A6A6" w:themeColor="background1" w:themeShade="A6"/>
                <w:spacing w:val="-2"/>
                <w:sz w:val="16"/>
                <w:szCs w:val="16"/>
              </w:rPr>
              <w:t>ve</w:t>
            </w:r>
            <w:r w:rsidRPr="00E3514E">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pacing w:val="1"/>
                <w:sz w:val="16"/>
                <w:szCs w:val="16"/>
              </w:rPr>
              <w:t>owners</w:t>
            </w:r>
            <w:r w:rsidRPr="00E3514E">
              <w:rPr>
                <w:rFonts w:ascii="Arial" w:hAnsi="Arial" w:cs="Arial"/>
                <w:color w:val="A6A6A6" w:themeColor="background1" w:themeShade="A6"/>
                <w:w w:val="95"/>
                <w:sz w:val="16"/>
                <w:szCs w:val="16"/>
              </w:rPr>
              <w:t>.</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098423"/>
      <w:docPartObj>
        <w:docPartGallery w:val="Page Numbers (Bottom of Page)"/>
        <w:docPartUnique/>
      </w:docPartObj>
    </w:sdtPr>
    <w:sdtEndPr/>
    <w:sdtContent>
      <w:sdt>
        <w:sdtPr>
          <w:id w:val="1620799904"/>
          <w:docPartObj>
            <w:docPartGallery w:val="Page Numbers (Top of Page)"/>
            <w:docPartUnique/>
          </w:docPartObj>
        </w:sdtPr>
        <w:sdtEndPr>
          <w:rPr>
            <w:rFonts w:ascii="Arial" w:hAnsi="Arial" w:cs="Arial"/>
            <w:sz w:val="18"/>
            <w:szCs w:val="18"/>
          </w:rPr>
        </w:sdtEndPr>
        <w:sdtContent>
          <w:p w14:paraId="207737FE" w14:textId="5B4499FA" w:rsidR="003E7DEF" w:rsidRPr="004816D4" w:rsidRDefault="003E7DEF" w:rsidP="00E3514E">
            <w:pPr>
              <w:pStyle w:val="Footer"/>
              <w:keepNext/>
              <w:tabs>
                <w:tab w:val="clear" w:pos="4680"/>
                <w:tab w:val="clear" w:pos="9360"/>
                <w:tab w:val="left" w:pos="4860"/>
              </w:tabs>
              <w:spacing w:before="0" w:after="120"/>
              <w:ind w:left="0"/>
              <w:rPr>
                <w:rFonts w:ascii="Arial" w:hAnsi="Arial" w:cs="Arial"/>
              </w:rPr>
            </w:pPr>
            <w:r w:rsidRPr="00E3514E">
              <w:rPr>
                <w:rFonts w:ascii="Arial" w:hAnsi="Arial" w:cs="Arial"/>
                <w:noProof/>
                <w:sz w:val="16"/>
                <w:szCs w:val="16"/>
              </w:rPr>
              <mc:AlternateContent>
                <mc:Choice Requires="wpg">
                  <w:drawing>
                    <wp:anchor distT="0" distB="0" distL="114300" distR="114300" simplePos="0" relativeHeight="251658240" behindDoc="1" locked="0" layoutInCell="1" allowOverlap="1" wp14:anchorId="70131BBC" wp14:editId="49CA8E1E">
                      <wp:simplePos x="0" y="0"/>
                      <wp:positionH relativeFrom="column">
                        <wp:posOffset>-22860</wp:posOffset>
                      </wp:positionH>
                      <wp:positionV relativeFrom="paragraph">
                        <wp:posOffset>45720</wp:posOffset>
                      </wp:positionV>
                      <wp:extent cx="6903720" cy="45720"/>
                      <wp:effectExtent l="0" t="0" r="0" b="0"/>
                      <wp:wrapTight wrapText="bothSides">
                        <wp:wrapPolygon edited="0">
                          <wp:start x="0" y="0"/>
                          <wp:lineTo x="0" y="9000"/>
                          <wp:lineTo x="21517" y="9000"/>
                          <wp:lineTo x="21517" y="0"/>
                          <wp:lineTo x="0" y="0"/>
                        </wp:wrapPolygon>
                      </wp:wrapTight>
                      <wp:docPr id="33" name="Group 33"/>
                      <wp:cNvGraphicFramePr/>
                      <a:graphic xmlns:a="http://schemas.openxmlformats.org/drawingml/2006/main">
                        <a:graphicData uri="http://schemas.microsoft.com/office/word/2010/wordprocessingGroup">
                          <wpg:wgp>
                            <wpg:cNvGrpSpPr/>
                            <wpg:grpSpPr>
                              <a:xfrm>
                                <a:off x="0" y="0"/>
                                <a:ext cx="6903720" cy="45720"/>
                                <a:chOff x="0" y="0"/>
                                <a:chExt cx="6729413" cy="45085"/>
                              </a:xfrm>
                            </wpg:grpSpPr>
                            <wps:wsp>
                              <wps:cNvPr id="34" name="Rectangle 3"/>
                              <wps:cNvSpPr>
                                <a:spLocks/>
                              </wps:cNvSpPr>
                              <wps:spPr bwMode="auto">
                                <a:xfrm>
                                  <a:off x="0" y="0"/>
                                  <a:ext cx="5076825" cy="45085"/>
                                </a:xfrm>
                                <a:prstGeom prst="rect">
                                  <a:avLst/>
                                </a:prstGeom>
                                <a:solidFill>
                                  <a:schemeClr val="bg1">
                                    <a:lumMod val="75000"/>
                                  </a:schemeClr>
                                </a:solidFill>
                                <a:ln>
                                  <a:noFill/>
                                </a:ln>
                              </wps:spPr>
                              <wps:txbx>
                                <w:txbxContent>
                                  <w:p w14:paraId="1991B85E" w14:textId="77777777" w:rsidR="003E7DEF" w:rsidRDefault="003E7DEF" w:rsidP="002660A8">
                                    <w:pPr>
                                      <w:jc w:val="center"/>
                                    </w:pPr>
                                  </w:p>
                                  <w:p w14:paraId="065AA2AD" w14:textId="77777777" w:rsidR="003E7DEF" w:rsidRDefault="003E7DEF" w:rsidP="002660A8">
                                    <w:pPr>
                                      <w:jc w:val="center"/>
                                    </w:pPr>
                                  </w:p>
                                  <w:p w14:paraId="5E1F86FC" w14:textId="77777777" w:rsidR="003E7DEF" w:rsidRDefault="003E7DEF" w:rsidP="002660A8">
                                    <w:pPr>
                                      <w:jc w:val="center"/>
                                    </w:pPr>
                                  </w:p>
                                  <w:p w14:paraId="7A8A5DF7" w14:textId="77777777" w:rsidR="003E7DEF" w:rsidRDefault="003E7DEF" w:rsidP="002660A8">
                                    <w:pPr>
                                      <w:jc w:val="center"/>
                                    </w:pPr>
                                  </w:p>
                                  <w:p w14:paraId="2943C691" w14:textId="77777777" w:rsidR="003E7DEF" w:rsidRDefault="003E7DEF" w:rsidP="002660A8">
                                    <w:pPr>
                                      <w:jc w:val="center"/>
                                    </w:pPr>
                                  </w:p>
                                  <w:p w14:paraId="282569A4" w14:textId="77777777" w:rsidR="003E7DEF" w:rsidRDefault="003E7DEF" w:rsidP="002660A8">
                                    <w:pPr>
                                      <w:jc w:val="center"/>
                                    </w:pPr>
                                  </w:p>
                                  <w:p w14:paraId="3E527E90" w14:textId="77777777" w:rsidR="003E7DEF" w:rsidRDefault="003E7DEF" w:rsidP="002660A8">
                                    <w:pPr>
                                      <w:jc w:val="center"/>
                                    </w:pPr>
                                  </w:p>
                                  <w:p w14:paraId="7DCE26D0" w14:textId="77777777" w:rsidR="003E7DEF" w:rsidRDefault="003E7DEF" w:rsidP="002660A8">
                                    <w:pPr>
                                      <w:jc w:val="center"/>
                                    </w:pPr>
                                  </w:p>
                                  <w:p w14:paraId="68B3E4DC" w14:textId="77777777" w:rsidR="003E7DEF" w:rsidRDefault="003E7DEF" w:rsidP="002660A8">
                                    <w:pPr>
                                      <w:jc w:val="center"/>
                                    </w:pPr>
                                  </w:p>
                                  <w:p w14:paraId="585FA9F5" w14:textId="77777777" w:rsidR="003E7DEF" w:rsidRDefault="003E7DEF" w:rsidP="002660A8">
                                    <w:pPr>
                                      <w:jc w:val="center"/>
                                    </w:pPr>
                                  </w:p>
                                  <w:p w14:paraId="6907F444" w14:textId="77777777" w:rsidR="003E7DEF" w:rsidRDefault="003E7DEF" w:rsidP="002660A8">
                                    <w:pPr>
                                      <w:jc w:val="center"/>
                                    </w:pPr>
                                  </w:p>
                                  <w:p w14:paraId="7132D3DB" w14:textId="77777777" w:rsidR="003E7DEF" w:rsidRDefault="003E7DEF" w:rsidP="002660A8">
                                    <w:pPr>
                                      <w:jc w:val="center"/>
                                    </w:pPr>
                                  </w:p>
                                  <w:p w14:paraId="45F65BC3" w14:textId="77777777" w:rsidR="003E7DEF" w:rsidRDefault="003E7DEF" w:rsidP="002660A8">
                                    <w:pPr>
                                      <w:jc w:val="center"/>
                                    </w:pPr>
                                  </w:p>
                                  <w:p w14:paraId="172B3490" w14:textId="77777777" w:rsidR="003E7DEF" w:rsidRDefault="003E7DEF" w:rsidP="002660A8">
                                    <w:pPr>
                                      <w:jc w:val="center"/>
                                    </w:pPr>
                                  </w:p>
                                  <w:p w14:paraId="6F8C414A" w14:textId="77777777" w:rsidR="003E7DEF" w:rsidRDefault="003E7DEF" w:rsidP="002660A8">
                                    <w:pPr>
                                      <w:jc w:val="center"/>
                                    </w:pPr>
                                  </w:p>
                                  <w:p w14:paraId="72B1B0EF" w14:textId="77777777" w:rsidR="003E7DEF" w:rsidRDefault="003E7DEF" w:rsidP="002660A8">
                                    <w:pPr>
                                      <w:jc w:val="center"/>
                                    </w:pPr>
                                  </w:p>
                                  <w:p w14:paraId="25DDC72C" w14:textId="77777777" w:rsidR="003E7DEF" w:rsidRDefault="003E7DEF" w:rsidP="002660A8">
                                    <w:pPr>
                                      <w:jc w:val="center"/>
                                    </w:pPr>
                                  </w:p>
                                  <w:p w14:paraId="482EB0AF" w14:textId="77777777" w:rsidR="003E7DEF" w:rsidRDefault="003E7DEF" w:rsidP="002660A8">
                                    <w:pPr>
                                      <w:jc w:val="center"/>
                                    </w:pPr>
                                  </w:p>
                                  <w:p w14:paraId="423D1146" w14:textId="77777777" w:rsidR="003E7DEF" w:rsidRDefault="003E7DEF" w:rsidP="002660A8">
                                    <w:pPr>
                                      <w:jc w:val="center"/>
                                    </w:pPr>
                                  </w:p>
                                  <w:p w14:paraId="3BCC9341" w14:textId="77777777" w:rsidR="003E7DEF" w:rsidRDefault="003E7DEF" w:rsidP="002660A8">
                                    <w:pPr>
                                      <w:jc w:val="center"/>
                                    </w:pPr>
                                  </w:p>
                                  <w:p w14:paraId="323A02E0" w14:textId="77777777" w:rsidR="003E7DEF" w:rsidRDefault="003E7DEF" w:rsidP="002660A8">
                                    <w:pPr>
                                      <w:jc w:val="center"/>
                                    </w:pPr>
                                  </w:p>
                                  <w:p w14:paraId="768D122E" w14:textId="77777777" w:rsidR="003E7DEF" w:rsidRDefault="003E7DEF" w:rsidP="002660A8">
                                    <w:pPr>
                                      <w:jc w:val="center"/>
                                    </w:pPr>
                                  </w:p>
                                  <w:p w14:paraId="1CFF6181" w14:textId="77777777" w:rsidR="003E7DEF" w:rsidRDefault="003E7DEF" w:rsidP="002660A8">
                                    <w:pPr>
                                      <w:jc w:val="center"/>
                                    </w:pPr>
                                  </w:p>
                                  <w:p w14:paraId="0C4C4FD5" w14:textId="77777777" w:rsidR="003E7DEF" w:rsidRDefault="003E7DEF" w:rsidP="002660A8">
                                    <w:pPr>
                                      <w:jc w:val="center"/>
                                    </w:pPr>
                                  </w:p>
                                  <w:p w14:paraId="669F5A2B" w14:textId="77777777" w:rsidR="003E7DEF" w:rsidRDefault="003E7DEF" w:rsidP="002660A8">
                                    <w:pPr>
                                      <w:jc w:val="center"/>
                                    </w:pPr>
                                  </w:p>
                                  <w:p w14:paraId="0A5321E1" w14:textId="77777777" w:rsidR="003E7DEF" w:rsidRDefault="003E7DEF" w:rsidP="002660A8">
                                    <w:pPr>
                                      <w:jc w:val="center"/>
                                    </w:pPr>
                                  </w:p>
                                  <w:p w14:paraId="32476AB0" w14:textId="77777777" w:rsidR="003E7DEF" w:rsidRDefault="003E7DEF" w:rsidP="002660A8">
                                    <w:pPr>
                                      <w:jc w:val="center"/>
                                    </w:pPr>
                                  </w:p>
                                  <w:p w14:paraId="78D4B362" w14:textId="77777777" w:rsidR="003E7DEF" w:rsidRDefault="003E7DEF" w:rsidP="002660A8">
                                    <w:pPr>
                                      <w:jc w:val="center"/>
                                    </w:pPr>
                                  </w:p>
                                  <w:p w14:paraId="12F2A174" w14:textId="77777777" w:rsidR="003E7DEF" w:rsidRDefault="003E7DEF" w:rsidP="002660A8">
                                    <w:pPr>
                                      <w:jc w:val="center"/>
                                    </w:pPr>
                                  </w:p>
                                  <w:p w14:paraId="01289385" w14:textId="77777777" w:rsidR="003E7DEF" w:rsidRDefault="003E7DEF" w:rsidP="002660A8">
                                    <w:pPr>
                                      <w:jc w:val="center"/>
                                    </w:pPr>
                                  </w:p>
                                  <w:p w14:paraId="0CB00786" w14:textId="77777777" w:rsidR="003E7DEF" w:rsidRDefault="003E7DEF" w:rsidP="002660A8">
                                    <w:pPr>
                                      <w:jc w:val="center"/>
                                    </w:pPr>
                                  </w:p>
                                </w:txbxContent>
                              </wps:txbx>
                              <wps:bodyPr rot="0" vert="horz" wrap="square" lIns="91440" tIns="45720" rIns="91440" bIns="45720" anchor="t" anchorCtr="0" upright="1">
                                <a:noAutofit/>
                              </wps:bodyPr>
                            </wps:wsp>
                            <wps:wsp>
                              <wps:cNvPr id="39" name="Rectangle 4"/>
                              <wps:cNvSpPr>
                                <a:spLocks/>
                              </wps:cNvSpPr>
                              <wps:spPr bwMode="auto">
                                <a:xfrm flipV="1">
                                  <a:off x="5148263" y="0"/>
                                  <a:ext cx="1581150" cy="45085"/>
                                </a:xfrm>
                                <a:prstGeom prst="rect">
                                  <a:avLst/>
                                </a:prstGeom>
                                <a:solidFill>
                                  <a:srgbClr val="C00000"/>
                                </a:solidFill>
                                <a:ln w="9525">
                                  <a:noFill/>
                                  <a:miter lim="800000"/>
                                  <a:headEnd/>
                                  <a:tailEnd/>
                                </a:ln>
                              </wps:spPr>
                              <wps:txbx>
                                <w:txbxContent>
                                  <w:p w14:paraId="7651569E" w14:textId="77777777" w:rsidR="003E7DEF" w:rsidRDefault="003E7DEF" w:rsidP="002660A8">
                                    <w:pPr>
                                      <w:jc w:val="center"/>
                                    </w:pPr>
                                  </w:p>
                                  <w:p w14:paraId="2974E83B" w14:textId="77777777" w:rsidR="003E7DEF" w:rsidRDefault="003E7DEF" w:rsidP="002660A8">
                                    <w:pPr>
                                      <w:jc w:val="center"/>
                                    </w:pPr>
                                  </w:p>
                                  <w:p w14:paraId="04FDEA97" w14:textId="77777777" w:rsidR="003E7DEF" w:rsidRDefault="003E7DEF" w:rsidP="002660A8">
                                    <w:pPr>
                                      <w:jc w:val="center"/>
                                    </w:pPr>
                                  </w:p>
                                  <w:p w14:paraId="1C1D5D74" w14:textId="77777777" w:rsidR="003E7DEF" w:rsidRDefault="003E7DEF" w:rsidP="002660A8">
                                    <w:pPr>
                                      <w:jc w:val="center"/>
                                    </w:pPr>
                                  </w:p>
                                  <w:p w14:paraId="2D96E044" w14:textId="77777777" w:rsidR="003E7DEF" w:rsidRDefault="003E7DEF" w:rsidP="002660A8">
                                    <w:pPr>
                                      <w:jc w:val="center"/>
                                    </w:pPr>
                                  </w:p>
                                  <w:p w14:paraId="1026623A" w14:textId="77777777" w:rsidR="003E7DEF" w:rsidRDefault="003E7DEF" w:rsidP="002660A8">
                                    <w:pPr>
                                      <w:jc w:val="center"/>
                                    </w:pPr>
                                  </w:p>
                                  <w:p w14:paraId="2B931686" w14:textId="77777777" w:rsidR="003E7DEF" w:rsidRDefault="003E7DEF" w:rsidP="002660A8">
                                    <w:pPr>
                                      <w:jc w:val="center"/>
                                    </w:pPr>
                                  </w:p>
                                  <w:p w14:paraId="44D3E926" w14:textId="77777777" w:rsidR="003E7DEF" w:rsidRDefault="003E7DEF" w:rsidP="002660A8">
                                    <w:pPr>
                                      <w:jc w:val="center"/>
                                    </w:pPr>
                                  </w:p>
                                  <w:p w14:paraId="10A421D0" w14:textId="77777777" w:rsidR="003E7DEF" w:rsidRDefault="003E7DEF" w:rsidP="002660A8">
                                    <w:pPr>
                                      <w:jc w:val="cente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0131BBC" id="Group 33" o:spid="_x0000_s1047" style="position:absolute;margin-left:-1.8pt;margin-top:3.6pt;width:543.6pt;height:3.6pt;z-index:-251658240;mso-width-relative:margin;mso-height-relative:margin" coordsize="6729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">
                      <v:rect id="Rectangle 3" o:spid="_x0000_s1048" style="position:absolute;width:5076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" fillcolor="#bfbfbf [2412]" stroked="f">
                        <v:textbox>
                          <w:txbxContent>
                            <w:p w14:paraId="1991B85E" w14:textId="77777777" w:rsidR="003E7DEF" w:rsidRDefault="003E7DEF" w:rsidP="002660A8">
                              <w:pPr>
                                <w:jc w:val="center"/>
                              </w:pPr>
                            </w:p>
                            <w:p w14:paraId="065AA2AD" w14:textId="77777777" w:rsidR="003E7DEF" w:rsidRDefault="003E7DEF" w:rsidP="002660A8">
                              <w:pPr>
                                <w:jc w:val="center"/>
                              </w:pPr>
                            </w:p>
                            <w:p w14:paraId="5E1F86FC" w14:textId="77777777" w:rsidR="003E7DEF" w:rsidRDefault="003E7DEF" w:rsidP="002660A8">
                              <w:pPr>
                                <w:jc w:val="center"/>
                              </w:pPr>
                            </w:p>
                            <w:p w14:paraId="7A8A5DF7" w14:textId="77777777" w:rsidR="003E7DEF" w:rsidRDefault="003E7DEF" w:rsidP="002660A8">
                              <w:pPr>
                                <w:jc w:val="center"/>
                              </w:pPr>
                            </w:p>
                            <w:p w14:paraId="2943C691" w14:textId="77777777" w:rsidR="003E7DEF" w:rsidRDefault="003E7DEF" w:rsidP="002660A8">
                              <w:pPr>
                                <w:jc w:val="center"/>
                              </w:pPr>
                            </w:p>
                            <w:p w14:paraId="282569A4" w14:textId="77777777" w:rsidR="003E7DEF" w:rsidRDefault="003E7DEF" w:rsidP="002660A8">
                              <w:pPr>
                                <w:jc w:val="center"/>
                              </w:pPr>
                            </w:p>
                            <w:p w14:paraId="3E527E90" w14:textId="77777777" w:rsidR="003E7DEF" w:rsidRDefault="003E7DEF" w:rsidP="002660A8">
                              <w:pPr>
                                <w:jc w:val="center"/>
                              </w:pPr>
                            </w:p>
                            <w:p w14:paraId="7DCE26D0" w14:textId="77777777" w:rsidR="003E7DEF" w:rsidRDefault="003E7DEF" w:rsidP="002660A8">
                              <w:pPr>
                                <w:jc w:val="center"/>
                              </w:pPr>
                            </w:p>
                            <w:p w14:paraId="68B3E4DC" w14:textId="77777777" w:rsidR="003E7DEF" w:rsidRDefault="003E7DEF" w:rsidP="002660A8">
                              <w:pPr>
                                <w:jc w:val="center"/>
                              </w:pPr>
                            </w:p>
                            <w:p w14:paraId="585FA9F5" w14:textId="77777777" w:rsidR="003E7DEF" w:rsidRDefault="003E7DEF" w:rsidP="002660A8">
                              <w:pPr>
                                <w:jc w:val="center"/>
                              </w:pPr>
                            </w:p>
                            <w:p w14:paraId="6907F444" w14:textId="77777777" w:rsidR="003E7DEF" w:rsidRDefault="003E7DEF" w:rsidP="002660A8">
                              <w:pPr>
                                <w:jc w:val="center"/>
                              </w:pPr>
                            </w:p>
                            <w:p w14:paraId="7132D3DB" w14:textId="77777777" w:rsidR="003E7DEF" w:rsidRDefault="003E7DEF" w:rsidP="002660A8">
                              <w:pPr>
                                <w:jc w:val="center"/>
                              </w:pPr>
                            </w:p>
                            <w:p w14:paraId="45F65BC3" w14:textId="77777777" w:rsidR="003E7DEF" w:rsidRDefault="003E7DEF" w:rsidP="002660A8">
                              <w:pPr>
                                <w:jc w:val="center"/>
                              </w:pPr>
                            </w:p>
                            <w:p w14:paraId="172B3490" w14:textId="77777777" w:rsidR="003E7DEF" w:rsidRDefault="003E7DEF" w:rsidP="002660A8">
                              <w:pPr>
                                <w:jc w:val="center"/>
                              </w:pPr>
                            </w:p>
                            <w:p w14:paraId="6F8C414A" w14:textId="77777777" w:rsidR="003E7DEF" w:rsidRDefault="003E7DEF" w:rsidP="002660A8">
                              <w:pPr>
                                <w:jc w:val="center"/>
                              </w:pPr>
                            </w:p>
                            <w:p w14:paraId="72B1B0EF" w14:textId="77777777" w:rsidR="003E7DEF" w:rsidRDefault="003E7DEF" w:rsidP="002660A8">
                              <w:pPr>
                                <w:jc w:val="center"/>
                              </w:pPr>
                            </w:p>
                            <w:p w14:paraId="25DDC72C" w14:textId="77777777" w:rsidR="003E7DEF" w:rsidRDefault="003E7DEF" w:rsidP="002660A8">
                              <w:pPr>
                                <w:jc w:val="center"/>
                              </w:pPr>
                            </w:p>
                            <w:p w14:paraId="482EB0AF" w14:textId="77777777" w:rsidR="003E7DEF" w:rsidRDefault="003E7DEF" w:rsidP="002660A8">
                              <w:pPr>
                                <w:jc w:val="center"/>
                              </w:pPr>
                            </w:p>
                            <w:p w14:paraId="423D1146" w14:textId="77777777" w:rsidR="003E7DEF" w:rsidRDefault="003E7DEF" w:rsidP="002660A8">
                              <w:pPr>
                                <w:jc w:val="center"/>
                              </w:pPr>
                            </w:p>
                            <w:p w14:paraId="3BCC9341" w14:textId="77777777" w:rsidR="003E7DEF" w:rsidRDefault="003E7DEF" w:rsidP="002660A8">
                              <w:pPr>
                                <w:jc w:val="center"/>
                              </w:pPr>
                            </w:p>
                            <w:p w14:paraId="323A02E0" w14:textId="77777777" w:rsidR="003E7DEF" w:rsidRDefault="003E7DEF" w:rsidP="002660A8">
                              <w:pPr>
                                <w:jc w:val="center"/>
                              </w:pPr>
                            </w:p>
                            <w:p w14:paraId="768D122E" w14:textId="77777777" w:rsidR="003E7DEF" w:rsidRDefault="003E7DEF" w:rsidP="002660A8">
                              <w:pPr>
                                <w:jc w:val="center"/>
                              </w:pPr>
                            </w:p>
                            <w:p w14:paraId="1CFF6181" w14:textId="77777777" w:rsidR="003E7DEF" w:rsidRDefault="003E7DEF" w:rsidP="002660A8">
                              <w:pPr>
                                <w:jc w:val="center"/>
                              </w:pPr>
                            </w:p>
                            <w:p w14:paraId="0C4C4FD5" w14:textId="77777777" w:rsidR="003E7DEF" w:rsidRDefault="003E7DEF" w:rsidP="002660A8">
                              <w:pPr>
                                <w:jc w:val="center"/>
                              </w:pPr>
                            </w:p>
                            <w:p w14:paraId="669F5A2B" w14:textId="77777777" w:rsidR="003E7DEF" w:rsidRDefault="003E7DEF" w:rsidP="002660A8">
                              <w:pPr>
                                <w:jc w:val="center"/>
                              </w:pPr>
                            </w:p>
                            <w:p w14:paraId="0A5321E1" w14:textId="77777777" w:rsidR="003E7DEF" w:rsidRDefault="003E7DEF" w:rsidP="002660A8">
                              <w:pPr>
                                <w:jc w:val="center"/>
                              </w:pPr>
                            </w:p>
                            <w:p w14:paraId="32476AB0" w14:textId="77777777" w:rsidR="003E7DEF" w:rsidRDefault="003E7DEF" w:rsidP="002660A8">
                              <w:pPr>
                                <w:jc w:val="center"/>
                              </w:pPr>
                            </w:p>
                            <w:p w14:paraId="78D4B362" w14:textId="77777777" w:rsidR="003E7DEF" w:rsidRDefault="003E7DEF" w:rsidP="002660A8">
                              <w:pPr>
                                <w:jc w:val="center"/>
                              </w:pPr>
                            </w:p>
                            <w:p w14:paraId="12F2A174" w14:textId="77777777" w:rsidR="003E7DEF" w:rsidRDefault="003E7DEF" w:rsidP="002660A8">
                              <w:pPr>
                                <w:jc w:val="center"/>
                              </w:pPr>
                            </w:p>
                            <w:p w14:paraId="01289385" w14:textId="77777777" w:rsidR="003E7DEF" w:rsidRDefault="003E7DEF" w:rsidP="002660A8">
                              <w:pPr>
                                <w:jc w:val="center"/>
                              </w:pPr>
                            </w:p>
                            <w:p w14:paraId="0CB00786" w14:textId="77777777" w:rsidR="003E7DEF" w:rsidRDefault="003E7DEF" w:rsidP="002660A8">
                              <w:pPr>
                                <w:jc w:val="center"/>
                              </w:pPr>
                            </w:p>
                          </w:txbxContent>
                        </v:textbox>
                      </v:rect>
                      <v:rect id="Rectangle 4" o:spid="_x0000_s1049" style="position:absolute;left:51482;width:15812;height:45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" fillcolor="#c00000" stroked="f">
                        <v:textbox>
                          <w:txbxContent>
                            <w:p w14:paraId="7651569E" w14:textId="77777777" w:rsidR="003E7DEF" w:rsidRDefault="003E7DEF" w:rsidP="002660A8">
                              <w:pPr>
                                <w:jc w:val="center"/>
                              </w:pPr>
                            </w:p>
                            <w:p w14:paraId="2974E83B" w14:textId="77777777" w:rsidR="003E7DEF" w:rsidRDefault="003E7DEF" w:rsidP="002660A8">
                              <w:pPr>
                                <w:jc w:val="center"/>
                              </w:pPr>
                            </w:p>
                            <w:p w14:paraId="04FDEA97" w14:textId="77777777" w:rsidR="003E7DEF" w:rsidRDefault="003E7DEF" w:rsidP="002660A8">
                              <w:pPr>
                                <w:jc w:val="center"/>
                              </w:pPr>
                            </w:p>
                            <w:p w14:paraId="1C1D5D74" w14:textId="77777777" w:rsidR="003E7DEF" w:rsidRDefault="003E7DEF" w:rsidP="002660A8">
                              <w:pPr>
                                <w:jc w:val="center"/>
                              </w:pPr>
                            </w:p>
                            <w:p w14:paraId="2D96E044" w14:textId="77777777" w:rsidR="003E7DEF" w:rsidRDefault="003E7DEF" w:rsidP="002660A8">
                              <w:pPr>
                                <w:jc w:val="center"/>
                              </w:pPr>
                            </w:p>
                            <w:p w14:paraId="1026623A" w14:textId="77777777" w:rsidR="003E7DEF" w:rsidRDefault="003E7DEF" w:rsidP="002660A8">
                              <w:pPr>
                                <w:jc w:val="center"/>
                              </w:pPr>
                            </w:p>
                            <w:p w14:paraId="2B931686" w14:textId="77777777" w:rsidR="003E7DEF" w:rsidRDefault="003E7DEF" w:rsidP="002660A8">
                              <w:pPr>
                                <w:jc w:val="center"/>
                              </w:pPr>
                            </w:p>
                            <w:p w14:paraId="44D3E926" w14:textId="77777777" w:rsidR="003E7DEF" w:rsidRDefault="003E7DEF" w:rsidP="002660A8">
                              <w:pPr>
                                <w:jc w:val="center"/>
                              </w:pPr>
                            </w:p>
                            <w:p w14:paraId="10A421D0" w14:textId="77777777" w:rsidR="003E7DEF" w:rsidRDefault="003E7DEF" w:rsidP="002660A8">
                              <w:pPr>
                                <w:jc w:val="center"/>
                              </w:pPr>
                            </w:p>
                          </w:txbxContent>
                        </v:textbox>
                      </v:rect>
                      <w10:wrap type="tight"/>
                    </v:group>
                  </w:pict>
                </mc:Fallback>
              </mc:AlternateContent>
            </w:r>
            <w:r w:rsidRPr="00E3514E">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z w:val="16"/>
                <w:szCs w:val="16"/>
              </w:rPr>
              <w:fldChar w:fldCharType="begin"/>
            </w:r>
            <w:r w:rsidRPr="00E3514E">
              <w:rPr>
                <w:rFonts w:ascii="Arial" w:hAnsi="Arial" w:cs="Arial"/>
                <w:color w:val="A6A6A6" w:themeColor="background1" w:themeShade="A6"/>
                <w:sz w:val="16"/>
                <w:szCs w:val="16"/>
              </w:rPr>
              <w:instrText xml:space="preserve"> DATE  \@ "yyyy"  \* MERGEFORMAT </w:instrText>
            </w:r>
            <w:r w:rsidRPr="00E3514E">
              <w:rPr>
                <w:rFonts w:ascii="Arial" w:hAnsi="Arial" w:cs="Arial"/>
                <w:color w:val="A6A6A6" w:themeColor="background1" w:themeShade="A6"/>
                <w:sz w:val="16"/>
                <w:szCs w:val="16"/>
              </w:rPr>
              <w:fldChar w:fldCharType="separate"/>
            </w:r>
            <w:r w:rsidR="00FF11C2">
              <w:rPr>
                <w:rFonts w:ascii="Arial" w:hAnsi="Arial" w:cs="Arial"/>
                <w:noProof/>
                <w:color w:val="A6A6A6" w:themeColor="background1" w:themeShade="A6"/>
                <w:sz w:val="16"/>
                <w:szCs w:val="16"/>
              </w:rPr>
              <w:t>2025</w:t>
            </w:r>
            <w:r w:rsidRPr="00E3514E">
              <w:rPr>
                <w:rFonts w:ascii="Arial" w:hAnsi="Arial" w:cs="Arial"/>
                <w:color w:val="A6A6A6" w:themeColor="background1" w:themeShade="A6"/>
                <w:sz w:val="16"/>
                <w:szCs w:val="16"/>
              </w:rPr>
              <w:fldChar w:fldCharType="end"/>
            </w:r>
            <w:r w:rsidRPr="00E3514E">
              <w:rPr>
                <w:rFonts w:ascii="Arial" w:hAnsi="Arial" w:cs="Arial"/>
                <w:color w:val="A6A6A6" w:themeColor="background1" w:themeShade="A6"/>
                <w:sz w:val="16"/>
                <w:szCs w:val="16"/>
              </w:rPr>
              <w:t xml:space="preserve"> ZL Technologies, Inc.</w:t>
            </w:r>
            <w:r>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pacing w:val="-1"/>
                <w:w w:val="90"/>
                <w:sz w:val="16"/>
                <w:szCs w:val="16"/>
              </w:rPr>
              <w:t>A</w:t>
            </w:r>
            <w:r w:rsidRPr="00E3514E">
              <w:rPr>
                <w:rFonts w:ascii="Arial" w:hAnsi="Arial" w:cs="Arial"/>
                <w:color w:val="A6A6A6" w:themeColor="background1" w:themeShade="A6"/>
                <w:w w:val="90"/>
                <w:sz w:val="16"/>
                <w:szCs w:val="16"/>
              </w:rPr>
              <w:t>ll</w:t>
            </w:r>
            <w:r w:rsidRPr="00E3514E">
              <w:rPr>
                <w:rFonts w:ascii="Arial" w:hAnsi="Arial" w:cs="Arial"/>
                <w:color w:val="A6A6A6" w:themeColor="background1" w:themeShade="A6"/>
                <w:spacing w:val="-5"/>
                <w:w w:val="90"/>
                <w:sz w:val="16"/>
                <w:szCs w:val="16"/>
              </w:rPr>
              <w:t xml:space="preserve"> </w:t>
            </w:r>
            <w:r w:rsidRPr="00E3514E">
              <w:rPr>
                <w:rFonts w:ascii="Arial" w:hAnsi="Arial" w:cs="Arial"/>
                <w:color w:val="A6A6A6" w:themeColor="background1" w:themeShade="A6"/>
                <w:sz w:val="16"/>
                <w:szCs w:val="16"/>
              </w:rPr>
              <w:t>r</w:t>
            </w:r>
            <w:r w:rsidRPr="00E3514E">
              <w:rPr>
                <w:rFonts w:ascii="Arial" w:hAnsi="Arial" w:cs="Arial"/>
                <w:color w:val="A6A6A6" w:themeColor="background1" w:themeShade="A6"/>
                <w:spacing w:val="-1"/>
                <w:sz w:val="16"/>
                <w:szCs w:val="16"/>
              </w:rPr>
              <w:t>i</w:t>
            </w:r>
            <w:r w:rsidRPr="00E3514E">
              <w:rPr>
                <w:rFonts w:ascii="Arial" w:hAnsi="Arial" w:cs="Arial"/>
                <w:color w:val="A6A6A6" w:themeColor="background1" w:themeShade="A6"/>
                <w:sz w:val="16"/>
                <w:szCs w:val="16"/>
              </w:rPr>
              <w:t>g</w:t>
            </w:r>
            <w:r w:rsidRPr="00E3514E">
              <w:rPr>
                <w:rFonts w:ascii="Arial" w:hAnsi="Arial" w:cs="Arial"/>
                <w:color w:val="A6A6A6" w:themeColor="background1" w:themeShade="A6"/>
                <w:spacing w:val="-1"/>
                <w:sz w:val="16"/>
                <w:szCs w:val="16"/>
              </w:rPr>
              <w:t>h</w:t>
            </w:r>
            <w:r w:rsidRPr="00E3514E">
              <w:rPr>
                <w:rFonts w:ascii="Arial" w:hAnsi="Arial" w:cs="Arial"/>
                <w:color w:val="A6A6A6" w:themeColor="background1" w:themeShade="A6"/>
                <w:sz w:val="16"/>
                <w:szCs w:val="16"/>
              </w:rPr>
              <w:t>ts</w:t>
            </w:r>
            <w:r w:rsidRPr="00E3514E">
              <w:rPr>
                <w:rFonts w:ascii="Arial" w:hAnsi="Arial" w:cs="Arial"/>
                <w:color w:val="A6A6A6" w:themeColor="background1" w:themeShade="A6"/>
                <w:spacing w:val="1"/>
                <w:sz w:val="16"/>
                <w:szCs w:val="16"/>
              </w:rPr>
              <w:t xml:space="preserve"> </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eser</w:t>
            </w:r>
            <w:r w:rsidRPr="00E3514E">
              <w:rPr>
                <w:rFonts w:ascii="Arial" w:hAnsi="Arial" w:cs="Arial"/>
                <w:color w:val="A6A6A6" w:themeColor="background1" w:themeShade="A6"/>
                <w:spacing w:val="-2"/>
                <w:sz w:val="16"/>
                <w:szCs w:val="16"/>
              </w:rPr>
              <w:t>v</w:t>
            </w:r>
            <w:r w:rsidRPr="00E3514E">
              <w:rPr>
                <w:rFonts w:ascii="Arial" w:hAnsi="Arial" w:cs="Arial"/>
                <w:color w:val="A6A6A6" w:themeColor="background1" w:themeShade="A6"/>
                <w:sz w:val="16"/>
                <w:szCs w:val="16"/>
              </w:rPr>
              <w:t>ed.</w:t>
            </w:r>
            <w:r w:rsidRPr="004816D4">
              <w:rPr>
                <w:rFonts w:ascii="Arial" w:hAnsi="Arial" w:cs="Arial"/>
                <w:color w:val="A6A6A6" w:themeColor="background1" w:themeShade="A6"/>
                <w:w w:val="90"/>
                <w:sz w:val="20"/>
                <w:szCs w:val="20"/>
              </w:rPr>
              <w:ptab w:relativeTo="margin" w:alignment="right" w:leader="none"/>
            </w:r>
            <w:r w:rsidRPr="004816D4">
              <w:rPr>
                <w:rFonts w:ascii="Arial" w:hAnsi="Arial" w:cs="Arial"/>
                <w:color w:val="A6A6A6" w:themeColor="background1" w:themeShade="A6"/>
                <w:w w:val="90"/>
                <w:sz w:val="20"/>
                <w:szCs w:val="20"/>
              </w:rPr>
              <w:t xml:space="preserve">Page </w:t>
            </w:r>
            <w:r w:rsidRPr="004816D4">
              <w:rPr>
                <w:rFonts w:ascii="Arial" w:hAnsi="Arial" w:cs="Arial"/>
                <w:b/>
                <w:color w:val="A6A6A6" w:themeColor="background1" w:themeShade="A6"/>
                <w:w w:val="90"/>
                <w:sz w:val="20"/>
                <w:szCs w:val="20"/>
              </w:rPr>
              <w:fldChar w:fldCharType="begin"/>
            </w:r>
            <w:r w:rsidRPr="004816D4">
              <w:rPr>
                <w:rFonts w:ascii="Arial" w:hAnsi="Arial" w:cs="Arial"/>
                <w:b/>
                <w:color w:val="A6A6A6" w:themeColor="background1" w:themeShade="A6"/>
                <w:w w:val="90"/>
                <w:sz w:val="20"/>
                <w:szCs w:val="20"/>
              </w:rPr>
              <w:instrText xml:space="preserve"> PAGE  \* Arabic  \* MERGEFORMAT </w:instrText>
            </w:r>
            <w:r w:rsidRPr="004816D4">
              <w:rPr>
                <w:rFonts w:ascii="Arial" w:hAnsi="Arial" w:cs="Arial"/>
                <w:b/>
                <w:color w:val="A6A6A6" w:themeColor="background1" w:themeShade="A6"/>
                <w:w w:val="90"/>
                <w:sz w:val="20"/>
                <w:szCs w:val="20"/>
              </w:rPr>
              <w:fldChar w:fldCharType="separate"/>
            </w:r>
            <w:r>
              <w:rPr>
                <w:rFonts w:ascii="Arial" w:hAnsi="Arial" w:cs="Arial"/>
                <w:b/>
                <w:noProof/>
                <w:color w:val="A6A6A6" w:themeColor="background1" w:themeShade="A6"/>
                <w:w w:val="90"/>
                <w:sz w:val="20"/>
                <w:szCs w:val="20"/>
              </w:rPr>
              <w:t>1</w:t>
            </w:r>
            <w:r w:rsidRPr="004816D4">
              <w:rPr>
                <w:rFonts w:ascii="Arial" w:hAnsi="Arial" w:cs="Arial"/>
                <w:b/>
                <w:color w:val="A6A6A6" w:themeColor="background1" w:themeShade="A6"/>
                <w:w w:val="90"/>
                <w:sz w:val="20"/>
                <w:szCs w:val="20"/>
              </w:rPr>
              <w:fldChar w:fldCharType="end"/>
            </w:r>
          </w:p>
          <w:p w14:paraId="12AED230" w14:textId="77DD7021" w:rsidR="003E7DEF" w:rsidRPr="00691585" w:rsidRDefault="003E7DEF" w:rsidP="00E3514E">
            <w:pPr>
              <w:widowControl w:val="0"/>
              <w:autoSpaceDE w:val="0"/>
              <w:autoSpaceDN w:val="0"/>
              <w:adjustRightInd w:val="0"/>
              <w:spacing w:before="0" w:after="0" w:line="250" w:lineRule="auto"/>
              <w:ind w:left="0" w:right="2610"/>
              <w:rPr>
                <w:rFonts w:asciiTheme="minorHAnsi" w:hAnsiTheme="minorHAnsi" w:cs="Times New Roman"/>
                <w:color w:val="A6A6A6" w:themeColor="background1" w:themeShade="A6"/>
                <w:szCs w:val="20"/>
              </w:rPr>
            </w:pPr>
            <w:r w:rsidRPr="00E3514E">
              <w:rPr>
                <w:rFonts w:ascii="Arial" w:hAnsi="Arial" w:cs="Arial"/>
                <w:color w:val="A6A6A6" w:themeColor="background1" w:themeShade="A6"/>
                <w:spacing w:val="-13"/>
                <w:sz w:val="16"/>
                <w:szCs w:val="16"/>
              </w:rPr>
              <w:t>V</w:t>
            </w:r>
            <w:r w:rsidRPr="00E3514E">
              <w:rPr>
                <w:rFonts w:ascii="Arial" w:hAnsi="Arial" w:cs="Arial"/>
                <w:color w:val="A6A6A6" w:themeColor="background1" w:themeShade="A6"/>
                <w:sz w:val="16"/>
                <w:szCs w:val="16"/>
              </w:rPr>
              <w:t>arious</w:t>
            </w:r>
            <w:r w:rsidRPr="00E3514E">
              <w:rPr>
                <w:rFonts w:ascii="Arial" w:hAnsi="Arial" w:cs="Arial"/>
                <w:color w:val="A6A6A6" w:themeColor="background1" w:themeShade="A6"/>
                <w:spacing w:val="-5"/>
                <w:sz w:val="16"/>
                <w:szCs w:val="16"/>
              </w:rPr>
              <w:t xml:space="preserve"> </w:t>
            </w:r>
            <w:r w:rsidRPr="00E3514E">
              <w:rPr>
                <w:rFonts w:ascii="Arial" w:hAnsi="Arial" w:cs="Arial"/>
                <w:color w:val="A6A6A6" w:themeColor="background1" w:themeShade="A6"/>
                <w:sz w:val="16"/>
                <w:szCs w:val="16"/>
              </w:rPr>
              <w:t>p</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odu</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ts and</w:t>
            </w:r>
            <w:r w:rsidRPr="00E3514E">
              <w:rPr>
                <w:rFonts w:ascii="Arial" w:hAnsi="Arial" w:cs="Arial"/>
                <w:color w:val="A6A6A6" w:themeColor="background1" w:themeShade="A6"/>
                <w:spacing w:val="10"/>
                <w:sz w:val="16"/>
                <w:szCs w:val="16"/>
              </w:rPr>
              <w:t xml:space="preserve"> </w:t>
            </w:r>
            <w:r w:rsidRPr="00E3514E">
              <w:rPr>
                <w:rFonts w:ascii="Arial" w:hAnsi="Arial" w:cs="Arial"/>
                <w:color w:val="A6A6A6" w:themeColor="background1" w:themeShade="A6"/>
                <w:sz w:val="16"/>
                <w:szCs w:val="16"/>
              </w:rPr>
              <w:t>servi</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names</w:t>
            </w:r>
            <w:r w:rsidRPr="00E3514E">
              <w:rPr>
                <w:rFonts w:ascii="Arial" w:hAnsi="Arial" w:cs="Arial"/>
                <w:color w:val="A6A6A6" w:themeColor="background1" w:themeShade="A6"/>
                <w:spacing w:val="12"/>
                <w:sz w:val="16"/>
                <w:szCs w:val="16"/>
              </w:rPr>
              <w:t xml:space="preserve"> </w:t>
            </w:r>
            <w:r w:rsidRPr="00E3514E">
              <w:rPr>
                <w:rFonts w:ascii="Arial" w:hAnsi="Arial" w:cs="Arial"/>
                <w:color w:val="A6A6A6" w:themeColor="background1" w:themeShade="A6"/>
                <w:spacing w:val="-1"/>
                <w:w w:val="109"/>
                <w:sz w:val="16"/>
                <w:szCs w:val="16"/>
              </w:rPr>
              <w:t>re</w:t>
            </w:r>
            <w:r w:rsidRPr="00E3514E">
              <w:rPr>
                <w:rFonts w:ascii="Arial" w:hAnsi="Arial" w:cs="Arial"/>
                <w:color w:val="A6A6A6" w:themeColor="background1" w:themeShade="A6"/>
                <w:spacing w:val="-2"/>
                <w:w w:val="109"/>
                <w:sz w:val="16"/>
                <w:szCs w:val="16"/>
              </w:rPr>
              <w:t>f</w:t>
            </w:r>
            <w:r w:rsidRPr="00E3514E">
              <w:rPr>
                <w:rFonts w:ascii="Arial" w:hAnsi="Arial" w:cs="Arial"/>
                <w:color w:val="A6A6A6" w:themeColor="background1" w:themeShade="A6"/>
                <w:w w:val="109"/>
                <w:sz w:val="16"/>
                <w:szCs w:val="16"/>
              </w:rPr>
              <w:t>er</w:t>
            </w:r>
            <w:r w:rsidRPr="00E3514E">
              <w:rPr>
                <w:rFonts w:ascii="Arial" w:hAnsi="Arial" w:cs="Arial"/>
                <w:color w:val="A6A6A6" w:themeColor="background1" w:themeShade="A6"/>
                <w:spacing w:val="-1"/>
                <w:w w:val="109"/>
                <w:sz w:val="16"/>
                <w:szCs w:val="16"/>
              </w:rPr>
              <w:t>r</w:t>
            </w:r>
            <w:r w:rsidRPr="00E3514E">
              <w:rPr>
                <w:rFonts w:ascii="Arial" w:hAnsi="Arial" w:cs="Arial"/>
                <w:color w:val="A6A6A6" w:themeColor="background1" w:themeShade="A6"/>
                <w:w w:val="109"/>
                <w:sz w:val="16"/>
                <w:szCs w:val="16"/>
              </w:rPr>
              <w:t>ed</w:t>
            </w:r>
            <w:r w:rsidRPr="00E3514E">
              <w:rPr>
                <w:rFonts w:ascii="Arial" w:hAnsi="Arial" w:cs="Arial"/>
                <w:color w:val="A6A6A6" w:themeColor="background1" w:themeShade="A6"/>
                <w:spacing w:val="-1"/>
                <w:w w:val="109"/>
                <w:sz w:val="16"/>
                <w:szCs w:val="16"/>
              </w:rPr>
              <w:t xml:space="preserve"> </w:t>
            </w:r>
            <w:r w:rsidRPr="00E3514E">
              <w:rPr>
                <w:rFonts w:ascii="Arial" w:hAnsi="Arial" w:cs="Arial"/>
                <w:color w:val="A6A6A6" w:themeColor="background1" w:themeShade="A6"/>
                <w:sz w:val="16"/>
                <w:szCs w:val="16"/>
              </w:rPr>
              <w:t>he</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ein</w:t>
            </w:r>
            <w:r w:rsidRPr="00E3514E">
              <w:rPr>
                <w:rFonts w:ascii="Arial" w:hAnsi="Arial" w:cs="Arial"/>
                <w:color w:val="A6A6A6" w:themeColor="background1" w:themeShade="A6"/>
                <w:spacing w:val="16"/>
                <w:sz w:val="16"/>
                <w:szCs w:val="16"/>
              </w:rPr>
              <w:t xml:space="preserve"> </w:t>
            </w:r>
            <w:r w:rsidRPr="00E3514E">
              <w:rPr>
                <w:rFonts w:ascii="Arial" w:hAnsi="Arial" w:cs="Arial"/>
                <w:color w:val="A6A6A6" w:themeColor="background1" w:themeShade="A6"/>
                <w:sz w:val="16"/>
                <w:szCs w:val="16"/>
              </w:rPr>
              <w:t>m</w:t>
            </w:r>
            <w:r w:rsidRPr="00E3514E">
              <w:rPr>
                <w:rFonts w:ascii="Arial" w:hAnsi="Arial" w:cs="Arial"/>
                <w:color w:val="A6A6A6" w:themeColor="background1" w:themeShade="A6"/>
                <w:spacing w:val="-1"/>
                <w:sz w:val="16"/>
                <w:szCs w:val="16"/>
              </w:rPr>
              <w:t>a</w:t>
            </w:r>
            <w:r w:rsidRPr="00E3514E">
              <w:rPr>
                <w:rFonts w:ascii="Arial" w:hAnsi="Arial" w:cs="Arial"/>
                <w:color w:val="A6A6A6" w:themeColor="background1" w:themeShade="A6"/>
                <w:sz w:val="16"/>
                <w:szCs w:val="16"/>
              </w:rPr>
              <w:t>y</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z w:val="16"/>
                <w:szCs w:val="16"/>
              </w:rPr>
              <w:t>be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w w:val="113"/>
                <w:sz w:val="16"/>
                <w:szCs w:val="16"/>
              </w:rPr>
              <w:t>t</w:t>
            </w:r>
            <w:r w:rsidRPr="00E3514E">
              <w:rPr>
                <w:rFonts w:ascii="Arial" w:hAnsi="Arial" w:cs="Arial"/>
                <w:color w:val="A6A6A6" w:themeColor="background1" w:themeShade="A6"/>
                <w:spacing w:val="-2"/>
                <w:w w:val="113"/>
                <w:sz w:val="16"/>
                <w:szCs w:val="16"/>
              </w:rPr>
              <w:t>r</w:t>
            </w:r>
            <w:r w:rsidRPr="00E3514E">
              <w:rPr>
                <w:rFonts w:ascii="Arial" w:hAnsi="Arial" w:cs="Arial"/>
                <w:color w:val="A6A6A6" w:themeColor="background1" w:themeShade="A6"/>
                <w:w w:val="104"/>
                <w:sz w:val="16"/>
                <w:szCs w:val="16"/>
              </w:rPr>
              <w:t>ademar</w:t>
            </w:r>
            <w:r w:rsidRPr="00E3514E">
              <w:rPr>
                <w:rFonts w:ascii="Arial" w:hAnsi="Arial" w:cs="Arial"/>
                <w:color w:val="A6A6A6" w:themeColor="background1" w:themeShade="A6"/>
                <w:spacing w:val="-1"/>
                <w:w w:val="104"/>
                <w:sz w:val="16"/>
                <w:szCs w:val="16"/>
              </w:rPr>
              <w:t>k</w:t>
            </w:r>
            <w:r w:rsidRPr="00E3514E">
              <w:rPr>
                <w:rFonts w:ascii="Arial" w:hAnsi="Arial" w:cs="Arial"/>
                <w:color w:val="A6A6A6" w:themeColor="background1" w:themeShade="A6"/>
                <w:w w:val="105"/>
                <w:sz w:val="16"/>
                <w:szCs w:val="16"/>
              </w:rPr>
              <w:t xml:space="preserve">s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 xml:space="preserve">f </w:t>
            </w:r>
            <w:r w:rsidRPr="00E3514E">
              <w:rPr>
                <w:rFonts w:ascii="Arial" w:hAnsi="Arial" w:cs="Arial"/>
                <w:color w:val="A6A6A6" w:themeColor="background1" w:themeShade="A6"/>
                <w:w w:val="90"/>
                <w:sz w:val="16"/>
                <w:szCs w:val="16"/>
              </w:rPr>
              <w:t>ZL</w:t>
            </w:r>
            <w:r w:rsidRPr="00E3514E">
              <w:rPr>
                <w:rFonts w:ascii="Arial" w:hAnsi="Arial" w:cs="Arial"/>
                <w:color w:val="A6A6A6" w:themeColor="background1" w:themeShade="A6"/>
                <w:spacing w:val="2"/>
                <w:w w:val="90"/>
                <w:sz w:val="16"/>
                <w:szCs w:val="16"/>
              </w:rPr>
              <w:t xml:space="preserve"> </w:t>
            </w:r>
            <w:r w:rsidRPr="00E3514E">
              <w:rPr>
                <w:rFonts w:ascii="Arial" w:hAnsi="Arial" w:cs="Arial"/>
                <w:color w:val="A6A6A6" w:themeColor="background1" w:themeShade="A6"/>
                <w:spacing w:val="-17"/>
                <w:sz w:val="16"/>
                <w:szCs w:val="16"/>
              </w:rPr>
              <w:t>T</w:t>
            </w:r>
            <w:r w:rsidRPr="00E3514E">
              <w:rPr>
                <w:rFonts w:ascii="Arial" w:hAnsi="Arial" w:cs="Arial"/>
                <w:color w:val="A6A6A6" w:themeColor="background1" w:themeShade="A6"/>
                <w:sz w:val="16"/>
                <w:szCs w:val="16"/>
              </w:rPr>
              <w:t>echnol</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gies</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pacing w:val="-1"/>
                <w:w w:val="90"/>
                <w:sz w:val="16"/>
                <w:szCs w:val="16"/>
              </w:rPr>
              <w:t>I</w:t>
            </w:r>
            <w:r w:rsidRPr="00E3514E">
              <w:rPr>
                <w:rFonts w:ascii="Arial" w:hAnsi="Arial" w:cs="Arial"/>
                <w:color w:val="A6A6A6" w:themeColor="background1" w:themeShade="A6"/>
                <w:w w:val="90"/>
                <w:sz w:val="16"/>
                <w:szCs w:val="16"/>
              </w:rPr>
              <w:t>n</w:t>
            </w:r>
            <w:r w:rsidRPr="00E3514E">
              <w:rPr>
                <w:rFonts w:ascii="Arial" w:hAnsi="Arial" w:cs="Arial"/>
                <w:color w:val="A6A6A6" w:themeColor="background1" w:themeShade="A6"/>
                <w:spacing w:val="1"/>
                <w:w w:val="90"/>
                <w:sz w:val="16"/>
                <w:szCs w:val="16"/>
              </w:rPr>
              <w:t>c</w:t>
            </w:r>
            <w:r w:rsidRPr="00E3514E">
              <w:rPr>
                <w:rFonts w:ascii="Arial" w:hAnsi="Arial" w:cs="Arial"/>
                <w:color w:val="A6A6A6" w:themeColor="background1" w:themeShade="A6"/>
                <w:w w:val="90"/>
                <w:sz w:val="16"/>
                <w:szCs w:val="16"/>
              </w:rPr>
              <w:t>.</w:t>
            </w:r>
            <w:r w:rsidRPr="00E3514E">
              <w:rPr>
                <w:rFonts w:ascii="Arial" w:hAnsi="Arial" w:cs="Arial"/>
                <w:color w:val="A6A6A6" w:themeColor="background1" w:themeShade="A6"/>
                <w:spacing w:val="11"/>
                <w:w w:val="90"/>
                <w:sz w:val="16"/>
                <w:szCs w:val="16"/>
              </w:rPr>
              <w:t xml:space="preserve"> </w:t>
            </w:r>
            <w:r>
              <w:rPr>
                <w:rFonts w:ascii="Arial" w:hAnsi="Arial" w:cs="Arial"/>
                <w:color w:val="A6A6A6" w:themeColor="background1" w:themeShade="A6"/>
                <w:spacing w:val="11"/>
                <w:w w:val="90"/>
                <w:sz w:val="16"/>
                <w:szCs w:val="16"/>
              </w:rPr>
              <w:br/>
            </w:r>
            <w:r w:rsidRPr="00E3514E">
              <w:rPr>
                <w:rFonts w:ascii="Arial" w:hAnsi="Arial" w:cs="Arial"/>
                <w:color w:val="A6A6A6" w:themeColor="background1" w:themeShade="A6"/>
                <w:spacing w:val="-1"/>
                <w:w w:val="90"/>
                <w:sz w:val="16"/>
                <w:szCs w:val="16"/>
              </w:rPr>
              <w:t>A</w:t>
            </w:r>
            <w:r w:rsidRPr="00E3514E">
              <w:rPr>
                <w:rFonts w:ascii="Arial" w:hAnsi="Arial" w:cs="Arial"/>
                <w:color w:val="A6A6A6" w:themeColor="background1" w:themeShade="A6"/>
                <w:w w:val="90"/>
                <w:sz w:val="16"/>
                <w:szCs w:val="16"/>
              </w:rPr>
              <w:t>ll</w:t>
            </w:r>
            <w:r w:rsidRPr="00E3514E">
              <w:rPr>
                <w:rFonts w:ascii="Arial" w:hAnsi="Arial" w:cs="Arial"/>
                <w:color w:val="A6A6A6" w:themeColor="background1" w:themeShade="A6"/>
                <w:spacing w:val="-5"/>
                <w:w w:val="90"/>
                <w:sz w:val="16"/>
                <w:szCs w:val="16"/>
              </w:rPr>
              <w:t xml:space="preserve">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ther</w:t>
            </w:r>
            <w:r w:rsidRPr="00E3514E">
              <w:rPr>
                <w:rFonts w:ascii="Arial" w:hAnsi="Arial" w:cs="Arial"/>
                <w:color w:val="A6A6A6" w:themeColor="background1" w:themeShade="A6"/>
                <w:spacing w:val="26"/>
                <w:sz w:val="16"/>
                <w:szCs w:val="16"/>
              </w:rPr>
              <w:t xml:space="preserve"> </w:t>
            </w:r>
            <w:r w:rsidRPr="00E3514E">
              <w:rPr>
                <w:rFonts w:ascii="Arial" w:hAnsi="Arial" w:cs="Arial"/>
                <w:color w:val="A6A6A6" w:themeColor="background1" w:themeShade="A6"/>
                <w:sz w:val="16"/>
                <w:szCs w:val="16"/>
              </w:rPr>
              <w:t>p</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odu</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ts and</w:t>
            </w:r>
            <w:r w:rsidRPr="00E3514E">
              <w:rPr>
                <w:rFonts w:ascii="Arial" w:hAnsi="Arial" w:cs="Arial"/>
                <w:color w:val="A6A6A6" w:themeColor="background1" w:themeShade="A6"/>
                <w:spacing w:val="10"/>
                <w:sz w:val="16"/>
                <w:szCs w:val="16"/>
              </w:rPr>
              <w:t xml:space="preserve"> </w:t>
            </w:r>
            <w:r w:rsidRPr="00E3514E">
              <w:rPr>
                <w:rFonts w:ascii="Arial" w:hAnsi="Arial" w:cs="Arial"/>
                <w:color w:val="A6A6A6" w:themeColor="background1" w:themeShade="A6"/>
                <w:sz w:val="16"/>
                <w:szCs w:val="16"/>
              </w:rPr>
              <w:t>servi</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names</w:t>
            </w:r>
            <w:r w:rsidRPr="00E3514E">
              <w:rPr>
                <w:rFonts w:ascii="Arial" w:hAnsi="Arial" w:cs="Arial"/>
                <w:color w:val="A6A6A6" w:themeColor="background1" w:themeShade="A6"/>
                <w:spacing w:val="12"/>
                <w:sz w:val="16"/>
                <w:szCs w:val="16"/>
              </w:rPr>
              <w:t xml:space="preserve"> </w:t>
            </w:r>
            <w:r w:rsidRPr="00E3514E">
              <w:rPr>
                <w:rFonts w:ascii="Arial" w:hAnsi="Arial" w:cs="Arial"/>
                <w:color w:val="A6A6A6" w:themeColor="background1" w:themeShade="A6"/>
                <w:sz w:val="16"/>
                <w:szCs w:val="16"/>
              </w:rPr>
              <w:t>me</w:t>
            </w:r>
            <w:r w:rsidRPr="00E3514E">
              <w:rPr>
                <w:rFonts w:ascii="Arial" w:hAnsi="Arial" w:cs="Arial"/>
                <w:color w:val="A6A6A6" w:themeColor="background1" w:themeShade="A6"/>
                <w:spacing w:val="-1"/>
                <w:sz w:val="16"/>
                <w:szCs w:val="16"/>
              </w:rPr>
              <w:t>n</w:t>
            </w:r>
            <w:r w:rsidRPr="00E3514E">
              <w:rPr>
                <w:rFonts w:ascii="Arial" w:hAnsi="Arial" w:cs="Arial"/>
                <w:color w:val="A6A6A6" w:themeColor="background1" w:themeShade="A6"/>
                <w:sz w:val="16"/>
                <w:szCs w:val="16"/>
              </w:rPr>
              <w:t>tioned</w:t>
            </w:r>
            <w:r w:rsidRPr="00E3514E">
              <w:rPr>
                <w:rFonts w:ascii="Arial" w:hAnsi="Arial" w:cs="Arial"/>
                <w:color w:val="A6A6A6" w:themeColor="background1" w:themeShade="A6"/>
                <w:spacing w:val="32"/>
                <w:sz w:val="16"/>
                <w:szCs w:val="16"/>
              </w:rPr>
              <w:t xml:space="preserve"> </w:t>
            </w:r>
            <w:r w:rsidRPr="00E3514E">
              <w:rPr>
                <w:rFonts w:ascii="Arial" w:hAnsi="Arial" w:cs="Arial"/>
                <w:color w:val="A6A6A6" w:themeColor="background1" w:themeShade="A6"/>
                <w:sz w:val="16"/>
                <w:szCs w:val="16"/>
              </w:rPr>
              <w:t>m</w:t>
            </w:r>
            <w:r w:rsidRPr="00E3514E">
              <w:rPr>
                <w:rFonts w:ascii="Arial" w:hAnsi="Arial" w:cs="Arial"/>
                <w:color w:val="A6A6A6" w:themeColor="background1" w:themeShade="A6"/>
                <w:spacing w:val="-1"/>
                <w:sz w:val="16"/>
                <w:szCs w:val="16"/>
              </w:rPr>
              <w:t>a</w:t>
            </w:r>
            <w:r w:rsidRPr="00E3514E">
              <w:rPr>
                <w:rFonts w:ascii="Arial" w:hAnsi="Arial" w:cs="Arial"/>
                <w:color w:val="A6A6A6" w:themeColor="background1" w:themeShade="A6"/>
                <w:sz w:val="16"/>
                <w:szCs w:val="16"/>
              </w:rPr>
              <w:t>y</w:t>
            </w:r>
            <w:r w:rsidRPr="00E3514E">
              <w:rPr>
                <w:rFonts w:ascii="Arial" w:hAnsi="Arial" w:cs="Arial"/>
                <w:color w:val="A6A6A6" w:themeColor="background1" w:themeShade="A6"/>
                <w:spacing w:val="-8"/>
                <w:sz w:val="16"/>
                <w:szCs w:val="16"/>
              </w:rPr>
              <w:t xml:space="preserve"> </w:t>
            </w:r>
            <w:r w:rsidRPr="00E3514E">
              <w:rPr>
                <w:rFonts w:ascii="Arial" w:hAnsi="Arial" w:cs="Arial"/>
                <w:color w:val="A6A6A6" w:themeColor="background1" w:themeShade="A6"/>
                <w:sz w:val="16"/>
                <w:szCs w:val="16"/>
              </w:rPr>
              <w:t>be</w:t>
            </w:r>
            <w:r w:rsidRPr="00E3514E">
              <w:rPr>
                <w:rFonts w:ascii="Arial" w:hAnsi="Arial" w:cs="Arial"/>
                <w:color w:val="A6A6A6" w:themeColor="background1" w:themeShade="A6"/>
                <w:spacing w:val="15"/>
                <w:sz w:val="16"/>
                <w:szCs w:val="16"/>
              </w:rPr>
              <w:t xml:space="preserve"> </w:t>
            </w:r>
            <w:r w:rsidRPr="00E3514E">
              <w:rPr>
                <w:rFonts w:ascii="Arial" w:hAnsi="Arial" w:cs="Arial"/>
                <w:color w:val="A6A6A6" w:themeColor="background1" w:themeShade="A6"/>
                <w:sz w:val="16"/>
                <w:szCs w:val="16"/>
              </w:rPr>
              <w:t>t</w:t>
            </w:r>
            <w:r w:rsidRPr="00E3514E">
              <w:rPr>
                <w:rFonts w:ascii="Arial" w:hAnsi="Arial" w:cs="Arial"/>
                <w:color w:val="A6A6A6" w:themeColor="background1" w:themeShade="A6"/>
                <w:spacing w:val="-2"/>
                <w:sz w:val="16"/>
                <w:szCs w:val="16"/>
              </w:rPr>
              <w:t>r</w:t>
            </w:r>
            <w:r w:rsidRPr="00E3514E">
              <w:rPr>
                <w:rFonts w:ascii="Arial" w:hAnsi="Arial" w:cs="Arial"/>
                <w:color w:val="A6A6A6" w:themeColor="background1" w:themeShade="A6"/>
                <w:sz w:val="16"/>
                <w:szCs w:val="16"/>
              </w:rPr>
              <w:t>ademar</w:t>
            </w:r>
            <w:r w:rsidRPr="00E3514E">
              <w:rPr>
                <w:rFonts w:ascii="Arial" w:hAnsi="Arial" w:cs="Arial"/>
                <w:color w:val="A6A6A6" w:themeColor="background1" w:themeShade="A6"/>
                <w:spacing w:val="-1"/>
                <w:sz w:val="16"/>
                <w:szCs w:val="16"/>
              </w:rPr>
              <w:t>k</w:t>
            </w:r>
            <w:r w:rsidRPr="00E3514E">
              <w:rPr>
                <w:rFonts w:ascii="Arial" w:hAnsi="Arial" w:cs="Arial"/>
                <w:color w:val="A6A6A6" w:themeColor="background1" w:themeShade="A6"/>
                <w:sz w:val="16"/>
                <w:szCs w:val="16"/>
              </w:rPr>
              <w:t>s</w:t>
            </w:r>
            <w:r w:rsidRPr="00E3514E">
              <w:rPr>
                <w:rFonts w:ascii="Arial" w:hAnsi="Arial" w:cs="Arial"/>
                <w:color w:val="A6A6A6" w:themeColor="background1" w:themeShade="A6"/>
                <w:spacing w:val="31"/>
                <w:sz w:val="16"/>
                <w:szCs w:val="16"/>
              </w:rPr>
              <w:t xml:space="preserve"> </w:t>
            </w:r>
            <w:r w:rsidRPr="00E3514E">
              <w:rPr>
                <w:rFonts w:ascii="Arial" w:hAnsi="Arial" w:cs="Arial"/>
                <w:color w:val="A6A6A6" w:themeColor="background1" w:themeShade="A6"/>
                <w:spacing w:val="-1"/>
                <w:sz w:val="16"/>
                <w:szCs w:val="16"/>
              </w:rPr>
              <w:t>o</w:t>
            </w:r>
            <w:r w:rsidRPr="00E3514E">
              <w:rPr>
                <w:rFonts w:ascii="Arial" w:hAnsi="Arial" w:cs="Arial"/>
                <w:color w:val="A6A6A6" w:themeColor="background1" w:themeShade="A6"/>
                <w:sz w:val="16"/>
                <w:szCs w:val="16"/>
              </w:rPr>
              <w:t>f their</w:t>
            </w:r>
            <w:r w:rsidRPr="00E3514E">
              <w:rPr>
                <w:rFonts w:ascii="Arial" w:hAnsi="Arial" w:cs="Arial"/>
                <w:color w:val="A6A6A6" w:themeColor="background1" w:themeShade="A6"/>
                <w:spacing w:val="13"/>
                <w:sz w:val="16"/>
                <w:szCs w:val="16"/>
              </w:rPr>
              <w:t xml:space="preserve"> </w:t>
            </w:r>
            <w:r w:rsidRPr="00E3514E">
              <w:rPr>
                <w:rFonts w:ascii="Arial" w:hAnsi="Arial" w:cs="Arial"/>
                <w:color w:val="A6A6A6" w:themeColor="background1" w:themeShade="A6"/>
                <w:spacing w:val="-1"/>
                <w:sz w:val="16"/>
                <w:szCs w:val="16"/>
              </w:rPr>
              <w:t>r</w:t>
            </w:r>
            <w:r w:rsidRPr="00E3514E">
              <w:rPr>
                <w:rFonts w:ascii="Arial" w:hAnsi="Arial" w:cs="Arial"/>
                <w:color w:val="A6A6A6" w:themeColor="background1" w:themeShade="A6"/>
                <w:sz w:val="16"/>
                <w:szCs w:val="16"/>
              </w:rPr>
              <w:t>espe</w:t>
            </w:r>
            <w:r w:rsidRPr="00E3514E">
              <w:rPr>
                <w:rFonts w:ascii="Arial" w:hAnsi="Arial" w:cs="Arial"/>
                <w:color w:val="A6A6A6" w:themeColor="background1" w:themeShade="A6"/>
                <w:spacing w:val="1"/>
                <w:sz w:val="16"/>
                <w:szCs w:val="16"/>
              </w:rPr>
              <w:t>c</w:t>
            </w:r>
            <w:r w:rsidRPr="00E3514E">
              <w:rPr>
                <w:rFonts w:ascii="Arial" w:hAnsi="Arial" w:cs="Arial"/>
                <w:color w:val="A6A6A6" w:themeColor="background1" w:themeShade="A6"/>
                <w:sz w:val="16"/>
                <w:szCs w:val="16"/>
              </w:rPr>
              <w:t>ti</w:t>
            </w:r>
            <w:r w:rsidRPr="00E3514E">
              <w:rPr>
                <w:rFonts w:ascii="Arial" w:hAnsi="Arial" w:cs="Arial"/>
                <w:color w:val="A6A6A6" w:themeColor="background1" w:themeShade="A6"/>
                <w:spacing w:val="-2"/>
                <w:sz w:val="16"/>
                <w:szCs w:val="16"/>
              </w:rPr>
              <w:t>ve</w:t>
            </w:r>
            <w:r w:rsidRPr="00E3514E">
              <w:rPr>
                <w:rFonts w:ascii="Arial" w:hAnsi="Arial" w:cs="Arial"/>
                <w:color w:val="A6A6A6" w:themeColor="background1" w:themeShade="A6"/>
                <w:sz w:val="16"/>
                <w:szCs w:val="16"/>
              </w:rPr>
              <w:t xml:space="preserve"> </w:t>
            </w:r>
            <w:r w:rsidRPr="00E3514E">
              <w:rPr>
                <w:rFonts w:ascii="Arial" w:hAnsi="Arial" w:cs="Arial"/>
                <w:color w:val="A6A6A6" w:themeColor="background1" w:themeShade="A6"/>
                <w:spacing w:val="1"/>
                <w:sz w:val="16"/>
                <w:szCs w:val="16"/>
              </w:rPr>
              <w:t>owners</w:t>
            </w:r>
            <w:r w:rsidRPr="00E3514E">
              <w:rPr>
                <w:rFonts w:ascii="Arial" w:hAnsi="Arial" w:cs="Arial"/>
                <w:color w:val="A6A6A6" w:themeColor="background1" w:themeShade="A6"/>
                <w:w w:val="95"/>
                <w:sz w:val="16"/>
                <w:szCs w:val="16"/>
              </w:rPr>
              <w:t>.</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6B76D" w14:textId="77777777" w:rsidR="00010351" w:rsidRDefault="00010351" w:rsidP="00E4096E">
      <w:pPr>
        <w:spacing w:after="0" w:line="240" w:lineRule="auto"/>
      </w:pPr>
      <w:r>
        <w:separator/>
      </w:r>
    </w:p>
    <w:p w14:paraId="5A77A2DF" w14:textId="77777777" w:rsidR="00010351" w:rsidRDefault="00010351"/>
  </w:footnote>
  <w:footnote w:type="continuationSeparator" w:id="0">
    <w:p w14:paraId="11D8C028" w14:textId="77777777" w:rsidR="00010351" w:rsidRDefault="00010351" w:rsidP="00E4096E">
      <w:pPr>
        <w:spacing w:after="0" w:line="240" w:lineRule="auto"/>
      </w:pPr>
      <w:r>
        <w:continuationSeparator/>
      </w:r>
    </w:p>
    <w:p w14:paraId="435067BE" w14:textId="77777777" w:rsidR="00010351" w:rsidRDefault="00010351"/>
  </w:footnote>
  <w:footnote w:type="continuationNotice" w:id="1">
    <w:p w14:paraId="29F8DF6D" w14:textId="77777777" w:rsidR="00010351" w:rsidRDefault="0001035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E1C4" w14:textId="016D75C5" w:rsidR="00346CCA" w:rsidRDefault="00D00A30">
    <w:pPr>
      <w:pStyle w:val="Header"/>
    </w:pPr>
    <w:r>
      <w:rPr>
        <w:noProof/>
      </w:rPr>
      <w:pict w14:anchorId="0C966A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38" o:spid="_x0000_s1026" type="#_x0000_t136" style="position:absolute;left:0;text-align:left;margin-left:0;margin-top:0;width:499.75pt;height:149.9pt;rotation:315;z-index:-251658233;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904B" w14:textId="1A6E1C5A" w:rsidR="00346CCA" w:rsidRDefault="00D00A30">
    <w:pPr>
      <w:pStyle w:val="Header"/>
    </w:pPr>
    <w:r>
      <w:rPr>
        <w:noProof/>
      </w:rPr>
      <w:pict w14:anchorId="4E2C74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39" o:spid="_x0000_s1027" type="#_x0000_t136" style="position:absolute;left:0;text-align:left;margin-left:0;margin-top:0;width:499.75pt;height:149.9pt;rotation:315;z-index:-251658232;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F815" w14:textId="3775876A" w:rsidR="00346CCA" w:rsidRDefault="00D00A30">
    <w:pPr>
      <w:pStyle w:val="Header"/>
    </w:pPr>
    <w:r>
      <w:rPr>
        <w:noProof/>
      </w:rPr>
      <w:pict w14:anchorId="509D23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37" o:spid="_x0000_s1025" type="#_x0000_t136" style="position:absolute;left:0;text-align:left;margin-left:0;margin-top:0;width:499.75pt;height:149.9pt;rotation:315;z-index:-251658234;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C60B" w14:textId="124DB5CC" w:rsidR="00346CCA" w:rsidRDefault="00D00A30">
    <w:pPr>
      <w:pStyle w:val="Header"/>
    </w:pPr>
    <w:r>
      <w:rPr>
        <w:noProof/>
      </w:rPr>
      <w:pict w14:anchorId="0C50C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1" o:spid="_x0000_s1029" type="#_x0000_t136" style="position:absolute;left:0;text-align:left;margin-left:0;margin-top:0;width:499.75pt;height:149.9pt;rotation:315;z-index:-251658230;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C3B2" w14:textId="7045D3B3" w:rsidR="003E7DEF" w:rsidRPr="00765204" w:rsidRDefault="00D00A30" w:rsidP="00765204">
    <w:pPr>
      <w:pStyle w:val="Header"/>
    </w:pPr>
    <w:r>
      <w:rPr>
        <w:noProof/>
      </w:rPr>
      <w:pict w14:anchorId="3C67AC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2" o:spid="_x0000_s1030" type="#_x0000_t136" style="position:absolute;left:0;text-align:left;margin-left:0;margin-top:0;width:499.75pt;height:149.9pt;rotation:315;z-index:-251658229;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B27B" w14:textId="38EDC9BE" w:rsidR="00346CCA" w:rsidRDefault="00D00A30">
    <w:pPr>
      <w:pStyle w:val="Header"/>
    </w:pPr>
    <w:r>
      <w:rPr>
        <w:noProof/>
      </w:rPr>
      <w:pict w14:anchorId="377C5C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0" o:spid="_x0000_s1028" type="#_x0000_t136" style="position:absolute;left:0;text-align:left;margin-left:0;margin-top:0;width:499.75pt;height:149.9pt;rotation:315;z-index:-251658231;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4E6D" w14:textId="075A3DF5" w:rsidR="00346CCA" w:rsidRDefault="00D00A30">
    <w:pPr>
      <w:pStyle w:val="Header"/>
    </w:pPr>
    <w:r>
      <w:rPr>
        <w:noProof/>
      </w:rPr>
      <w:pict w14:anchorId="3AE1E6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4" o:spid="_x0000_s1032" type="#_x0000_t136" style="position:absolute;left:0;text-align:left;margin-left:0;margin-top:0;width:499.75pt;height:149.9pt;rotation:315;z-index:-251658227;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3A2C" w14:textId="5BDCE622" w:rsidR="003E7DEF" w:rsidRPr="002D6152" w:rsidRDefault="00D00A30" w:rsidP="002D6152">
    <w:pPr>
      <w:pStyle w:val="Title"/>
      <w:rPr>
        <w:rFonts w:ascii="Arial" w:hAnsi="Arial" w:cs="Arial"/>
        <w:b/>
        <w:bCs/>
        <w:color w:val="404040" w:themeColor="text1" w:themeTint="BF"/>
        <w:sz w:val="34"/>
        <w:szCs w:val="34"/>
      </w:rPr>
    </w:pPr>
    <w:r>
      <w:rPr>
        <w:noProof/>
      </w:rPr>
      <w:pict w14:anchorId="7A8056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5" o:spid="_x0000_s1033" type="#_x0000_t136" style="position:absolute;margin-left:0;margin-top:0;width:499.75pt;height:149.9pt;rotation:315;z-index:-251658226;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r w:rsidR="002D6152" w:rsidRPr="002D6152">
      <w:rPr>
        <w:rFonts w:ascii="Arial" w:hAnsi="Arial" w:cs="Arial"/>
        <w:b/>
        <w:bCs/>
        <w:noProof/>
        <w:color w:val="404040" w:themeColor="text1" w:themeTint="BF"/>
        <w:sz w:val="34"/>
        <w:szCs w:val="34"/>
      </w:rPr>
      <w:drawing>
        <wp:anchor distT="0" distB="0" distL="114300" distR="114300" simplePos="0" relativeHeight="251658245" behindDoc="1" locked="0" layoutInCell="1" allowOverlap="1" wp14:anchorId="5297D3BE" wp14:editId="25A2F2AC">
          <wp:simplePos x="0" y="0"/>
          <wp:positionH relativeFrom="column">
            <wp:posOffset>5305425</wp:posOffset>
          </wp:positionH>
          <wp:positionV relativeFrom="paragraph">
            <wp:posOffset>205740</wp:posOffset>
          </wp:positionV>
          <wp:extent cx="1533525" cy="201930"/>
          <wp:effectExtent l="0" t="0" r="9525" b="7620"/>
          <wp:wrapNone/>
          <wp:docPr id="258271435" name="Picture 258271435" descr="\\zlfiler\Q-SHARE\Marketing\Graphics\Assets\Logo\ZL_Logo_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lfiler\Q-SHARE\Marketing\Graphics\Assets\Logo\ZL_Logo_40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20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6152" w:rsidRPr="002D6152">
      <w:rPr>
        <w:rFonts w:ascii="Arial" w:hAnsi="Arial" w:cs="Arial"/>
        <w:b/>
        <w:bCs/>
        <w:color w:val="404040" w:themeColor="text1" w:themeTint="BF"/>
        <w:sz w:val="34"/>
        <w:szCs w:val="34"/>
      </w:rPr>
      <w:t xml:space="preserve">ZL UA </w:t>
    </w:r>
    <w:r w:rsidR="00B56147">
      <w:rPr>
        <w:rFonts w:ascii="Arial" w:hAnsi="Arial" w:cs="Arial"/>
        <w:b/>
        <w:bCs/>
        <w:color w:val="404040" w:themeColor="text1" w:themeTint="BF"/>
        <w:sz w:val="34"/>
        <w:szCs w:val="34"/>
      </w:rPr>
      <w:t xml:space="preserve">Containerization </w:t>
    </w:r>
    <w:del w:id="4408" w:author="Jeff Pitzen" w:date="2025-12-10T10:13:00Z" w16du:dateUtc="2025-12-10T15:13:00Z">
      <w:r w:rsidR="00B56147" w:rsidDel="00B93D10">
        <w:rPr>
          <w:rFonts w:ascii="Arial" w:hAnsi="Arial" w:cs="Arial"/>
          <w:b/>
          <w:bCs/>
          <w:color w:val="404040" w:themeColor="text1" w:themeTint="BF"/>
          <w:sz w:val="34"/>
          <w:szCs w:val="34"/>
        </w:rPr>
        <w:delText>Architectu</w:delText>
      </w:r>
      <w:r w:rsidR="00FC049D" w:rsidDel="00B93D10">
        <w:rPr>
          <w:rFonts w:ascii="Arial" w:hAnsi="Arial" w:cs="Arial"/>
          <w:b/>
          <w:bCs/>
          <w:color w:val="404040" w:themeColor="text1" w:themeTint="BF"/>
          <w:sz w:val="34"/>
          <w:szCs w:val="34"/>
        </w:rPr>
        <w:delText>r</w:delText>
      </w:r>
      <w:r w:rsidR="00B56147" w:rsidDel="00B93D10">
        <w:rPr>
          <w:rFonts w:ascii="Arial" w:hAnsi="Arial" w:cs="Arial"/>
          <w:b/>
          <w:bCs/>
          <w:color w:val="404040" w:themeColor="text1" w:themeTint="BF"/>
          <w:sz w:val="34"/>
          <w:szCs w:val="34"/>
        </w:rPr>
        <w:delText>e</w:delText>
      </w:r>
    </w:del>
    <w:ins w:id="4409" w:author="Jeff Pitzen" w:date="2025-12-10T10:13:00Z" w16du:dateUtc="2025-12-10T15:13:00Z">
      <w:r w:rsidR="00B93D10">
        <w:rPr>
          <w:rFonts w:ascii="Arial" w:hAnsi="Arial" w:cs="Arial"/>
          <w:b/>
          <w:bCs/>
          <w:color w:val="404040" w:themeColor="text1" w:themeTint="BF"/>
          <w:sz w:val="34"/>
          <w:szCs w:val="34"/>
        </w:rPr>
        <w:t>Deployment Guide</w:t>
      </w:r>
    </w:ins>
  </w:p>
  <w:p w14:paraId="31997E94" w14:textId="77777777" w:rsidR="003E7DEF" w:rsidRDefault="003E7DEF" w:rsidP="00A43DF8">
    <w:pPr>
      <w:pStyle w:val="BodyText"/>
      <w:spacing w:before="0" w:after="0"/>
    </w:pPr>
    <w:r>
      <w:rPr>
        <w:noProof/>
      </w:rPr>
      <mc:AlternateContent>
        <mc:Choice Requires="wpg">
          <w:drawing>
            <wp:anchor distT="0" distB="0" distL="114300" distR="114300" simplePos="0" relativeHeight="251658243" behindDoc="1" locked="0" layoutInCell="1" allowOverlap="1" wp14:anchorId="0CFA336B" wp14:editId="46DDEB87">
              <wp:simplePos x="0" y="0"/>
              <wp:positionH relativeFrom="column">
                <wp:posOffset>-22860</wp:posOffset>
              </wp:positionH>
              <wp:positionV relativeFrom="paragraph">
                <wp:posOffset>57785</wp:posOffset>
              </wp:positionV>
              <wp:extent cx="6903720" cy="45720"/>
              <wp:effectExtent l="0" t="0" r="0" b="0"/>
              <wp:wrapTight wrapText="bothSides">
                <wp:wrapPolygon edited="0">
                  <wp:start x="0" y="0"/>
                  <wp:lineTo x="0" y="9000"/>
                  <wp:lineTo x="21517" y="9000"/>
                  <wp:lineTo x="21517" y="0"/>
                  <wp:lineTo x="0" y="0"/>
                </wp:wrapPolygon>
              </wp:wrapTight>
              <wp:docPr id="13" name="Group 13"/>
              <wp:cNvGraphicFramePr/>
              <a:graphic xmlns:a="http://schemas.openxmlformats.org/drawingml/2006/main">
                <a:graphicData uri="http://schemas.microsoft.com/office/word/2010/wordprocessingGroup">
                  <wpg:wgp>
                    <wpg:cNvGrpSpPr/>
                    <wpg:grpSpPr>
                      <a:xfrm>
                        <a:off x="0" y="0"/>
                        <a:ext cx="6903720" cy="45720"/>
                        <a:chOff x="0" y="0"/>
                        <a:chExt cx="6729413" cy="45085"/>
                      </a:xfrm>
                    </wpg:grpSpPr>
                    <wps:wsp>
                      <wps:cNvPr id="3" name="Rectangle 3"/>
                      <wps:cNvSpPr>
                        <a:spLocks/>
                      </wps:cNvSpPr>
                      <wps:spPr bwMode="auto">
                        <a:xfrm>
                          <a:off x="0" y="0"/>
                          <a:ext cx="5076825" cy="45085"/>
                        </a:xfrm>
                        <a:prstGeom prst="rect">
                          <a:avLst/>
                        </a:prstGeom>
                        <a:solidFill>
                          <a:srgbClr val="C00000"/>
                        </a:solidFill>
                        <a:ln>
                          <a:noFill/>
                        </a:ln>
                      </wps:spPr>
                      <wps:txbx>
                        <w:txbxContent>
                          <w:p w14:paraId="2617EE07" w14:textId="77777777" w:rsidR="003E7DEF" w:rsidRDefault="003E7DEF" w:rsidP="002660A8">
                            <w:pPr>
                              <w:jc w:val="center"/>
                            </w:pPr>
                          </w:p>
                          <w:p w14:paraId="7F133CAF" w14:textId="77777777" w:rsidR="003E7DEF" w:rsidRDefault="003E7DEF" w:rsidP="002660A8">
                            <w:pPr>
                              <w:jc w:val="center"/>
                            </w:pPr>
                          </w:p>
                          <w:p w14:paraId="200C03FB" w14:textId="77777777" w:rsidR="003E7DEF" w:rsidRDefault="003E7DEF" w:rsidP="002660A8">
                            <w:pPr>
                              <w:jc w:val="center"/>
                            </w:pPr>
                          </w:p>
                          <w:p w14:paraId="08017826" w14:textId="77777777" w:rsidR="003E7DEF" w:rsidRDefault="003E7DEF" w:rsidP="002660A8">
                            <w:pPr>
                              <w:jc w:val="center"/>
                            </w:pPr>
                          </w:p>
                          <w:p w14:paraId="3B6AF39E" w14:textId="77777777" w:rsidR="003E7DEF" w:rsidRDefault="003E7DEF" w:rsidP="002660A8">
                            <w:pPr>
                              <w:jc w:val="center"/>
                            </w:pPr>
                          </w:p>
                          <w:p w14:paraId="1110B584" w14:textId="77777777" w:rsidR="003E7DEF" w:rsidRDefault="003E7DEF" w:rsidP="002660A8">
                            <w:pPr>
                              <w:jc w:val="center"/>
                            </w:pPr>
                          </w:p>
                          <w:p w14:paraId="49103682" w14:textId="77777777" w:rsidR="003E7DEF" w:rsidRDefault="003E7DEF" w:rsidP="002660A8">
                            <w:pPr>
                              <w:jc w:val="center"/>
                            </w:pPr>
                          </w:p>
                          <w:p w14:paraId="0E0803DA" w14:textId="77777777" w:rsidR="003E7DEF" w:rsidRDefault="003E7DEF" w:rsidP="002660A8">
                            <w:pPr>
                              <w:jc w:val="center"/>
                            </w:pPr>
                          </w:p>
                          <w:p w14:paraId="648887E0" w14:textId="77777777" w:rsidR="003E7DEF" w:rsidRDefault="003E7DEF" w:rsidP="002660A8">
                            <w:pPr>
                              <w:jc w:val="center"/>
                            </w:pPr>
                          </w:p>
                          <w:p w14:paraId="64D199BA" w14:textId="77777777" w:rsidR="003E7DEF" w:rsidRDefault="003E7DEF" w:rsidP="002660A8">
                            <w:pPr>
                              <w:jc w:val="center"/>
                            </w:pPr>
                          </w:p>
                          <w:p w14:paraId="5803705A" w14:textId="77777777" w:rsidR="003E7DEF" w:rsidRDefault="003E7DEF" w:rsidP="002660A8">
                            <w:pPr>
                              <w:jc w:val="center"/>
                            </w:pPr>
                          </w:p>
                          <w:p w14:paraId="16FA093C" w14:textId="77777777" w:rsidR="003E7DEF" w:rsidRDefault="003E7DEF" w:rsidP="002660A8">
                            <w:pPr>
                              <w:jc w:val="center"/>
                            </w:pPr>
                          </w:p>
                          <w:p w14:paraId="114102CA" w14:textId="77777777" w:rsidR="003E7DEF" w:rsidRDefault="003E7DEF" w:rsidP="002660A8">
                            <w:pPr>
                              <w:jc w:val="center"/>
                            </w:pPr>
                          </w:p>
                          <w:p w14:paraId="0614B782" w14:textId="77777777" w:rsidR="003E7DEF" w:rsidRDefault="003E7DEF" w:rsidP="002660A8">
                            <w:pPr>
                              <w:jc w:val="center"/>
                            </w:pPr>
                          </w:p>
                          <w:p w14:paraId="63D0AB93" w14:textId="77777777" w:rsidR="003E7DEF" w:rsidRDefault="003E7DEF" w:rsidP="002660A8">
                            <w:pPr>
                              <w:jc w:val="center"/>
                            </w:pPr>
                          </w:p>
                          <w:p w14:paraId="57530CD4" w14:textId="77777777" w:rsidR="003E7DEF" w:rsidRDefault="003E7DEF" w:rsidP="002660A8">
                            <w:pPr>
                              <w:jc w:val="center"/>
                            </w:pPr>
                          </w:p>
                          <w:p w14:paraId="28200678" w14:textId="77777777" w:rsidR="003E7DEF" w:rsidRDefault="003E7DEF" w:rsidP="002660A8">
                            <w:pPr>
                              <w:jc w:val="center"/>
                            </w:pPr>
                          </w:p>
                          <w:p w14:paraId="6FA5012F" w14:textId="77777777" w:rsidR="003E7DEF" w:rsidRDefault="003E7DEF" w:rsidP="002660A8">
                            <w:pPr>
                              <w:jc w:val="center"/>
                            </w:pPr>
                          </w:p>
                          <w:p w14:paraId="282B4EE1" w14:textId="77777777" w:rsidR="003E7DEF" w:rsidRDefault="003E7DEF" w:rsidP="002660A8">
                            <w:pPr>
                              <w:jc w:val="center"/>
                            </w:pPr>
                          </w:p>
                          <w:p w14:paraId="207DC94F" w14:textId="77777777" w:rsidR="003E7DEF" w:rsidRDefault="003E7DEF" w:rsidP="002660A8">
                            <w:pPr>
                              <w:jc w:val="center"/>
                            </w:pPr>
                          </w:p>
                          <w:p w14:paraId="14A09EB0" w14:textId="77777777" w:rsidR="003E7DEF" w:rsidRDefault="003E7DEF" w:rsidP="002660A8">
                            <w:pPr>
                              <w:jc w:val="center"/>
                            </w:pPr>
                          </w:p>
                          <w:p w14:paraId="70F4883F" w14:textId="77777777" w:rsidR="003E7DEF" w:rsidRDefault="003E7DEF" w:rsidP="002660A8">
                            <w:pPr>
                              <w:jc w:val="center"/>
                            </w:pPr>
                          </w:p>
                          <w:p w14:paraId="701BCF92" w14:textId="77777777" w:rsidR="003E7DEF" w:rsidRDefault="003E7DEF" w:rsidP="002660A8">
                            <w:pPr>
                              <w:jc w:val="center"/>
                            </w:pPr>
                          </w:p>
                          <w:p w14:paraId="75F70973" w14:textId="77777777" w:rsidR="003E7DEF" w:rsidRDefault="003E7DEF" w:rsidP="002660A8">
                            <w:pPr>
                              <w:jc w:val="center"/>
                            </w:pPr>
                          </w:p>
                          <w:p w14:paraId="213272E5" w14:textId="77777777" w:rsidR="003E7DEF" w:rsidRDefault="003E7DEF" w:rsidP="002660A8">
                            <w:pPr>
                              <w:jc w:val="center"/>
                            </w:pPr>
                          </w:p>
                          <w:p w14:paraId="276E873F" w14:textId="77777777" w:rsidR="003E7DEF" w:rsidRDefault="003E7DEF" w:rsidP="002660A8">
                            <w:pPr>
                              <w:jc w:val="center"/>
                            </w:pPr>
                          </w:p>
                          <w:p w14:paraId="56473D5F" w14:textId="77777777" w:rsidR="003E7DEF" w:rsidRDefault="003E7DEF" w:rsidP="002660A8">
                            <w:pPr>
                              <w:jc w:val="center"/>
                            </w:pPr>
                          </w:p>
                          <w:p w14:paraId="060A5C47" w14:textId="77777777" w:rsidR="003E7DEF" w:rsidRDefault="003E7DEF" w:rsidP="002660A8">
                            <w:pPr>
                              <w:jc w:val="center"/>
                            </w:pPr>
                          </w:p>
                          <w:p w14:paraId="5682BF72" w14:textId="77777777" w:rsidR="003E7DEF" w:rsidRDefault="003E7DEF" w:rsidP="002660A8">
                            <w:pPr>
                              <w:jc w:val="center"/>
                            </w:pPr>
                          </w:p>
                          <w:p w14:paraId="70F76655" w14:textId="77777777" w:rsidR="003E7DEF" w:rsidRDefault="003E7DEF" w:rsidP="002660A8">
                            <w:pPr>
                              <w:jc w:val="center"/>
                            </w:pPr>
                          </w:p>
                          <w:p w14:paraId="5E1DB6A0" w14:textId="77777777" w:rsidR="003E7DEF" w:rsidRDefault="003E7DEF" w:rsidP="002660A8">
                            <w:pPr>
                              <w:jc w:val="center"/>
                            </w:pPr>
                          </w:p>
                        </w:txbxContent>
                      </wps:txbx>
                      <wps:bodyPr rot="0" vert="horz" wrap="square" lIns="91440" tIns="45720" rIns="91440" bIns="45720" anchor="t" anchorCtr="0" upright="1">
                        <a:noAutofit/>
                      </wps:bodyPr>
                    </wps:wsp>
                    <wps:wsp>
                      <wps:cNvPr id="20" name="Rectangle 4"/>
                      <wps:cNvSpPr>
                        <a:spLocks/>
                      </wps:cNvSpPr>
                      <wps:spPr bwMode="auto">
                        <a:xfrm flipV="1">
                          <a:off x="5148263" y="0"/>
                          <a:ext cx="1581150" cy="45085"/>
                        </a:xfrm>
                        <a:prstGeom prst="rect">
                          <a:avLst/>
                        </a:prstGeom>
                        <a:solidFill>
                          <a:schemeClr val="bg1">
                            <a:lumMod val="75000"/>
                          </a:schemeClr>
                        </a:solidFill>
                        <a:ln w="9525">
                          <a:noFill/>
                          <a:miter lim="800000"/>
                          <a:headEnd/>
                          <a:tailEnd/>
                        </a:ln>
                      </wps:spPr>
                      <wps:txbx>
                        <w:txbxContent>
                          <w:p w14:paraId="0EC154F5" w14:textId="77777777" w:rsidR="003E7DEF" w:rsidRDefault="003E7DEF" w:rsidP="002660A8">
                            <w:pPr>
                              <w:jc w:val="center"/>
                            </w:pPr>
                          </w:p>
                          <w:p w14:paraId="29E4E770" w14:textId="77777777" w:rsidR="003E7DEF" w:rsidRDefault="003E7DEF" w:rsidP="002660A8">
                            <w:pPr>
                              <w:jc w:val="center"/>
                            </w:pPr>
                          </w:p>
                          <w:p w14:paraId="4D8F8283" w14:textId="77777777" w:rsidR="003E7DEF" w:rsidRDefault="003E7DEF" w:rsidP="002660A8">
                            <w:pPr>
                              <w:jc w:val="center"/>
                            </w:pPr>
                          </w:p>
                          <w:p w14:paraId="158EB8BB" w14:textId="77777777" w:rsidR="003E7DEF" w:rsidRDefault="003E7DEF" w:rsidP="002660A8">
                            <w:pPr>
                              <w:jc w:val="center"/>
                            </w:pPr>
                          </w:p>
                          <w:p w14:paraId="1F5188F2" w14:textId="77777777" w:rsidR="003E7DEF" w:rsidRDefault="003E7DEF" w:rsidP="002660A8">
                            <w:pPr>
                              <w:jc w:val="center"/>
                            </w:pPr>
                          </w:p>
                          <w:p w14:paraId="15FF696F" w14:textId="77777777" w:rsidR="003E7DEF" w:rsidRDefault="003E7DEF" w:rsidP="002660A8">
                            <w:pPr>
                              <w:jc w:val="center"/>
                            </w:pPr>
                          </w:p>
                          <w:p w14:paraId="027C7FAD" w14:textId="77777777" w:rsidR="003E7DEF" w:rsidRDefault="003E7DEF" w:rsidP="002660A8">
                            <w:pPr>
                              <w:jc w:val="center"/>
                            </w:pPr>
                          </w:p>
                          <w:p w14:paraId="7D3AB3BC" w14:textId="77777777" w:rsidR="003E7DEF" w:rsidRDefault="003E7DEF" w:rsidP="002660A8">
                            <w:pPr>
                              <w:jc w:val="center"/>
                            </w:pPr>
                          </w:p>
                          <w:p w14:paraId="500E33BA" w14:textId="77777777" w:rsidR="003E7DEF" w:rsidRDefault="003E7DEF" w:rsidP="002660A8">
                            <w:pPr>
                              <w:jc w:val="cente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CFA336B" id="Group 13" o:spid="_x0000_s1038" style="position:absolute;left:0;text-align:left;margin-left:-1.8pt;margin-top:4.55pt;width:543.6pt;height:3.6pt;z-index:-251658237;mso-width-relative:margin;mso-height-relative:margin" coordsize="6729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">
              <v:rect id="Rectangle 3" o:spid="_x0000_s1039" style="position:absolute;width:5076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GywwAAANoAAAAPAAAAZHJzL2Rvd25yZXYueG1sRI9Pi8Iw&#10;FMTvC36H8AQvy5qqI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Tg5RssMAAADaAAAADwAA&#10;AAAAAAAAAAAAAAAHAgAAZHJzL2Rvd25yZXYueG1sUEsFBgAAAAADAAMAtwAAAPcCAAAAAA==&#10;" fillcolor="#c00000" stroked="f">
                <v:textbox>
                  <w:txbxContent>
                    <w:p w14:paraId="2617EE07" w14:textId="77777777" w:rsidR="003E7DEF" w:rsidRDefault="003E7DEF" w:rsidP="002660A8">
                      <w:pPr>
                        <w:jc w:val="center"/>
                      </w:pPr>
                    </w:p>
                    <w:p w14:paraId="7F133CAF" w14:textId="77777777" w:rsidR="003E7DEF" w:rsidRDefault="003E7DEF" w:rsidP="002660A8">
                      <w:pPr>
                        <w:jc w:val="center"/>
                      </w:pPr>
                    </w:p>
                    <w:p w14:paraId="200C03FB" w14:textId="77777777" w:rsidR="003E7DEF" w:rsidRDefault="003E7DEF" w:rsidP="002660A8">
                      <w:pPr>
                        <w:jc w:val="center"/>
                      </w:pPr>
                    </w:p>
                    <w:p w14:paraId="08017826" w14:textId="77777777" w:rsidR="003E7DEF" w:rsidRDefault="003E7DEF" w:rsidP="002660A8">
                      <w:pPr>
                        <w:jc w:val="center"/>
                      </w:pPr>
                    </w:p>
                    <w:p w14:paraId="3B6AF39E" w14:textId="77777777" w:rsidR="003E7DEF" w:rsidRDefault="003E7DEF" w:rsidP="002660A8">
                      <w:pPr>
                        <w:jc w:val="center"/>
                      </w:pPr>
                    </w:p>
                    <w:p w14:paraId="1110B584" w14:textId="77777777" w:rsidR="003E7DEF" w:rsidRDefault="003E7DEF" w:rsidP="002660A8">
                      <w:pPr>
                        <w:jc w:val="center"/>
                      </w:pPr>
                    </w:p>
                    <w:p w14:paraId="49103682" w14:textId="77777777" w:rsidR="003E7DEF" w:rsidRDefault="003E7DEF" w:rsidP="002660A8">
                      <w:pPr>
                        <w:jc w:val="center"/>
                      </w:pPr>
                    </w:p>
                    <w:p w14:paraId="0E0803DA" w14:textId="77777777" w:rsidR="003E7DEF" w:rsidRDefault="003E7DEF" w:rsidP="002660A8">
                      <w:pPr>
                        <w:jc w:val="center"/>
                      </w:pPr>
                    </w:p>
                    <w:p w14:paraId="648887E0" w14:textId="77777777" w:rsidR="003E7DEF" w:rsidRDefault="003E7DEF" w:rsidP="002660A8">
                      <w:pPr>
                        <w:jc w:val="center"/>
                      </w:pPr>
                    </w:p>
                    <w:p w14:paraId="64D199BA" w14:textId="77777777" w:rsidR="003E7DEF" w:rsidRDefault="003E7DEF" w:rsidP="002660A8">
                      <w:pPr>
                        <w:jc w:val="center"/>
                      </w:pPr>
                    </w:p>
                    <w:p w14:paraId="5803705A" w14:textId="77777777" w:rsidR="003E7DEF" w:rsidRDefault="003E7DEF" w:rsidP="002660A8">
                      <w:pPr>
                        <w:jc w:val="center"/>
                      </w:pPr>
                    </w:p>
                    <w:p w14:paraId="16FA093C" w14:textId="77777777" w:rsidR="003E7DEF" w:rsidRDefault="003E7DEF" w:rsidP="002660A8">
                      <w:pPr>
                        <w:jc w:val="center"/>
                      </w:pPr>
                    </w:p>
                    <w:p w14:paraId="114102CA" w14:textId="77777777" w:rsidR="003E7DEF" w:rsidRDefault="003E7DEF" w:rsidP="002660A8">
                      <w:pPr>
                        <w:jc w:val="center"/>
                      </w:pPr>
                    </w:p>
                    <w:p w14:paraId="0614B782" w14:textId="77777777" w:rsidR="003E7DEF" w:rsidRDefault="003E7DEF" w:rsidP="002660A8">
                      <w:pPr>
                        <w:jc w:val="center"/>
                      </w:pPr>
                    </w:p>
                    <w:p w14:paraId="63D0AB93" w14:textId="77777777" w:rsidR="003E7DEF" w:rsidRDefault="003E7DEF" w:rsidP="002660A8">
                      <w:pPr>
                        <w:jc w:val="center"/>
                      </w:pPr>
                    </w:p>
                    <w:p w14:paraId="57530CD4" w14:textId="77777777" w:rsidR="003E7DEF" w:rsidRDefault="003E7DEF" w:rsidP="002660A8">
                      <w:pPr>
                        <w:jc w:val="center"/>
                      </w:pPr>
                    </w:p>
                    <w:p w14:paraId="28200678" w14:textId="77777777" w:rsidR="003E7DEF" w:rsidRDefault="003E7DEF" w:rsidP="002660A8">
                      <w:pPr>
                        <w:jc w:val="center"/>
                      </w:pPr>
                    </w:p>
                    <w:p w14:paraId="6FA5012F" w14:textId="77777777" w:rsidR="003E7DEF" w:rsidRDefault="003E7DEF" w:rsidP="002660A8">
                      <w:pPr>
                        <w:jc w:val="center"/>
                      </w:pPr>
                    </w:p>
                    <w:p w14:paraId="282B4EE1" w14:textId="77777777" w:rsidR="003E7DEF" w:rsidRDefault="003E7DEF" w:rsidP="002660A8">
                      <w:pPr>
                        <w:jc w:val="center"/>
                      </w:pPr>
                    </w:p>
                    <w:p w14:paraId="207DC94F" w14:textId="77777777" w:rsidR="003E7DEF" w:rsidRDefault="003E7DEF" w:rsidP="002660A8">
                      <w:pPr>
                        <w:jc w:val="center"/>
                      </w:pPr>
                    </w:p>
                    <w:p w14:paraId="14A09EB0" w14:textId="77777777" w:rsidR="003E7DEF" w:rsidRDefault="003E7DEF" w:rsidP="002660A8">
                      <w:pPr>
                        <w:jc w:val="center"/>
                      </w:pPr>
                    </w:p>
                    <w:p w14:paraId="70F4883F" w14:textId="77777777" w:rsidR="003E7DEF" w:rsidRDefault="003E7DEF" w:rsidP="002660A8">
                      <w:pPr>
                        <w:jc w:val="center"/>
                      </w:pPr>
                    </w:p>
                    <w:p w14:paraId="701BCF92" w14:textId="77777777" w:rsidR="003E7DEF" w:rsidRDefault="003E7DEF" w:rsidP="002660A8">
                      <w:pPr>
                        <w:jc w:val="center"/>
                      </w:pPr>
                    </w:p>
                    <w:p w14:paraId="75F70973" w14:textId="77777777" w:rsidR="003E7DEF" w:rsidRDefault="003E7DEF" w:rsidP="002660A8">
                      <w:pPr>
                        <w:jc w:val="center"/>
                      </w:pPr>
                    </w:p>
                    <w:p w14:paraId="213272E5" w14:textId="77777777" w:rsidR="003E7DEF" w:rsidRDefault="003E7DEF" w:rsidP="002660A8">
                      <w:pPr>
                        <w:jc w:val="center"/>
                      </w:pPr>
                    </w:p>
                    <w:p w14:paraId="276E873F" w14:textId="77777777" w:rsidR="003E7DEF" w:rsidRDefault="003E7DEF" w:rsidP="002660A8">
                      <w:pPr>
                        <w:jc w:val="center"/>
                      </w:pPr>
                    </w:p>
                    <w:p w14:paraId="56473D5F" w14:textId="77777777" w:rsidR="003E7DEF" w:rsidRDefault="003E7DEF" w:rsidP="002660A8">
                      <w:pPr>
                        <w:jc w:val="center"/>
                      </w:pPr>
                    </w:p>
                    <w:p w14:paraId="060A5C47" w14:textId="77777777" w:rsidR="003E7DEF" w:rsidRDefault="003E7DEF" w:rsidP="002660A8">
                      <w:pPr>
                        <w:jc w:val="center"/>
                      </w:pPr>
                    </w:p>
                    <w:p w14:paraId="5682BF72" w14:textId="77777777" w:rsidR="003E7DEF" w:rsidRDefault="003E7DEF" w:rsidP="002660A8">
                      <w:pPr>
                        <w:jc w:val="center"/>
                      </w:pPr>
                    </w:p>
                    <w:p w14:paraId="70F76655" w14:textId="77777777" w:rsidR="003E7DEF" w:rsidRDefault="003E7DEF" w:rsidP="002660A8">
                      <w:pPr>
                        <w:jc w:val="center"/>
                      </w:pPr>
                    </w:p>
                    <w:p w14:paraId="5E1DB6A0" w14:textId="77777777" w:rsidR="003E7DEF" w:rsidRDefault="003E7DEF" w:rsidP="002660A8">
                      <w:pPr>
                        <w:jc w:val="center"/>
                      </w:pPr>
                    </w:p>
                  </w:txbxContent>
                </v:textbox>
              </v:rect>
              <v:rect id="Rectangle 4" o:spid="_x0000_s1040" style="position:absolute;left:51482;width:15812;height:45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" fillcolor="#bfbfbf [2412]" stroked="f">
                <v:textbox>
                  <w:txbxContent>
                    <w:p w14:paraId="0EC154F5" w14:textId="77777777" w:rsidR="003E7DEF" w:rsidRDefault="003E7DEF" w:rsidP="002660A8">
                      <w:pPr>
                        <w:jc w:val="center"/>
                      </w:pPr>
                    </w:p>
                    <w:p w14:paraId="29E4E770" w14:textId="77777777" w:rsidR="003E7DEF" w:rsidRDefault="003E7DEF" w:rsidP="002660A8">
                      <w:pPr>
                        <w:jc w:val="center"/>
                      </w:pPr>
                    </w:p>
                    <w:p w14:paraId="4D8F8283" w14:textId="77777777" w:rsidR="003E7DEF" w:rsidRDefault="003E7DEF" w:rsidP="002660A8">
                      <w:pPr>
                        <w:jc w:val="center"/>
                      </w:pPr>
                    </w:p>
                    <w:p w14:paraId="158EB8BB" w14:textId="77777777" w:rsidR="003E7DEF" w:rsidRDefault="003E7DEF" w:rsidP="002660A8">
                      <w:pPr>
                        <w:jc w:val="center"/>
                      </w:pPr>
                    </w:p>
                    <w:p w14:paraId="1F5188F2" w14:textId="77777777" w:rsidR="003E7DEF" w:rsidRDefault="003E7DEF" w:rsidP="002660A8">
                      <w:pPr>
                        <w:jc w:val="center"/>
                      </w:pPr>
                    </w:p>
                    <w:p w14:paraId="15FF696F" w14:textId="77777777" w:rsidR="003E7DEF" w:rsidRDefault="003E7DEF" w:rsidP="002660A8">
                      <w:pPr>
                        <w:jc w:val="center"/>
                      </w:pPr>
                    </w:p>
                    <w:p w14:paraId="027C7FAD" w14:textId="77777777" w:rsidR="003E7DEF" w:rsidRDefault="003E7DEF" w:rsidP="002660A8">
                      <w:pPr>
                        <w:jc w:val="center"/>
                      </w:pPr>
                    </w:p>
                    <w:p w14:paraId="7D3AB3BC" w14:textId="77777777" w:rsidR="003E7DEF" w:rsidRDefault="003E7DEF" w:rsidP="002660A8">
                      <w:pPr>
                        <w:jc w:val="center"/>
                      </w:pPr>
                    </w:p>
                    <w:p w14:paraId="500E33BA" w14:textId="77777777" w:rsidR="003E7DEF" w:rsidRDefault="003E7DEF" w:rsidP="002660A8">
                      <w:pPr>
                        <w:jc w:val="center"/>
                      </w:pPr>
                    </w:p>
                  </w:txbxContent>
                </v:textbox>
              </v:rect>
              <w10:wrap type="tight"/>
            </v:group>
          </w:pict>
        </mc:Fallback>
      </mc:AlternateContent>
    </w:r>
  </w:p>
  <w:p w14:paraId="6899D060" w14:textId="77777777" w:rsidR="003E7DEF" w:rsidRPr="00C47E59" w:rsidRDefault="003E7DEF" w:rsidP="00055E18">
    <w:pPr>
      <w:pStyle w:val="Header"/>
      <w:rPr>
        <w:sz w:val="6"/>
        <w:szCs w:val="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7541" w14:textId="4BC7B286" w:rsidR="003E7DEF" w:rsidRPr="002D6152" w:rsidRDefault="00D00A30" w:rsidP="00AD20CA">
    <w:pPr>
      <w:pStyle w:val="Title"/>
      <w:rPr>
        <w:rFonts w:ascii="Arial" w:hAnsi="Arial" w:cs="Arial"/>
        <w:b/>
        <w:bCs/>
        <w:color w:val="404040" w:themeColor="text1" w:themeTint="BF"/>
        <w:sz w:val="34"/>
        <w:szCs w:val="34"/>
      </w:rPr>
    </w:pPr>
    <w:r>
      <w:rPr>
        <w:noProof/>
      </w:rPr>
      <w:pict w14:anchorId="4B308D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2012443" o:spid="_x0000_s1031" type="#_x0000_t136" style="position:absolute;margin-left:0;margin-top:0;width:499.75pt;height:149.9pt;rotation:315;z-index:-251658228;mso-position-horizontal:center;mso-position-horizontal-relative:margin;mso-position-vertical:center;mso-position-vertical-relative:margin" o:allowincell="f" fillcolor="#a5a5a5 [2092]" stroked="f">
          <v:fill opacity=".5"/>
          <v:textpath style="font-family:&quot;Calibri&quot;;font-size:1pt" string="Internal Use"/>
          <w10:wrap anchorx="margin" anchory="margin"/>
        </v:shape>
      </w:pict>
    </w:r>
    <w:r w:rsidR="003E7DEF" w:rsidRPr="002D6152">
      <w:rPr>
        <w:rFonts w:ascii="Arial" w:hAnsi="Arial" w:cs="Arial"/>
        <w:b/>
        <w:bCs/>
        <w:noProof/>
        <w:color w:val="404040" w:themeColor="text1" w:themeTint="BF"/>
        <w:sz w:val="34"/>
        <w:szCs w:val="34"/>
      </w:rPr>
      <w:drawing>
        <wp:anchor distT="0" distB="0" distL="114300" distR="114300" simplePos="0" relativeHeight="251658242" behindDoc="1" locked="0" layoutInCell="1" allowOverlap="1" wp14:anchorId="2E63781C" wp14:editId="489549DA">
          <wp:simplePos x="0" y="0"/>
          <wp:positionH relativeFrom="column">
            <wp:posOffset>5305425</wp:posOffset>
          </wp:positionH>
          <wp:positionV relativeFrom="paragraph">
            <wp:posOffset>205740</wp:posOffset>
          </wp:positionV>
          <wp:extent cx="1533525" cy="201930"/>
          <wp:effectExtent l="0" t="0" r="9525" b="7620"/>
          <wp:wrapNone/>
          <wp:docPr id="23" name="Picture 23" descr="\\zlfiler\Q-SHARE\Marketing\Graphics\Assets\Logo\ZL_Logo_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lfiler\Q-SHARE\Marketing\Graphics\Assets\Logo\ZL_Logo_40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20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7DEF" w:rsidRPr="002D6152">
      <w:rPr>
        <w:rFonts w:ascii="Arial" w:hAnsi="Arial" w:cs="Arial"/>
        <w:b/>
        <w:bCs/>
        <w:color w:val="404040" w:themeColor="text1" w:themeTint="BF"/>
        <w:sz w:val="34"/>
        <w:szCs w:val="34"/>
      </w:rPr>
      <w:t xml:space="preserve">ZL UA </w:t>
    </w:r>
    <w:r w:rsidR="00B56147">
      <w:rPr>
        <w:rFonts w:ascii="Arial" w:hAnsi="Arial" w:cs="Arial"/>
        <w:b/>
        <w:bCs/>
        <w:color w:val="404040" w:themeColor="text1" w:themeTint="BF"/>
        <w:sz w:val="34"/>
        <w:szCs w:val="34"/>
      </w:rPr>
      <w:t xml:space="preserve">Containerization </w:t>
    </w:r>
    <w:del w:id="4410" w:author="Jeff Pitzen" w:date="2025-12-10T08:39:00Z" w16du:dateUtc="2025-12-10T13:39:00Z">
      <w:r w:rsidR="00B56147" w:rsidDel="00B726A1">
        <w:rPr>
          <w:rFonts w:ascii="Arial" w:hAnsi="Arial" w:cs="Arial"/>
          <w:b/>
          <w:bCs/>
          <w:color w:val="404040" w:themeColor="text1" w:themeTint="BF"/>
          <w:sz w:val="34"/>
          <w:szCs w:val="34"/>
        </w:rPr>
        <w:delText>Architecture</w:delText>
      </w:r>
      <w:r w:rsidR="000816A4" w:rsidDel="00B726A1">
        <w:rPr>
          <w:rFonts w:ascii="Arial" w:hAnsi="Arial" w:cs="Arial"/>
          <w:b/>
          <w:bCs/>
          <w:color w:val="404040" w:themeColor="text1" w:themeTint="BF"/>
          <w:sz w:val="34"/>
          <w:szCs w:val="34"/>
        </w:rPr>
        <w:delText xml:space="preserve"> </w:delText>
      </w:r>
    </w:del>
    <w:ins w:id="4411" w:author="Jeff Pitzen" w:date="2025-12-10T08:39:00Z" w16du:dateUtc="2025-12-10T13:39:00Z">
      <w:r w:rsidR="00B726A1">
        <w:rPr>
          <w:rFonts w:ascii="Arial" w:hAnsi="Arial" w:cs="Arial"/>
          <w:b/>
          <w:bCs/>
          <w:color w:val="404040" w:themeColor="text1" w:themeTint="BF"/>
          <w:sz w:val="34"/>
          <w:szCs w:val="34"/>
        </w:rPr>
        <w:t>Deployment Guide</w:t>
      </w:r>
    </w:ins>
  </w:p>
  <w:p w14:paraId="2A45945D" w14:textId="501C4461" w:rsidR="003E7DEF" w:rsidRPr="0033416C" w:rsidRDefault="003E7DEF" w:rsidP="0065556E">
    <w:pPr>
      <w:pStyle w:val="Header"/>
      <w:tabs>
        <w:tab w:val="clear" w:pos="4680"/>
        <w:tab w:val="clear" w:pos="9360"/>
        <w:tab w:val="left" w:pos="7320"/>
      </w:tabs>
      <w:ind w:left="0"/>
      <w:rPr>
        <w:sz w:val="10"/>
        <w:szCs w:val="10"/>
      </w:rPr>
    </w:pPr>
    <w:r>
      <w:rPr>
        <w:noProof/>
      </w:rPr>
      <mc:AlternateContent>
        <mc:Choice Requires="wpg">
          <w:drawing>
            <wp:anchor distT="0" distB="0" distL="114300" distR="114300" simplePos="0" relativeHeight="251658241" behindDoc="1" locked="0" layoutInCell="1" allowOverlap="1" wp14:anchorId="298CB572" wp14:editId="012A2B44">
              <wp:simplePos x="0" y="0"/>
              <wp:positionH relativeFrom="margin">
                <wp:align>center</wp:align>
              </wp:positionH>
              <wp:positionV relativeFrom="paragraph">
                <wp:posOffset>66675</wp:posOffset>
              </wp:positionV>
              <wp:extent cx="6903720" cy="45720"/>
              <wp:effectExtent l="0" t="0" r="0" b="0"/>
              <wp:wrapTight wrapText="bothSides">
                <wp:wrapPolygon edited="0">
                  <wp:start x="0" y="0"/>
                  <wp:lineTo x="0" y="9000"/>
                  <wp:lineTo x="21517" y="9000"/>
                  <wp:lineTo x="21517" y="0"/>
                  <wp:lineTo x="0" y="0"/>
                </wp:wrapPolygon>
              </wp:wrapTight>
              <wp:docPr id="16" name="Group 16"/>
              <wp:cNvGraphicFramePr/>
              <a:graphic xmlns:a="http://schemas.openxmlformats.org/drawingml/2006/main">
                <a:graphicData uri="http://schemas.microsoft.com/office/word/2010/wordprocessingGroup">
                  <wpg:wgp>
                    <wpg:cNvGrpSpPr/>
                    <wpg:grpSpPr>
                      <a:xfrm>
                        <a:off x="0" y="0"/>
                        <a:ext cx="6903720" cy="45720"/>
                        <a:chOff x="0" y="0"/>
                        <a:chExt cx="6729413" cy="45085"/>
                      </a:xfrm>
                    </wpg:grpSpPr>
                    <wps:wsp>
                      <wps:cNvPr id="27" name="Rectangle 3"/>
                      <wps:cNvSpPr>
                        <a:spLocks/>
                      </wps:cNvSpPr>
                      <wps:spPr bwMode="auto">
                        <a:xfrm>
                          <a:off x="0" y="0"/>
                          <a:ext cx="5076825" cy="45085"/>
                        </a:xfrm>
                        <a:prstGeom prst="rect">
                          <a:avLst/>
                        </a:prstGeom>
                        <a:solidFill>
                          <a:srgbClr val="C00000"/>
                        </a:solidFill>
                        <a:ln>
                          <a:noFill/>
                        </a:ln>
                      </wps:spPr>
                      <wps:txbx>
                        <w:txbxContent>
                          <w:p w14:paraId="6C821020" w14:textId="77777777" w:rsidR="003E7DEF" w:rsidRDefault="003E7DEF" w:rsidP="00421D27">
                            <w:pPr>
                              <w:spacing w:before="0"/>
                              <w:jc w:val="center"/>
                            </w:pPr>
                          </w:p>
                          <w:p w14:paraId="54B1814D" w14:textId="77777777" w:rsidR="003E7DEF" w:rsidRDefault="003E7DEF" w:rsidP="00421D27">
                            <w:pPr>
                              <w:spacing w:before="0"/>
                              <w:jc w:val="center"/>
                            </w:pPr>
                          </w:p>
                          <w:p w14:paraId="38BA538B" w14:textId="77777777" w:rsidR="003E7DEF" w:rsidRDefault="003E7DEF" w:rsidP="00421D27">
                            <w:pPr>
                              <w:spacing w:before="0"/>
                              <w:jc w:val="center"/>
                            </w:pPr>
                          </w:p>
                          <w:p w14:paraId="5F23DCE7" w14:textId="77777777" w:rsidR="003E7DEF" w:rsidRDefault="003E7DEF" w:rsidP="00421D27">
                            <w:pPr>
                              <w:spacing w:before="0"/>
                              <w:jc w:val="center"/>
                            </w:pPr>
                          </w:p>
                          <w:p w14:paraId="7DDE68D9" w14:textId="77777777" w:rsidR="003E7DEF" w:rsidRDefault="003E7DEF" w:rsidP="00421D27">
                            <w:pPr>
                              <w:spacing w:before="0"/>
                              <w:jc w:val="center"/>
                            </w:pPr>
                          </w:p>
                          <w:p w14:paraId="5869525A" w14:textId="77777777" w:rsidR="003E7DEF" w:rsidRDefault="003E7DEF" w:rsidP="00421D27">
                            <w:pPr>
                              <w:spacing w:before="0"/>
                              <w:jc w:val="center"/>
                            </w:pPr>
                          </w:p>
                          <w:p w14:paraId="5B893AE8" w14:textId="77777777" w:rsidR="003E7DEF" w:rsidRDefault="003E7DEF" w:rsidP="00421D27">
                            <w:pPr>
                              <w:spacing w:before="0"/>
                              <w:jc w:val="center"/>
                            </w:pPr>
                          </w:p>
                          <w:p w14:paraId="3AA5CBEB" w14:textId="77777777" w:rsidR="003E7DEF" w:rsidRDefault="003E7DEF" w:rsidP="00421D27">
                            <w:pPr>
                              <w:spacing w:before="0"/>
                              <w:jc w:val="center"/>
                            </w:pPr>
                          </w:p>
                          <w:p w14:paraId="058CD6F5" w14:textId="77777777" w:rsidR="003E7DEF" w:rsidRDefault="003E7DEF" w:rsidP="00421D27">
                            <w:pPr>
                              <w:spacing w:before="0"/>
                              <w:jc w:val="center"/>
                            </w:pPr>
                          </w:p>
                          <w:p w14:paraId="071F2DA7" w14:textId="77777777" w:rsidR="003E7DEF" w:rsidRDefault="003E7DEF" w:rsidP="00421D27">
                            <w:pPr>
                              <w:spacing w:before="0"/>
                              <w:jc w:val="center"/>
                            </w:pPr>
                          </w:p>
                          <w:p w14:paraId="52271F6E" w14:textId="77777777" w:rsidR="003E7DEF" w:rsidRDefault="003E7DEF" w:rsidP="00421D27">
                            <w:pPr>
                              <w:spacing w:before="0"/>
                              <w:jc w:val="center"/>
                            </w:pPr>
                          </w:p>
                          <w:p w14:paraId="41EDAEE7" w14:textId="77777777" w:rsidR="003E7DEF" w:rsidRDefault="003E7DEF" w:rsidP="00421D27">
                            <w:pPr>
                              <w:spacing w:before="0"/>
                              <w:jc w:val="center"/>
                            </w:pPr>
                          </w:p>
                          <w:p w14:paraId="565BBBFE" w14:textId="77777777" w:rsidR="003E7DEF" w:rsidRDefault="003E7DEF" w:rsidP="00421D27">
                            <w:pPr>
                              <w:spacing w:before="0"/>
                              <w:jc w:val="center"/>
                            </w:pPr>
                          </w:p>
                          <w:p w14:paraId="1847E494" w14:textId="77777777" w:rsidR="003E7DEF" w:rsidRDefault="003E7DEF" w:rsidP="00421D27">
                            <w:pPr>
                              <w:spacing w:before="0"/>
                              <w:jc w:val="center"/>
                            </w:pPr>
                          </w:p>
                          <w:p w14:paraId="1918CB6C" w14:textId="77777777" w:rsidR="003E7DEF" w:rsidRDefault="003E7DEF" w:rsidP="00421D27">
                            <w:pPr>
                              <w:spacing w:before="0"/>
                              <w:jc w:val="center"/>
                            </w:pPr>
                          </w:p>
                          <w:p w14:paraId="6740B6EA" w14:textId="77777777" w:rsidR="003E7DEF" w:rsidRDefault="003E7DEF" w:rsidP="00421D27">
                            <w:pPr>
                              <w:spacing w:before="0"/>
                              <w:jc w:val="center"/>
                            </w:pPr>
                          </w:p>
                          <w:p w14:paraId="38B61031" w14:textId="77777777" w:rsidR="003E7DEF" w:rsidRDefault="003E7DEF" w:rsidP="00421D27">
                            <w:pPr>
                              <w:spacing w:before="0"/>
                              <w:jc w:val="center"/>
                            </w:pPr>
                          </w:p>
                          <w:p w14:paraId="3B97F1D5" w14:textId="77777777" w:rsidR="003E7DEF" w:rsidRDefault="003E7DEF" w:rsidP="00421D27">
                            <w:pPr>
                              <w:spacing w:before="0"/>
                              <w:jc w:val="center"/>
                            </w:pPr>
                          </w:p>
                          <w:p w14:paraId="4F253D8A" w14:textId="77777777" w:rsidR="003E7DEF" w:rsidRDefault="003E7DEF" w:rsidP="00421D27">
                            <w:pPr>
                              <w:spacing w:before="0"/>
                              <w:jc w:val="center"/>
                            </w:pPr>
                          </w:p>
                          <w:p w14:paraId="62B6A3B5" w14:textId="77777777" w:rsidR="003E7DEF" w:rsidRDefault="003E7DEF" w:rsidP="00421D27">
                            <w:pPr>
                              <w:spacing w:before="0"/>
                              <w:jc w:val="center"/>
                            </w:pPr>
                          </w:p>
                          <w:p w14:paraId="13B34906" w14:textId="77777777" w:rsidR="003E7DEF" w:rsidRDefault="003E7DEF" w:rsidP="00421D27">
                            <w:pPr>
                              <w:spacing w:before="0"/>
                              <w:jc w:val="center"/>
                            </w:pPr>
                          </w:p>
                          <w:p w14:paraId="60051EBB" w14:textId="77777777" w:rsidR="003E7DEF" w:rsidRDefault="003E7DEF" w:rsidP="00421D27">
                            <w:pPr>
                              <w:spacing w:before="0"/>
                              <w:jc w:val="center"/>
                            </w:pPr>
                          </w:p>
                          <w:p w14:paraId="3F78C493" w14:textId="77777777" w:rsidR="003E7DEF" w:rsidRDefault="003E7DEF" w:rsidP="00421D27">
                            <w:pPr>
                              <w:spacing w:before="0"/>
                              <w:jc w:val="center"/>
                            </w:pPr>
                          </w:p>
                          <w:p w14:paraId="171A10AC" w14:textId="77777777" w:rsidR="003E7DEF" w:rsidRDefault="003E7DEF" w:rsidP="00421D27">
                            <w:pPr>
                              <w:spacing w:before="0"/>
                              <w:jc w:val="center"/>
                            </w:pPr>
                          </w:p>
                          <w:p w14:paraId="5DFE6515" w14:textId="77777777" w:rsidR="003E7DEF" w:rsidRDefault="003E7DEF" w:rsidP="00421D27">
                            <w:pPr>
                              <w:spacing w:before="0"/>
                              <w:jc w:val="center"/>
                            </w:pPr>
                          </w:p>
                          <w:p w14:paraId="0378C53A" w14:textId="77777777" w:rsidR="003E7DEF" w:rsidRDefault="003E7DEF" w:rsidP="00421D27">
                            <w:pPr>
                              <w:spacing w:before="0"/>
                              <w:jc w:val="center"/>
                            </w:pPr>
                          </w:p>
                          <w:p w14:paraId="4B32F971" w14:textId="77777777" w:rsidR="003E7DEF" w:rsidRDefault="003E7DEF" w:rsidP="00421D27">
                            <w:pPr>
                              <w:spacing w:before="0"/>
                              <w:jc w:val="center"/>
                            </w:pPr>
                          </w:p>
                          <w:p w14:paraId="7D9846CE" w14:textId="77777777" w:rsidR="003E7DEF" w:rsidRDefault="003E7DEF" w:rsidP="00421D27">
                            <w:pPr>
                              <w:spacing w:before="0"/>
                              <w:jc w:val="center"/>
                            </w:pPr>
                          </w:p>
                          <w:p w14:paraId="55E1361C" w14:textId="77777777" w:rsidR="003E7DEF" w:rsidRDefault="003E7DEF" w:rsidP="00421D27">
                            <w:pPr>
                              <w:spacing w:before="0"/>
                              <w:jc w:val="center"/>
                            </w:pPr>
                          </w:p>
                          <w:p w14:paraId="3BE5B1F4" w14:textId="77777777" w:rsidR="003E7DEF" w:rsidRDefault="003E7DEF" w:rsidP="00421D27">
                            <w:pPr>
                              <w:spacing w:before="0"/>
                              <w:jc w:val="center"/>
                            </w:pPr>
                          </w:p>
                          <w:p w14:paraId="75E8B90D" w14:textId="77777777" w:rsidR="003E7DEF" w:rsidRDefault="003E7DEF" w:rsidP="00421D27">
                            <w:pPr>
                              <w:spacing w:before="0"/>
                              <w:jc w:val="center"/>
                            </w:pPr>
                          </w:p>
                        </w:txbxContent>
                      </wps:txbx>
                      <wps:bodyPr rot="0" vert="horz" wrap="square" lIns="91440" tIns="45720" rIns="91440" bIns="45720" anchor="t" anchorCtr="0" upright="1">
                        <a:noAutofit/>
                      </wps:bodyPr>
                    </wps:wsp>
                    <wps:wsp>
                      <wps:cNvPr id="30" name="Rectangle 4"/>
                      <wps:cNvSpPr>
                        <a:spLocks/>
                      </wps:cNvSpPr>
                      <wps:spPr bwMode="auto">
                        <a:xfrm flipV="1">
                          <a:off x="5148263" y="0"/>
                          <a:ext cx="1581150" cy="45085"/>
                        </a:xfrm>
                        <a:prstGeom prst="rect">
                          <a:avLst/>
                        </a:prstGeom>
                        <a:solidFill>
                          <a:schemeClr val="bg1">
                            <a:lumMod val="75000"/>
                          </a:schemeClr>
                        </a:solidFill>
                        <a:ln w="9525">
                          <a:noFill/>
                          <a:miter lim="800000"/>
                          <a:headEnd/>
                          <a:tailEnd/>
                        </a:ln>
                      </wps:spPr>
                      <wps:txbx>
                        <w:txbxContent>
                          <w:p w14:paraId="108E1B3B" w14:textId="77777777" w:rsidR="003E7DEF" w:rsidRDefault="003E7DEF" w:rsidP="00421D27">
                            <w:pPr>
                              <w:spacing w:before="0"/>
                              <w:jc w:val="center"/>
                            </w:pPr>
                          </w:p>
                          <w:p w14:paraId="36B75D35" w14:textId="77777777" w:rsidR="003E7DEF" w:rsidRDefault="003E7DEF" w:rsidP="00421D27">
                            <w:pPr>
                              <w:spacing w:before="0"/>
                              <w:jc w:val="center"/>
                            </w:pPr>
                          </w:p>
                          <w:p w14:paraId="337F8BA1" w14:textId="77777777" w:rsidR="003E7DEF" w:rsidRDefault="003E7DEF" w:rsidP="00421D27">
                            <w:pPr>
                              <w:spacing w:before="0"/>
                              <w:jc w:val="center"/>
                            </w:pPr>
                          </w:p>
                          <w:p w14:paraId="3F1C5D01" w14:textId="77777777" w:rsidR="003E7DEF" w:rsidRDefault="003E7DEF" w:rsidP="00421D27">
                            <w:pPr>
                              <w:spacing w:before="0"/>
                              <w:jc w:val="center"/>
                            </w:pPr>
                          </w:p>
                          <w:p w14:paraId="3E28CE13" w14:textId="77777777" w:rsidR="003E7DEF" w:rsidRDefault="003E7DEF" w:rsidP="00421D27">
                            <w:pPr>
                              <w:spacing w:before="0"/>
                              <w:jc w:val="center"/>
                            </w:pPr>
                          </w:p>
                          <w:p w14:paraId="3E767928" w14:textId="77777777" w:rsidR="003E7DEF" w:rsidRDefault="003E7DEF" w:rsidP="00421D27">
                            <w:pPr>
                              <w:spacing w:before="0"/>
                              <w:jc w:val="center"/>
                            </w:pPr>
                          </w:p>
                          <w:p w14:paraId="6212CD98" w14:textId="77777777" w:rsidR="003E7DEF" w:rsidRDefault="003E7DEF" w:rsidP="00421D27">
                            <w:pPr>
                              <w:spacing w:before="0"/>
                              <w:jc w:val="center"/>
                            </w:pPr>
                          </w:p>
                          <w:p w14:paraId="066626CD" w14:textId="77777777" w:rsidR="003E7DEF" w:rsidRDefault="003E7DEF" w:rsidP="00421D27">
                            <w:pPr>
                              <w:spacing w:before="0"/>
                              <w:jc w:val="center"/>
                            </w:pPr>
                          </w:p>
                          <w:p w14:paraId="17EB2D23" w14:textId="77777777" w:rsidR="003E7DEF" w:rsidRDefault="003E7DEF" w:rsidP="00421D27">
                            <w:pPr>
                              <w:spacing w:before="0"/>
                              <w:jc w:val="cente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98CB572" id="Group 16" o:spid="_x0000_s1044" style="position:absolute;margin-left:0;margin-top:5.25pt;width:543.6pt;height:3.6pt;z-index:-251658239;mso-position-horizontal:center;mso-position-horizontal-relative:margin;mso-width-relative:margin;mso-height-relative:margin" coordsize="6729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">
              <v:rect id="Rectangle 3" o:spid="_x0000_s1045" style="position:absolute;width:50768;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" fillcolor="#c00000" stroked="f">
                <v:textbox>
                  <w:txbxContent>
                    <w:p w14:paraId="6C821020" w14:textId="77777777" w:rsidR="003E7DEF" w:rsidRDefault="003E7DEF" w:rsidP="00421D27">
                      <w:pPr>
                        <w:spacing w:before="0"/>
                        <w:jc w:val="center"/>
                      </w:pPr>
                    </w:p>
                    <w:p w14:paraId="54B1814D" w14:textId="77777777" w:rsidR="003E7DEF" w:rsidRDefault="003E7DEF" w:rsidP="00421D27">
                      <w:pPr>
                        <w:spacing w:before="0"/>
                        <w:jc w:val="center"/>
                      </w:pPr>
                    </w:p>
                    <w:p w14:paraId="38BA538B" w14:textId="77777777" w:rsidR="003E7DEF" w:rsidRDefault="003E7DEF" w:rsidP="00421D27">
                      <w:pPr>
                        <w:spacing w:before="0"/>
                        <w:jc w:val="center"/>
                      </w:pPr>
                    </w:p>
                    <w:p w14:paraId="5F23DCE7" w14:textId="77777777" w:rsidR="003E7DEF" w:rsidRDefault="003E7DEF" w:rsidP="00421D27">
                      <w:pPr>
                        <w:spacing w:before="0"/>
                        <w:jc w:val="center"/>
                      </w:pPr>
                    </w:p>
                    <w:p w14:paraId="7DDE68D9" w14:textId="77777777" w:rsidR="003E7DEF" w:rsidRDefault="003E7DEF" w:rsidP="00421D27">
                      <w:pPr>
                        <w:spacing w:before="0"/>
                        <w:jc w:val="center"/>
                      </w:pPr>
                    </w:p>
                    <w:p w14:paraId="5869525A" w14:textId="77777777" w:rsidR="003E7DEF" w:rsidRDefault="003E7DEF" w:rsidP="00421D27">
                      <w:pPr>
                        <w:spacing w:before="0"/>
                        <w:jc w:val="center"/>
                      </w:pPr>
                    </w:p>
                    <w:p w14:paraId="5B893AE8" w14:textId="77777777" w:rsidR="003E7DEF" w:rsidRDefault="003E7DEF" w:rsidP="00421D27">
                      <w:pPr>
                        <w:spacing w:before="0"/>
                        <w:jc w:val="center"/>
                      </w:pPr>
                    </w:p>
                    <w:p w14:paraId="3AA5CBEB" w14:textId="77777777" w:rsidR="003E7DEF" w:rsidRDefault="003E7DEF" w:rsidP="00421D27">
                      <w:pPr>
                        <w:spacing w:before="0"/>
                        <w:jc w:val="center"/>
                      </w:pPr>
                    </w:p>
                    <w:p w14:paraId="058CD6F5" w14:textId="77777777" w:rsidR="003E7DEF" w:rsidRDefault="003E7DEF" w:rsidP="00421D27">
                      <w:pPr>
                        <w:spacing w:before="0"/>
                        <w:jc w:val="center"/>
                      </w:pPr>
                    </w:p>
                    <w:p w14:paraId="071F2DA7" w14:textId="77777777" w:rsidR="003E7DEF" w:rsidRDefault="003E7DEF" w:rsidP="00421D27">
                      <w:pPr>
                        <w:spacing w:before="0"/>
                        <w:jc w:val="center"/>
                      </w:pPr>
                    </w:p>
                    <w:p w14:paraId="52271F6E" w14:textId="77777777" w:rsidR="003E7DEF" w:rsidRDefault="003E7DEF" w:rsidP="00421D27">
                      <w:pPr>
                        <w:spacing w:before="0"/>
                        <w:jc w:val="center"/>
                      </w:pPr>
                    </w:p>
                    <w:p w14:paraId="41EDAEE7" w14:textId="77777777" w:rsidR="003E7DEF" w:rsidRDefault="003E7DEF" w:rsidP="00421D27">
                      <w:pPr>
                        <w:spacing w:before="0"/>
                        <w:jc w:val="center"/>
                      </w:pPr>
                    </w:p>
                    <w:p w14:paraId="565BBBFE" w14:textId="77777777" w:rsidR="003E7DEF" w:rsidRDefault="003E7DEF" w:rsidP="00421D27">
                      <w:pPr>
                        <w:spacing w:before="0"/>
                        <w:jc w:val="center"/>
                      </w:pPr>
                    </w:p>
                    <w:p w14:paraId="1847E494" w14:textId="77777777" w:rsidR="003E7DEF" w:rsidRDefault="003E7DEF" w:rsidP="00421D27">
                      <w:pPr>
                        <w:spacing w:before="0"/>
                        <w:jc w:val="center"/>
                      </w:pPr>
                    </w:p>
                    <w:p w14:paraId="1918CB6C" w14:textId="77777777" w:rsidR="003E7DEF" w:rsidRDefault="003E7DEF" w:rsidP="00421D27">
                      <w:pPr>
                        <w:spacing w:before="0"/>
                        <w:jc w:val="center"/>
                      </w:pPr>
                    </w:p>
                    <w:p w14:paraId="6740B6EA" w14:textId="77777777" w:rsidR="003E7DEF" w:rsidRDefault="003E7DEF" w:rsidP="00421D27">
                      <w:pPr>
                        <w:spacing w:before="0"/>
                        <w:jc w:val="center"/>
                      </w:pPr>
                    </w:p>
                    <w:p w14:paraId="38B61031" w14:textId="77777777" w:rsidR="003E7DEF" w:rsidRDefault="003E7DEF" w:rsidP="00421D27">
                      <w:pPr>
                        <w:spacing w:before="0"/>
                        <w:jc w:val="center"/>
                      </w:pPr>
                    </w:p>
                    <w:p w14:paraId="3B97F1D5" w14:textId="77777777" w:rsidR="003E7DEF" w:rsidRDefault="003E7DEF" w:rsidP="00421D27">
                      <w:pPr>
                        <w:spacing w:before="0"/>
                        <w:jc w:val="center"/>
                      </w:pPr>
                    </w:p>
                    <w:p w14:paraId="4F253D8A" w14:textId="77777777" w:rsidR="003E7DEF" w:rsidRDefault="003E7DEF" w:rsidP="00421D27">
                      <w:pPr>
                        <w:spacing w:before="0"/>
                        <w:jc w:val="center"/>
                      </w:pPr>
                    </w:p>
                    <w:p w14:paraId="62B6A3B5" w14:textId="77777777" w:rsidR="003E7DEF" w:rsidRDefault="003E7DEF" w:rsidP="00421D27">
                      <w:pPr>
                        <w:spacing w:before="0"/>
                        <w:jc w:val="center"/>
                      </w:pPr>
                    </w:p>
                    <w:p w14:paraId="13B34906" w14:textId="77777777" w:rsidR="003E7DEF" w:rsidRDefault="003E7DEF" w:rsidP="00421D27">
                      <w:pPr>
                        <w:spacing w:before="0"/>
                        <w:jc w:val="center"/>
                      </w:pPr>
                    </w:p>
                    <w:p w14:paraId="60051EBB" w14:textId="77777777" w:rsidR="003E7DEF" w:rsidRDefault="003E7DEF" w:rsidP="00421D27">
                      <w:pPr>
                        <w:spacing w:before="0"/>
                        <w:jc w:val="center"/>
                      </w:pPr>
                    </w:p>
                    <w:p w14:paraId="3F78C493" w14:textId="77777777" w:rsidR="003E7DEF" w:rsidRDefault="003E7DEF" w:rsidP="00421D27">
                      <w:pPr>
                        <w:spacing w:before="0"/>
                        <w:jc w:val="center"/>
                      </w:pPr>
                    </w:p>
                    <w:p w14:paraId="171A10AC" w14:textId="77777777" w:rsidR="003E7DEF" w:rsidRDefault="003E7DEF" w:rsidP="00421D27">
                      <w:pPr>
                        <w:spacing w:before="0"/>
                        <w:jc w:val="center"/>
                      </w:pPr>
                    </w:p>
                    <w:p w14:paraId="5DFE6515" w14:textId="77777777" w:rsidR="003E7DEF" w:rsidRDefault="003E7DEF" w:rsidP="00421D27">
                      <w:pPr>
                        <w:spacing w:before="0"/>
                        <w:jc w:val="center"/>
                      </w:pPr>
                    </w:p>
                    <w:p w14:paraId="0378C53A" w14:textId="77777777" w:rsidR="003E7DEF" w:rsidRDefault="003E7DEF" w:rsidP="00421D27">
                      <w:pPr>
                        <w:spacing w:before="0"/>
                        <w:jc w:val="center"/>
                      </w:pPr>
                    </w:p>
                    <w:p w14:paraId="4B32F971" w14:textId="77777777" w:rsidR="003E7DEF" w:rsidRDefault="003E7DEF" w:rsidP="00421D27">
                      <w:pPr>
                        <w:spacing w:before="0"/>
                        <w:jc w:val="center"/>
                      </w:pPr>
                    </w:p>
                    <w:p w14:paraId="7D9846CE" w14:textId="77777777" w:rsidR="003E7DEF" w:rsidRDefault="003E7DEF" w:rsidP="00421D27">
                      <w:pPr>
                        <w:spacing w:before="0"/>
                        <w:jc w:val="center"/>
                      </w:pPr>
                    </w:p>
                    <w:p w14:paraId="55E1361C" w14:textId="77777777" w:rsidR="003E7DEF" w:rsidRDefault="003E7DEF" w:rsidP="00421D27">
                      <w:pPr>
                        <w:spacing w:before="0"/>
                        <w:jc w:val="center"/>
                      </w:pPr>
                    </w:p>
                    <w:p w14:paraId="3BE5B1F4" w14:textId="77777777" w:rsidR="003E7DEF" w:rsidRDefault="003E7DEF" w:rsidP="00421D27">
                      <w:pPr>
                        <w:spacing w:before="0"/>
                        <w:jc w:val="center"/>
                      </w:pPr>
                    </w:p>
                    <w:p w14:paraId="75E8B90D" w14:textId="77777777" w:rsidR="003E7DEF" w:rsidRDefault="003E7DEF" w:rsidP="00421D27">
                      <w:pPr>
                        <w:spacing w:before="0"/>
                        <w:jc w:val="center"/>
                      </w:pPr>
                    </w:p>
                  </w:txbxContent>
                </v:textbox>
              </v:rect>
              <v:rect id="Rectangle 4" o:spid="_x0000_s1046" style="position:absolute;left:51482;width:15812;height:45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" fillcolor="#bfbfbf [2412]" stroked="f">
                <v:textbox>
                  <w:txbxContent>
                    <w:p w14:paraId="108E1B3B" w14:textId="77777777" w:rsidR="003E7DEF" w:rsidRDefault="003E7DEF" w:rsidP="00421D27">
                      <w:pPr>
                        <w:spacing w:before="0"/>
                        <w:jc w:val="center"/>
                      </w:pPr>
                    </w:p>
                    <w:p w14:paraId="36B75D35" w14:textId="77777777" w:rsidR="003E7DEF" w:rsidRDefault="003E7DEF" w:rsidP="00421D27">
                      <w:pPr>
                        <w:spacing w:before="0"/>
                        <w:jc w:val="center"/>
                      </w:pPr>
                    </w:p>
                    <w:p w14:paraId="337F8BA1" w14:textId="77777777" w:rsidR="003E7DEF" w:rsidRDefault="003E7DEF" w:rsidP="00421D27">
                      <w:pPr>
                        <w:spacing w:before="0"/>
                        <w:jc w:val="center"/>
                      </w:pPr>
                    </w:p>
                    <w:p w14:paraId="3F1C5D01" w14:textId="77777777" w:rsidR="003E7DEF" w:rsidRDefault="003E7DEF" w:rsidP="00421D27">
                      <w:pPr>
                        <w:spacing w:before="0"/>
                        <w:jc w:val="center"/>
                      </w:pPr>
                    </w:p>
                    <w:p w14:paraId="3E28CE13" w14:textId="77777777" w:rsidR="003E7DEF" w:rsidRDefault="003E7DEF" w:rsidP="00421D27">
                      <w:pPr>
                        <w:spacing w:before="0"/>
                        <w:jc w:val="center"/>
                      </w:pPr>
                    </w:p>
                    <w:p w14:paraId="3E767928" w14:textId="77777777" w:rsidR="003E7DEF" w:rsidRDefault="003E7DEF" w:rsidP="00421D27">
                      <w:pPr>
                        <w:spacing w:before="0"/>
                        <w:jc w:val="center"/>
                      </w:pPr>
                    </w:p>
                    <w:p w14:paraId="6212CD98" w14:textId="77777777" w:rsidR="003E7DEF" w:rsidRDefault="003E7DEF" w:rsidP="00421D27">
                      <w:pPr>
                        <w:spacing w:before="0"/>
                        <w:jc w:val="center"/>
                      </w:pPr>
                    </w:p>
                    <w:p w14:paraId="066626CD" w14:textId="77777777" w:rsidR="003E7DEF" w:rsidRDefault="003E7DEF" w:rsidP="00421D27">
                      <w:pPr>
                        <w:spacing w:before="0"/>
                        <w:jc w:val="center"/>
                      </w:pPr>
                    </w:p>
                    <w:p w14:paraId="17EB2D23" w14:textId="77777777" w:rsidR="003E7DEF" w:rsidRDefault="003E7DEF" w:rsidP="00421D27">
                      <w:pPr>
                        <w:spacing w:before="0"/>
                        <w:jc w:val="center"/>
                      </w:pPr>
                    </w:p>
                  </w:txbxContent>
                </v:textbox>
              </v:rect>
              <w10:wrap type="tight" anchorx="margin"/>
            </v:group>
          </w:pict>
        </mc:Fallback>
      </mc:AlternateContent>
    </w:r>
    <w:r>
      <w:rPr>
        <w:sz w:val="10"/>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96AA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701A2"/>
    <w:multiLevelType w:val="hybridMultilevel"/>
    <w:tmpl w:val="AB42A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37338B"/>
    <w:multiLevelType w:val="hybridMultilevel"/>
    <w:tmpl w:val="385C9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956E1"/>
    <w:multiLevelType w:val="hybridMultilevel"/>
    <w:tmpl w:val="3B8CDDDA"/>
    <w:lvl w:ilvl="0" w:tplc="04090001">
      <w:start w:val="1"/>
      <w:numFmt w:val="bullet"/>
      <w:lvlText w:val=""/>
      <w:lvlJc w:val="left"/>
      <w:pPr>
        <w:ind w:left="1440" w:hanging="360"/>
      </w:pPr>
      <w:rPr>
        <w:rFonts w:ascii="Symbol" w:hAnsi="Symbol" w:hint="default"/>
      </w:rPr>
    </w:lvl>
    <w:lvl w:ilvl="1" w:tplc="B0C068C4">
      <w:numFmt w:val="bullet"/>
      <w:lvlText w:val="-"/>
      <w:lvlJc w:val="left"/>
      <w:pPr>
        <w:ind w:left="2160" w:hanging="360"/>
      </w:pPr>
      <w:rPr>
        <w:rFonts w:ascii="Arial" w:eastAsia="Calibr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C6211"/>
    <w:multiLevelType w:val="hybridMultilevel"/>
    <w:tmpl w:val="D6A61D9A"/>
    <w:lvl w:ilvl="0" w:tplc="FC2EFA40">
      <w:start w:val="1"/>
      <w:numFmt w:val="bullet"/>
      <w:pStyle w:val="Bullet1"/>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5A4C90"/>
    <w:multiLevelType w:val="hybridMultilevel"/>
    <w:tmpl w:val="C570D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B67F1C"/>
    <w:multiLevelType w:val="hybridMultilevel"/>
    <w:tmpl w:val="A35C8DCA"/>
    <w:lvl w:ilvl="0" w:tplc="76949024">
      <w:start w:val="1"/>
      <w:numFmt w:val="decimal"/>
      <w:pStyle w:val="Figure"/>
      <w:suff w:val="space"/>
      <w:lvlText w:val="Figure %1:"/>
      <w:lvlJc w:val="left"/>
      <w:pPr>
        <w:ind w:left="360" w:hanging="360"/>
      </w:pPr>
      <w:rPr>
        <w:rFonts w:hint="default"/>
      </w:rPr>
    </w:lvl>
    <w:lvl w:ilvl="1" w:tplc="F7FC261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85822"/>
    <w:multiLevelType w:val="hybridMultilevel"/>
    <w:tmpl w:val="05B8A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801F37"/>
    <w:multiLevelType w:val="hybridMultilevel"/>
    <w:tmpl w:val="05B8A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0447F0"/>
    <w:multiLevelType w:val="hybridMultilevel"/>
    <w:tmpl w:val="1ED652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025102"/>
    <w:multiLevelType w:val="hybridMultilevel"/>
    <w:tmpl w:val="05B8A1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7535D"/>
    <w:multiLevelType w:val="hybridMultilevel"/>
    <w:tmpl w:val="A42A6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F86B0F"/>
    <w:multiLevelType w:val="hybridMultilevel"/>
    <w:tmpl w:val="E8BC20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95766B"/>
    <w:multiLevelType w:val="hybridMultilevel"/>
    <w:tmpl w:val="8C46B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26A3C"/>
    <w:multiLevelType w:val="hybridMultilevel"/>
    <w:tmpl w:val="97D0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B2442C"/>
    <w:multiLevelType w:val="hybridMultilevel"/>
    <w:tmpl w:val="15C0E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1210FF"/>
    <w:multiLevelType w:val="hybridMultilevel"/>
    <w:tmpl w:val="87FAE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171596"/>
    <w:multiLevelType w:val="hybridMultilevel"/>
    <w:tmpl w:val="8534A1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A56563"/>
    <w:multiLevelType w:val="hybridMultilevel"/>
    <w:tmpl w:val="CB34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659D3"/>
    <w:multiLevelType w:val="hybridMultilevel"/>
    <w:tmpl w:val="68DC2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777081"/>
    <w:multiLevelType w:val="hybridMultilevel"/>
    <w:tmpl w:val="9C0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73B5F"/>
    <w:multiLevelType w:val="hybridMultilevel"/>
    <w:tmpl w:val="FECED024"/>
    <w:lvl w:ilvl="0" w:tplc="251269AA">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22" w15:restartNumberingAfterBreak="0">
    <w:nsid w:val="4FB80DAD"/>
    <w:multiLevelType w:val="hybridMultilevel"/>
    <w:tmpl w:val="9E965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CB71AA"/>
    <w:multiLevelType w:val="hybridMultilevel"/>
    <w:tmpl w:val="8C46BA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B614E1"/>
    <w:multiLevelType w:val="hybridMultilevel"/>
    <w:tmpl w:val="7786B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030961"/>
    <w:multiLevelType w:val="hybridMultilevel"/>
    <w:tmpl w:val="F0242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81505D"/>
    <w:multiLevelType w:val="hybridMultilevel"/>
    <w:tmpl w:val="7042189E"/>
    <w:lvl w:ilvl="0" w:tplc="6084333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2F349B"/>
    <w:multiLevelType w:val="hybridMultilevel"/>
    <w:tmpl w:val="DE561A08"/>
    <w:lvl w:ilvl="0" w:tplc="234451E6">
      <w:start w:val="1"/>
      <w:numFmt w:val="decimal"/>
      <w:pStyle w:val="Numb"/>
      <w:lvlText w:val="%1."/>
      <w:lvlJc w:val="left"/>
      <w:pPr>
        <w:ind w:left="1350" w:hanging="360"/>
      </w:pPr>
      <w:rPr>
        <w:b w:val="0"/>
      </w:rPr>
    </w:lvl>
    <w:lvl w:ilvl="1" w:tplc="04090019">
      <w:start w:val="1"/>
      <w:numFmt w:val="lowerLetter"/>
      <w:lvlText w:val="%2."/>
      <w:lvlJc w:val="left"/>
      <w:pPr>
        <w:ind w:left="90" w:hanging="360"/>
      </w:pPr>
    </w:lvl>
    <w:lvl w:ilvl="2" w:tplc="0409001B">
      <w:start w:val="1"/>
      <w:numFmt w:val="lowerRoman"/>
      <w:lvlText w:val="%3."/>
      <w:lvlJc w:val="right"/>
      <w:pPr>
        <w:ind w:left="810" w:hanging="180"/>
      </w:pPr>
    </w:lvl>
    <w:lvl w:ilvl="3" w:tplc="0409000F">
      <w:start w:val="1"/>
      <w:numFmt w:val="decimal"/>
      <w:lvlText w:val="%4."/>
      <w:lvlJc w:val="left"/>
      <w:pPr>
        <w:ind w:left="1530" w:hanging="360"/>
      </w:pPr>
    </w:lvl>
    <w:lvl w:ilvl="4" w:tplc="04090019">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28" w15:restartNumberingAfterBreak="0">
    <w:nsid w:val="5DEF5AE1"/>
    <w:multiLevelType w:val="hybridMultilevel"/>
    <w:tmpl w:val="05B8A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D090C"/>
    <w:multiLevelType w:val="hybridMultilevel"/>
    <w:tmpl w:val="888028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740CD9"/>
    <w:multiLevelType w:val="hybridMultilevel"/>
    <w:tmpl w:val="3BC6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C07789"/>
    <w:multiLevelType w:val="hybridMultilevel"/>
    <w:tmpl w:val="1BD62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24631C"/>
    <w:multiLevelType w:val="hybridMultilevel"/>
    <w:tmpl w:val="FA260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FC1ACD"/>
    <w:multiLevelType w:val="hybridMultilevel"/>
    <w:tmpl w:val="DABC1C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320C80"/>
    <w:multiLevelType w:val="hybridMultilevel"/>
    <w:tmpl w:val="5CC8D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BA073C"/>
    <w:multiLevelType w:val="hybridMultilevel"/>
    <w:tmpl w:val="9FA2B6E0"/>
    <w:lvl w:ilvl="0" w:tplc="04090003">
      <w:start w:val="1"/>
      <w:numFmt w:val="bullet"/>
      <w:lvlText w:val="o"/>
      <w:lvlJc w:val="left"/>
      <w:pPr>
        <w:ind w:left="1890" w:hanging="360"/>
      </w:pPr>
      <w:rPr>
        <w:rFonts w:ascii="Courier New" w:hAnsi="Courier New" w:cs="Courier New" w:hint="default"/>
        <w:sz w:val="22"/>
        <w:szCs w:val="22"/>
      </w:rPr>
    </w:lvl>
    <w:lvl w:ilvl="1" w:tplc="60D42776">
      <w:start w:val="1"/>
      <w:numFmt w:val="bullet"/>
      <w:lvlText w:val=""/>
      <w:lvlJc w:val="left"/>
      <w:pPr>
        <w:ind w:left="2520" w:hanging="360"/>
      </w:pPr>
      <w:rPr>
        <w:rFonts w:ascii="Wingdings" w:hAnsi="Wingdings" w:hint="default"/>
      </w:rPr>
    </w:lvl>
    <w:lvl w:ilvl="2" w:tplc="C092538A">
      <w:start w:val="1"/>
      <w:numFmt w:val="bullet"/>
      <w:pStyle w:val="Bullet2"/>
      <w:lvlText w:val=""/>
      <w:lvlJc w:val="left"/>
      <w:pPr>
        <w:ind w:left="234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334D29"/>
    <w:multiLevelType w:val="multilevel"/>
    <w:tmpl w:val="7E0C383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0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77B2354A"/>
    <w:multiLevelType w:val="hybridMultilevel"/>
    <w:tmpl w:val="104EEB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9237D41"/>
    <w:multiLevelType w:val="hybridMultilevel"/>
    <w:tmpl w:val="D218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EB03D7"/>
    <w:multiLevelType w:val="hybridMultilevel"/>
    <w:tmpl w:val="228CD8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A7B1992"/>
    <w:multiLevelType w:val="hybridMultilevel"/>
    <w:tmpl w:val="4DA8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924D8"/>
    <w:multiLevelType w:val="hybridMultilevel"/>
    <w:tmpl w:val="742C2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C743162"/>
    <w:multiLevelType w:val="hybridMultilevel"/>
    <w:tmpl w:val="58343026"/>
    <w:lvl w:ilvl="0" w:tplc="7878F7FA">
      <w:start w:val="1"/>
      <w:numFmt w:val="bullet"/>
      <w:pStyle w:val="Note"/>
      <w:lvlText w:val="Note: "/>
      <w:lvlJc w:val="left"/>
      <w:pPr>
        <w:ind w:left="1440" w:hanging="360"/>
      </w:pPr>
      <w:rPr>
        <w:rFonts w:ascii="Verdana" w:hAnsi="Verdana" w:hint="default"/>
        <w:b/>
        <w:i w:val="0"/>
        <w:strike w:val="0"/>
        <w:color w:val="000000"/>
        <w:sz w:val="20"/>
        <w:szCs w:val="20"/>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7682106">
    <w:abstractNumId w:val="6"/>
  </w:num>
  <w:num w:numId="2" w16cid:durableId="1778331554">
    <w:abstractNumId w:val="27"/>
  </w:num>
  <w:num w:numId="3" w16cid:durableId="2064596342">
    <w:abstractNumId w:val="42"/>
  </w:num>
  <w:num w:numId="4" w16cid:durableId="609318959">
    <w:abstractNumId w:val="35"/>
  </w:num>
  <w:num w:numId="5" w16cid:durableId="1814447596">
    <w:abstractNumId w:val="4"/>
  </w:num>
  <w:num w:numId="6" w16cid:durableId="1324511934">
    <w:abstractNumId w:val="0"/>
  </w:num>
  <w:num w:numId="7" w16cid:durableId="1007908611">
    <w:abstractNumId w:val="32"/>
  </w:num>
  <w:num w:numId="8" w16cid:durableId="55132731">
    <w:abstractNumId w:val="21"/>
  </w:num>
  <w:num w:numId="9" w16cid:durableId="1658650862">
    <w:abstractNumId w:val="24"/>
  </w:num>
  <w:num w:numId="10" w16cid:durableId="785659786">
    <w:abstractNumId w:val="25"/>
  </w:num>
  <w:num w:numId="11" w16cid:durableId="1556967832">
    <w:abstractNumId w:val="11"/>
  </w:num>
  <w:num w:numId="12" w16cid:durableId="681054512">
    <w:abstractNumId w:val="1"/>
  </w:num>
  <w:num w:numId="13" w16cid:durableId="94794257">
    <w:abstractNumId w:val="22"/>
  </w:num>
  <w:num w:numId="14" w16cid:durableId="2116249328">
    <w:abstractNumId w:val="16"/>
  </w:num>
  <w:num w:numId="15" w16cid:durableId="2074696129">
    <w:abstractNumId w:val="5"/>
  </w:num>
  <w:num w:numId="16" w16cid:durableId="2079588876">
    <w:abstractNumId w:val="19"/>
  </w:num>
  <w:num w:numId="17" w16cid:durableId="1132744388">
    <w:abstractNumId w:val="36"/>
  </w:num>
  <w:num w:numId="18" w16cid:durableId="796416442">
    <w:abstractNumId w:val="31"/>
  </w:num>
  <w:num w:numId="19" w16cid:durableId="78867736">
    <w:abstractNumId w:val="3"/>
  </w:num>
  <w:num w:numId="20" w16cid:durableId="1007290951">
    <w:abstractNumId w:val="41"/>
  </w:num>
  <w:num w:numId="21" w16cid:durableId="300698282">
    <w:abstractNumId w:val="9"/>
  </w:num>
  <w:num w:numId="22" w16cid:durableId="627661315">
    <w:abstractNumId w:val="33"/>
  </w:num>
  <w:num w:numId="23" w16cid:durableId="1793740958">
    <w:abstractNumId w:val="34"/>
  </w:num>
  <w:num w:numId="24" w16cid:durableId="1092775700">
    <w:abstractNumId w:val="26"/>
  </w:num>
  <w:num w:numId="25" w16cid:durableId="1868709925">
    <w:abstractNumId w:val="39"/>
  </w:num>
  <w:num w:numId="26" w16cid:durableId="1511215382">
    <w:abstractNumId w:val="37"/>
  </w:num>
  <w:num w:numId="27" w16cid:durableId="652490341">
    <w:abstractNumId w:val="30"/>
  </w:num>
  <w:num w:numId="28" w16cid:durableId="431244453">
    <w:abstractNumId w:val="14"/>
  </w:num>
  <w:num w:numId="29" w16cid:durableId="1971087858">
    <w:abstractNumId w:val="13"/>
  </w:num>
  <w:num w:numId="30" w16cid:durableId="1768496423">
    <w:abstractNumId w:val="23"/>
  </w:num>
  <w:num w:numId="31" w16cid:durableId="1660229303">
    <w:abstractNumId w:val="10"/>
  </w:num>
  <w:num w:numId="32" w16cid:durableId="1434398602">
    <w:abstractNumId w:val="7"/>
  </w:num>
  <w:num w:numId="33" w16cid:durableId="526217218">
    <w:abstractNumId w:val="17"/>
  </w:num>
  <w:num w:numId="34" w16cid:durableId="1159343791">
    <w:abstractNumId w:val="28"/>
  </w:num>
  <w:num w:numId="35" w16cid:durableId="1005743802">
    <w:abstractNumId w:val="12"/>
  </w:num>
  <w:num w:numId="36" w16cid:durableId="1215702921">
    <w:abstractNumId w:val="8"/>
  </w:num>
  <w:num w:numId="37" w16cid:durableId="168520533">
    <w:abstractNumId w:val="29"/>
  </w:num>
  <w:num w:numId="38" w16cid:durableId="1684211846">
    <w:abstractNumId w:val="15"/>
  </w:num>
  <w:num w:numId="39" w16cid:durableId="1040865088">
    <w:abstractNumId w:val="38"/>
  </w:num>
  <w:num w:numId="40" w16cid:durableId="429542731">
    <w:abstractNumId w:val="2"/>
  </w:num>
  <w:num w:numId="41" w16cid:durableId="1085106311">
    <w:abstractNumId w:val="20"/>
  </w:num>
  <w:num w:numId="42" w16cid:durableId="556815308">
    <w:abstractNumId w:val="40"/>
  </w:num>
  <w:num w:numId="43" w16cid:durableId="468939648">
    <w:abstractNumId w:val="1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Pitzen">
    <w15:presenceInfo w15:providerId="AD" w15:userId="S::JPitzen@ziplip.net::fd4e61b9-8fb3-4b51-9ef2-8579ddae0f6c"/>
  </w15:person>
  <w15:person w15:author="Benjamin Ross">
    <w15:presenceInfo w15:providerId="AD" w15:userId="S::bross@ziplip.net::b31c0622-a6f2-47a6-84f5-058375e118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revisionView w:markup="0"/>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F06"/>
    <w:rsid w:val="00000A87"/>
    <w:rsid w:val="00000D0E"/>
    <w:rsid w:val="00000D29"/>
    <w:rsid w:val="00001333"/>
    <w:rsid w:val="000023E1"/>
    <w:rsid w:val="00002657"/>
    <w:rsid w:val="0000279F"/>
    <w:rsid w:val="00002CAB"/>
    <w:rsid w:val="00002D03"/>
    <w:rsid w:val="0000315D"/>
    <w:rsid w:val="00003776"/>
    <w:rsid w:val="00003AF0"/>
    <w:rsid w:val="00003F67"/>
    <w:rsid w:val="00004C9F"/>
    <w:rsid w:val="00004D58"/>
    <w:rsid w:val="00004F3B"/>
    <w:rsid w:val="00005E7B"/>
    <w:rsid w:val="0000704D"/>
    <w:rsid w:val="00007ECB"/>
    <w:rsid w:val="00007ED2"/>
    <w:rsid w:val="00007FED"/>
    <w:rsid w:val="00010066"/>
    <w:rsid w:val="00010351"/>
    <w:rsid w:val="000107B8"/>
    <w:rsid w:val="00010896"/>
    <w:rsid w:val="00010B9E"/>
    <w:rsid w:val="000113E8"/>
    <w:rsid w:val="00011709"/>
    <w:rsid w:val="00011B0F"/>
    <w:rsid w:val="00012A74"/>
    <w:rsid w:val="00012AB5"/>
    <w:rsid w:val="0001371D"/>
    <w:rsid w:val="000139F3"/>
    <w:rsid w:val="00013B92"/>
    <w:rsid w:val="00013DC0"/>
    <w:rsid w:val="00015437"/>
    <w:rsid w:val="0001549D"/>
    <w:rsid w:val="000158AF"/>
    <w:rsid w:val="00015925"/>
    <w:rsid w:val="0001597D"/>
    <w:rsid w:val="000162D4"/>
    <w:rsid w:val="000164EB"/>
    <w:rsid w:val="00016877"/>
    <w:rsid w:val="00016AF5"/>
    <w:rsid w:val="00017141"/>
    <w:rsid w:val="00020F36"/>
    <w:rsid w:val="00021B9C"/>
    <w:rsid w:val="00021B9F"/>
    <w:rsid w:val="000220C4"/>
    <w:rsid w:val="0002296E"/>
    <w:rsid w:val="00022B51"/>
    <w:rsid w:val="00022DA9"/>
    <w:rsid w:val="00022DFC"/>
    <w:rsid w:val="00022F2E"/>
    <w:rsid w:val="0002311D"/>
    <w:rsid w:val="00023A02"/>
    <w:rsid w:val="0002498B"/>
    <w:rsid w:val="0002555E"/>
    <w:rsid w:val="000257B5"/>
    <w:rsid w:val="00025E40"/>
    <w:rsid w:val="00026AFE"/>
    <w:rsid w:val="000279FF"/>
    <w:rsid w:val="00027E36"/>
    <w:rsid w:val="000305DE"/>
    <w:rsid w:val="000305E2"/>
    <w:rsid w:val="00031343"/>
    <w:rsid w:val="0003140E"/>
    <w:rsid w:val="00032317"/>
    <w:rsid w:val="000323EC"/>
    <w:rsid w:val="0003295D"/>
    <w:rsid w:val="00034835"/>
    <w:rsid w:val="000355BC"/>
    <w:rsid w:val="0003612B"/>
    <w:rsid w:val="000365D0"/>
    <w:rsid w:val="00036E8D"/>
    <w:rsid w:val="0003728F"/>
    <w:rsid w:val="00037481"/>
    <w:rsid w:val="00037A84"/>
    <w:rsid w:val="00037C68"/>
    <w:rsid w:val="00037D1F"/>
    <w:rsid w:val="00037E41"/>
    <w:rsid w:val="00040200"/>
    <w:rsid w:val="00040A03"/>
    <w:rsid w:val="00041A8A"/>
    <w:rsid w:val="00041B4A"/>
    <w:rsid w:val="00042306"/>
    <w:rsid w:val="00042568"/>
    <w:rsid w:val="00042A66"/>
    <w:rsid w:val="00043181"/>
    <w:rsid w:val="00043C57"/>
    <w:rsid w:val="0004409D"/>
    <w:rsid w:val="000442C2"/>
    <w:rsid w:val="000443A1"/>
    <w:rsid w:val="000448B9"/>
    <w:rsid w:val="000449D0"/>
    <w:rsid w:val="00045503"/>
    <w:rsid w:val="000457AE"/>
    <w:rsid w:val="000458C3"/>
    <w:rsid w:val="00045BE3"/>
    <w:rsid w:val="000463DD"/>
    <w:rsid w:val="00046B39"/>
    <w:rsid w:val="000479E6"/>
    <w:rsid w:val="00047C4C"/>
    <w:rsid w:val="00050CE7"/>
    <w:rsid w:val="00050DBD"/>
    <w:rsid w:val="000512E9"/>
    <w:rsid w:val="00051387"/>
    <w:rsid w:val="000516D0"/>
    <w:rsid w:val="000525F2"/>
    <w:rsid w:val="0005275E"/>
    <w:rsid w:val="0005307C"/>
    <w:rsid w:val="000540F8"/>
    <w:rsid w:val="00054EDC"/>
    <w:rsid w:val="00055167"/>
    <w:rsid w:val="0005541A"/>
    <w:rsid w:val="0005542D"/>
    <w:rsid w:val="00055BCA"/>
    <w:rsid w:val="00055E18"/>
    <w:rsid w:val="00056189"/>
    <w:rsid w:val="00056645"/>
    <w:rsid w:val="00057118"/>
    <w:rsid w:val="00057BAA"/>
    <w:rsid w:val="000603FE"/>
    <w:rsid w:val="00061FFC"/>
    <w:rsid w:val="00062D0A"/>
    <w:rsid w:val="00063525"/>
    <w:rsid w:val="00063766"/>
    <w:rsid w:val="00063ED3"/>
    <w:rsid w:val="00064660"/>
    <w:rsid w:val="000658B7"/>
    <w:rsid w:val="00066533"/>
    <w:rsid w:val="000677E7"/>
    <w:rsid w:val="00067A03"/>
    <w:rsid w:val="00070206"/>
    <w:rsid w:val="00070A93"/>
    <w:rsid w:val="000712C6"/>
    <w:rsid w:val="00071C41"/>
    <w:rsid w:val="00071D73"/>
    <w:rsid w:val="000728DC"/>
    <w:rsid w:val="00072E74"/>
    <w:rsid w:val="0007379D"/>
    <w:rsid w:val="00073A03"/>
    <w:rsid w:val="00073FFB"/>
    <w:rsid w:val="00074436"/>
    <w:rsid w:val="000747CC"/>
    <w:rsid w:val="00074998"/>
    <w:rsid w:val="00074CFD"/>
    <w:rsid w:val="000757B7"/>
    <w:rsid w:val="00075A82"/>
    <w:rsid w:val="00076AF4"/>
    <w:rsid w:val="00077458"/>
    <w:rsid w:val="0007772A"/>
    <w:rsid w:val="0008034A"/>
    <w:rsid w:val="00080955"/>
    <w:rsid w:val="00080CAC"/>
    <w:rsid w:val="000816A4"/>
    <w:rsid w:val="00081DD1"/>
    <w:rsid w:val="000822D5"/>
    <w:rsid w:val="000822EB"/>
    <w:rsid w:val="000837DD"/>
    <w:rsid w:val="00084379"/>
    <w:rsid w:val="00084D32"/>
    <w:rsid w:val="00085087"/>
    <w:rsid w:val="00085911"/>
    <w:rsid w:val="00085EE3"/>
    <w:rsid w:val="00086360"/>
    <w:rsid w:val="00086DD4"/>
    <w:rsid w:val="00087858"/>
    <w:rsid w:val="00087F67"/>
    <w:rsid w:val="00090CCE"/>
    <w:rsid w:val="0009237B"/>
    <w:rsid w:val="000923A4"/>
    <w:rsid w:val="000923BA"/>
    <w:rsid w:val="00092755"/>
    <w:rsid w:val="00092FAF"/>
    <w:rsid w:val="00093085"/>
    <w:rsid w:val="00094570"/>
    <w:rsid w:val="00094A84"/>
    <w:rsid w:val="000950E5"/>
    <w:rsid w:val="000953DA"/>
    <w:rsid w:val="00095C99"/>
    <w:rsid w:val="0009692C"/>
    <w:rsid w:val="000974C2"/>
    <w:rsid w:val="00097854"/>
    <w:rsid w:val="00097D50"/>
    <w:rsid w:val="000A016B"/>
    <w:rsid w:val="000A0AE9"/>
    <w:rsid w:val="000A0F55"/>
    <w:rsid w:val="000A2C95"/>
    <w:rsid w:val="000A3239"/>
    <w:rsid w:val="000A37D3"/>
    <w:rsid w:val="000A3DCC"/>
    <w:rsid w:val="000A55F6"/>
    <w:rsid w:val="000A5B05"/>
    <w:rsid w:val="000A66BA"/>
    <w:rsid w:val="000A6C0B"/>
    <w:rsid w:val="000A736C"/>
    <w:rsid w:val="000A7470"/>
    <w:rsid w:val="000A7ECF"/>
    <w:rsid w:val="000B09AB"/>
    <w:rsid w:val="000B0BEF"/>
    <w:rsid w:val="000B1167"/>
    <w:rsid w:val="000B12AA"/>
    <w:rsid w:val="000B1305"/>
    <w:rsid w:val="000B244B"/>
    <w:rsid w:val="000B32AD"/>
    <w:rsid w:val="000B3B8F"/>
    <w:rsid w:val="000B3D90"/>
    <w:rsid w:val="000B3E5E"/>
    <w:rsid w:val="000B47B3"/>
    <w:rsid w:val="000B4D83"/>
    <w:rsid w:val="000B4E5D"/>
    <w:rsid w:val="000B4E6F"/>
    <w:rsid w:val="000B5BF5"/>
    <w:rsid w:val="000B6205"/>
    <w:rsid w:val="000B683A"/>
    <w:rsid w:val="000B6E15"/>
    <w:rsid w:val="000B6EF8"/>
    <w:rsid w:val="000C0F7B"/>
    <w:rsid w:val="000C16CD"/>
    <w:rsid w:val="000C214F"/>
    <w:rsid w:val="000C22E7"/>
    <w:rsid w:val="000C246F"/>
    <w:rsid w:val="000C284E"/>
    <w:rsid w:val="000C2A64"/>
    <w:rsid w:val="000C2C0E"/>
    <w:rsid w:val="000C31C3"/>
    <w:rsid w:val="000C34DD"/>
    <w:rsid w:val="000C3867"/>
    <w:rsid w:val="000C3BCE"/>
    <w:rsid w:val="000C4850"/>
    <w:rsid w:val="000C6647"/>
    <w:rsid w:val="000C6B6E"/>
    <w:rsid w:val="000C71DF"/>
    <w:rsid w:val="000C7218"/>
    <w:rsid w:val="000C7E72"/>
    <w:rsid w:val="000C7E77"/>
    <w:rsid w:val="000D151B"/>
    <w:rsid w:val="000D2133"/>
    <w:rsid w:val="000D3CF0"/>
    <w:rsid w:val="000D3E2D"/>
    <w:rsid w:val="000D4436"/>
    <w:rsid w:val="000D4E2F"/>
    <w:rsid w:val="000D518C"/>
    <w:rsid w:val="000D58E5"/>
    <w:rsid w:val="000D5DD7"/>
    <w:rsid w:val="000D5ED7"/>
    <w:rsid w:val="000D6FD5"/>
    <w:rsid w:val="000D7330"/>
    <w:rsid w:val="000E00EB"/>
    <w:rsid w:val="000E0B86"/>
    <w:rsid w:val="000E0BAE"/>
    <w:rsid w:val="000E1587"/>
    <w:rsid w:val="000E1D66"/>
    <w:rsid w:val="000E3D08"/>
    <w:rsid w:val="000E3E60"/>
    <w:rsid w:val="000E4B71"/>
    <w:rsid w:val="000E4BB4"/>
    <w:rsid w:val="000E4CFF"/>
    <w:rsid w:val="000E53AD"/>
    <w:rsid w:val="000E5441"/>
    <w:rsid w:val="000E61B9"/>
    <w:rsid w:val="000E6511"/>
    <w:rsid w:val="000E6C79"/>
    <w:rsid w:val="000E6E8D"/>
    <w:rsid w:val="000E7516"/>
    <w:rsid w:val="000E7828"/>
    <w:rsid w:val="000E7928"/>
    <w:rsid w:val="000F0879"/>
    <w:rsid w:val="000F15F0"/>
    <w:rsid w:val="000F1FBE"/>
    <w:rsid w:val="000F2AC2"/>
    <w:rsid w:val="000F313A"/>
    <w:rsid w:val="000F3FA2"/>
    <w:rsid w:val="000F438D"/>
    <w:rsid w:val="000F4462"/>
    <w:rsid w:val="000F452E"/>
    <w:rsid w:val="000F48F2"/>
    <w:rsid w:val="000F555E"/>
    <w:rsid w:val="000F6838"/>
    <w:rsid w:val="000F69A2"/>
    <w:rsid w:val="000F69FC"/>
    <w:rsid w:val="000F6ECB"/>
    <w:rsid w:val="000F7951"/>
    <w:rsid w:val="000F7E4E"/>
    <w:rsid w:val="000F7E53"/>
    <w:rsid w:val="00100190"/>
    <w:rsid w:val="00100B1A"/>
    <w:rsid w:val="0010150B"/>
    <w:rsid w:val="00101916"/>
    <w:rsid w:val="00101AAE"/>
    <w:rsid w:val="00101EC4"/>
    <w:rsid w:val="0010210C"/>
    <w:rsid w:val="00102453"/>
    <w:rsid w:val="00103F3D"/>
    <w:rsid w:val="0010469D"/>
    <w:rsid w:val="00104A79"/>
    <w:rsid w:val="00104B34"/>
    <w:rsid w:val="00105A2B"/>
    <w:rsid w:val="00105C12"/>
    <w:rsid w:val="00105FF0"/>
    <w:rsid w:val="001061C7"/>
    <w:rsid w:val="00106831"/>
    <w:rsid w:val="00106EEB"/>
    <w:rsid w:val="00106F3F"/>
    <w:rsid w:val="001070A7"/>
    <w:rsid w:val="0010740C"/>
    <w:rsid w:val="00107EDA"/>
    <w:rsid w:val="00110714"/>
    <w:rsid w:val="001110CA"/>
    <w:rsid w:val="001113BC"/>
    <w:rsid w:val="00111AE9"/>
    <w:rsid w:val="00112308"/>
    <w:rsid w:val="0011252A"/>
    <w:rsid w:val="00113321"/>
    <w:rsid w:val="0011388F"/>
    <w:rsid w:val="00113B92"/>
    <w:rsid w:val="00115189"/>
    <w:rsid w:val="00115243"/>
    <w:rsid w:val="001156CC"/>
    <w:rsid w:val="00115CA6"/>
    <w:rsid w:val="00115D46"/>
    <w:rsid w:val="00115E11"/>
    <w:rsid w:val="00116DCB"/>
    <w:rsid w:val="00116ECD"/>
    <w:rsid w:val="001176AD"/>
    <w:rsid w:val="00121220"/>
    <w:rsid w:val="0012190C"/>
    <w:rsid w:val="00121A41"/>
    <w:rsid w:val="0012250C"/>
    <w:rsid w:val="00123053"/>
    <w:rsid w:val="001230FB"/>
    <w:rsid w:val="00123596"/>
    <w:rsid w:val="001237CD"/>
    <w:rsid w:val="00123BB8"/>
    <w:rsid w:val="00123F75"/>
    <w:rsid w:val="001258F8"/>
    <w:rsid w:val="001269E3"/>
    <w:rsid w:val="00127196"/>
    <w:rsid w:val="0012785B"/>
    <w:rsid w:val="00127D7D"/>
    <w:rsid w:val="001309A8"/>
    <w:rsid w:val="00130A1E"/>
    <w:rsid w:val="001313C3"/>
    <w:rsid w:val="00131461"/>
    <w:rsid w:val="00131C21"/>
    <w:rsid w:val="00133AA1"/>
    <w:rsid w:val="00133B5D"/>
    <w:rsid w:val="001340ED"/>
    <w:rsid w:val="00134197"/>
    <w:rsid w:val="00134544"/>
    <w:rsid w:val="00134BB6"/>
    <w:rsid w:val="00135684"/>
    <w:rsid w:val="001365BD"/>
    <w:rsid w:val="00136B57"/>
    <w:rsid w:val="0013729F"/>
    <w:rsid w:val="00137645"/>
    <w:rsid w:val="00137CB5"/>
    <w:rsid w:val="00137D28"/>
    <w:rsid w:val="001404E7"/>
    <w:rsid w:val="00140B92"/>
    <w:rsid w:val="00140D00"/>
    <w:rsid w:val="00141314"/>
    <w:rsid w:val="00141332"/>
    <w:rsid w:val="00141F05"/>
    <w:rsid w:val="00143379"/>
    <w:rsid w:val="0014367E"/>
    <w:rsid w:val="001436F9"/>
    <w:rsid w:val="00144A16"/>
    <w:rsid w:val="00144C12"/>
    <w:rsid w:val="00144C95"/>
    <w:rsid w:val="00144EBA"/>
    <w:rsid w:val="00146B1D"/>
    <w:rsid w:val="001500CA"/>
    <w:rsid w:val="00150261"/>
    <w:rsid w:val="00150CBE"/>
    <w:rsid w:val="00150D15"/>
    <w:rsid w:val="0015171E"/>
    <w:rsid w:val="00151955"/>
    <w:rsid w:val="00151960"/>
    <w:rsid w:val="00151A8F"/>
    <w:rsid w:val="00151EE1"/>
    <w:rsid w:val="00152804"/>
    <w:rsid w:val="001529DD"/>
    <w:rsid w:val="001529F7"/>
    <w:rsid w:val="00152B38"/>
    <w:rsid w:val="00153125"/>
    <w:rsid w:val="00154424"/>
    <w:rsid w:val="00154B0B"/>
    <w:rsid w:val="00154F78"/>
    <w:rsid w:val="001552F2"/>
    <w:rsid w:val="0015702E"/>
    <w:rsid w:val="0015779C"/>
    <w:rsid w:val="00157C5A"/>
    <w:rsid w:val="001613AC"/>
    <w:rsid w:val="00161495"/>
    <w:rsid w:val="00161C30"/>
    <w:rsid w:val="00161E8E"/>
    <w:rsid w:val="001622B8"/>
    <w:rsid w:val="001639C6"/>
    <w:rsid w:val="00163AC8"/>
    <w:rsid w:val="00164335"/>
    <w:rsid w:val="00164FED"/>
    <w:rsid w:val="00165921"/>
    <w:rsid w:val="00165C3F"/>
    <w:rsid w:val="00166F3F"/>
    <w:rsid w:val="00167E14"/>
    <w:rsid w:val="00170725"/>
    <w:rsid w:val="00170DA5"/>
    <w:rsid w:val="0017154E"/>
    <w:rsid w:val="001715F4"/>
    <w:rsid w:val="001718E2"/>
    <w:rsid w:val="00172C79"/>
    <w:rsid w:val="00172F65"/>
    <w:rsid w:val="001738E3"/>
    <w:rsid w:val="0017390F"/>
    <w:rsid w:val="00173C67"/>
    <w:rsid w:val="00173F54"/>
    <w:rsid w:val="00174C57"/>
    <w:rsid w:val="00174F01"/>
    <w:rsid w:val="001777D4"/>
    <w:rsid w:val="00177C28"/>
    <w:rsid w:val="00177D39"/>
    <w:rsid w:val="00180042"/>
    <w:rsid w:val="001801F8"/>
    <w:rsid w:val="001802A2"/>
    <w:rsid w:val="00180F8F"/>
    <w:rsid w:val="0018254D"/>
    <w:rsid w:val="0018286F"/>
    <w:rsid w:val="0018287E"/>
    <w:rsid w:val="00182992"/>
    <w:rsid w:val="00182E9E"/>
    <w:rsid w:val="0018356A"/>
    <w:rsid w:val="0018384E"/>
    <w:rsid w:val="00184F27"/>
    <w:rsid w:val="00185034"/>
    <w:rsid w:val="001855C6"/>
    <w:rsid w:val="00185B3C"/>
    <w:rsid w:val="00185CC3"/>
    <w:rsid w:val="001864B5"/>
    <w:rsid w:val="0018667F"/>
    <w:rsid w:val="001923E1"/>
    <w:rsid w:val="00192454"/>
    <w:rsid w:val="001927F6"/>
    <w:rsid w:val="00192C0D"/>
    <w:rsid w:val="00192EA7"/>
    <w:rsid w:val="00193128"/>
    <w:rsid w:val="00194198"/>
    <w:rsid w:val="001941AD"/>
    <w:rsid w:val="00194905"/>
    <w:rsid w:val="00196229"/>
    <w:rsid w:val="00196247"/>
    <w:rsid w:val="00197098"/>
    <w:rsid w:val="00197ADB"/>
    <w:rsid w:val="001A02F9"/>
    <w:rsid w:val="001A0BBB"/>
    <w:rsid w:val="001A11C2"/>
    <w:rsid w:val="001A230D"/>
    <w:rsid w:val="001A25C1"/>
    <w:rsid w:val="001A2759"/>
    <w:rsid w:val="001A2DA0"/>
    <w:rsid w:val="001A3AFB"/>
    <w:rsid w:val="001A427C"/>
    <w:rsid w:val="001A480C"/>
    <w:rsid w:val="001A4D2D"/>
    <w:rsid w:val="001A4EC1"/>
    <w:rsid w:val="001A4EF0"/>
    <w:rsid w:val="001A59F6"/>
    <w:rsid w:val="001A5A35"/>
    <w:rsid w:val="001A606D"/>
    <w:rsid w:val="001B042D"/>
    <w:rsid w:val="001B17E0"/>
    <w:rsid w:val="001B1919"/>
    <w:rsid w:val="001B1E1D"/>
    <w:rsid w:val="001B263A"/>
    <w:rsid w:val="001B2B35"/>
    <w:rsid w:val="001B2F1A"/>
    <w:rsid w:val="001B3142"/>
    <w:rsid w:val="001B34FD"/>
    <w:rsid w:val="001B3DE2"/>
    <w:rsid w:val="001B4F58"/>
    <w:rsid w:val="001B532B"/>
    <w:rsid w:val="001B55DF"/>
    <w:rsid w:val="001B6F8E"/>
    <w:rsid w:val="001B7663"/>
    <w:rsid w:val="001B7931"/>
    <w:rsid w:val="001C0031"/>
    <w:rsid w:val="001C06C3"/>
    <w:rsid w:val="001C081F"/>
    <w:rsid w:val="001C0E96"/>
    <w:rsid w:val="001C2269"/>
    <w:rsid w:val="001C2349"/>
    <w:rsid w:val="001C2363"/>
    <w:rsid w:val="001C2411"/>
    <w:rsid w:val="001C244C"/>
    <w:rsid w:val="001C2AD9"/>
    <w:rsid w:val="001C306B"/>
    <w:rsid w:val="001C329F"/>
    <w:rsid w:val="001C3888"/>
    <w:rsid w:val="001C38AB"/>
    <w:rsid w:val="001C4801"/>
    <w:rsid w:val="001C49FD"/>
    <w:rsid w:val="001C57B3"/>
    <w:rsid w:val="001C5CD5"/>
    <w:rsid w:val="001C61D4"/>
    <w:rsid w:val="001C63A2"/>
    <w:rsid w:val="001C6FBE"/>
    <w:rsid w:val="001C7F4E"/>
    <w:rsid w:val="001D0012"/>
    <w:rsid w:val="001D00FF"/>
    <w:rsid w:val="001D0621"/>
    <w:rsid w:val="001D0892"/>
    <w:rsid w:val="001D0AA3"/>
    <w:rsid w:val="001D0DB4"/>
    <w:rsid w:val="001D11BA"/>
    <w:rsid w:val="001D16AE"/>
    <w:rsid w:val="001D1870"/>
    <w:rsid w:val="001D192C"/>
    <w:rsid w:val="001D1FB3"/>
    <w:rsid w:val="001D231D"/>
    <w:rsid w:val="001D30BF"/>
    <w:rsid w:val="001D3188"/>
    <w:rsid w:val="001D3397"/>
    <w:rsid w:val="001D370E"/>
    <w:rsid w:val="001D37CB"/>
    <w:rsid w:val="001D4C29"/>
    <w:rsid w:val="001D4EDB"/>
    <w:rsid w:val="001D5162"/>
    <w:rsid w:val="001D56F6"/>
    <w:rsid w:val="001D5DCE"/>
    <w:rsid w:val="001D630D"/>
    <w:rsid w:val="001D6577"/>
    <w:rsid w:val="001D666A"/>
    <w:rsid w:val="001D6916"/>
    <w:rsid w:val="001D6E6F"/>
    <w:rsid w:val="001E0EE4"/>
    <w:rsid w:val="001E14C0"/>
    <w:rsid w:val="001E1615"/>
    <w:rsid w:val="001E1A76"/>
    <w:rsid w:val="001E1B20"/>
    <w:rsid w:val="001E243D"/>
    <w:rsid w:val="001E24BF"/>
    <w:rsid w:val="001E2A86"/>
    <w:rsid w:val="001E319E"/>
    <w:rsid w:val="001E367B"/>
    <w:rsid w:val="001E3C03"/>
    <w:rsid w:val="001E3D34"/>
    <w:rsid w:val="001E3D5C"/>
    <w:rsid w:val="001E5663"/>
    <w:rsid w:val="001E620D"/>
    <w:rsid w:val="001E6338"/>
    <w:rsid w:val="001E683C"/>
    <w:rsid w:val="001E76C3"/>
    <w:rsid w:val="001E7766"/>
    <w:rsid w:val="001E78F8"/>
    <w:rsid w:val="001E7B02"/>
    <w:rsid w:val="001E7B34"/>
    <w:rsid w:val="001F0217"/>
    <w:rsid w:val="001F033D"/>
    <w:rsid w:val="001F08BF"/>
    <w:rsid w:val="001F0A4B"/>
    <w:rsid w:val="001F0D37"/>
    <w:rsid w:val="001F1C3C"/>
    <w:rsid w:val="001F220A"/>
    <w:rsid w:val="001F2541"/>
    <w:rsid w:val="001F28B9"/>
    <w:rsid w:val="001F2C2D"/>
    <w:rsid w:val="001F303C"/>
    <w:rsid w:val="001F3627"/>
    <w:rsid w:val="001F39C1"/>
    <w:rsid w:val="001F40AB"/>
    <w:rsid w:val="001F474D"/>
    <w:rsid w:val="001F5128"/>
    <w:rsid w:val="001F5811"/>
    <w:rsid w:val="001F5E10"/>
    <w:rsid w:val="001F6642"/>
    <w:rsid w:val="001F6759"/>
    <w:rsid w:val="001F6D0E"/>
    <w:rsid w:val="001F7956"/>
    <w:rsid w:val="002002A8"/>
    <w:rsid w:val="00200EE6"/>
    <w:rsid w:val="002015AC"/>
    <w:rsid w:val="00202937"/>
    <w:rsid w:val="00202940"/>
    <w:rsid w:val="00203494"/>
    <w:rsid w:val="002035E3"/>
    <w:rsid w:val="00203C7F"/>
    <w:rsid w:val="00203E44"/>
    <w:rsid w:val="002051F2"/>
    <w:rsid w:val="00205CA8"/>
    <w:rsid w:val="00205F1C"/>
    <w:rsid w:val="002060B2"/>
    <w:rsid w:val="00206C30"/>
    <w:rsid w:val="00207B02"/>
    <w:rsid w:val="0021126E"/>
    <w:rsid w:val="002117A7"/>
    <w:rsid w:val="002117B7"/>
    <w:rsid w:val="002125AA"/>
    <w:rsid w:val="0021267F"/>
    <w:rsid w:val="00212CFD"/>
    <w:rsid w:val="0021310F"/>
    <w:rsid w:val="00213516"/>
    <w:rsid w:val="002146CB"/>
    <w:rsid w:val="00215635"/>
    <w:rsid w:val="0021571D"/>
    <w:rsid w:val="002168E8"/>
    <w:rsid w:val="00216F68"/>
    <w:rsid w:val="00217590"/>
    <w:rsid w:val="0021760C"/>
    <w:rsid w:val="002179FA"/>
    <w:rsid w:val="0022047A"/>
    <w:rsid w:val="00220AE4"/>
    <w:rsid w:val="00220BCD"/>
    <w:rsid w:val="00220CB7"/>
    <w:rsid w:val="00222699"/>
    <w:rsid w:val="00222BC8"/>
    <w:rsid w:val="002238FF"/>
    <w:rsid w:val="002241AA"/>
    <w:rsid w:val="0022481E"/>
    <w:rsid w:val="002254D7"/>
    <w:rsid w:val="00225748"/>
    <w:rsid w:val="00226873"/>
    <w:rsid w:val="00226CE3"/>
    <w:rsid w:val="00227190"/>
    <w:rsid w:val="002275BF"/>
    <w:rsid w:val="002277B2"/>
    <w:rsid w:val="0023011B"/>
    <w:rsid w:val="002301D2"/>
    <w:rsid w:val="002304F6"/>
    <w:rsid w:val="002309B2"/>
    <w:rsid w:val="00230F2E"/>
    <w:rsid w:val="00230F39"/>
    <w:rsid w:val="00231D45"/>
    <w:rsid w:val="00231DC1"/>
    <w:rsid w:val="00231E44"/>
    <w:rsid w:val="0023364D"/>
    <w:rsid w:val="0023399C"/>
    <w:rsid w:val="00233A75"/>
    <w:rsid w:val="00234746"/>
    <w:rsid w:val="002350BA"/>
    <w:rsid w:val="002358BF"/>
    <w:rsid w:val="002358C0"/>
    <w:rsid w:val="00235F14"/>
    <w:rsid w:val="00237C75"/>
    <w:rsid w:val="00237CD3"/>
    <w:rsid w:val="00240495"/>
    <w:rsid w:val="002407EF"/>
    <w:rsid w:val="002408BB"/>
    <w:rsid w:val="00241904"/>
    <w:rsid w:val="002419AD"/>
    <w:rsid w:val="00241C3F"/>
    <w:rsid w:val="00242CDC"/>
    <w:rsid w:val="00243A8D"/>
    <w:rsid w:val="00243B86"/>
    <w:rsid w:val="00244514"/>
    <w:rsid w:val="00244637"/>
    <w:rsid w:val="00244694"/>
    <w:rsid w:val="00244FF9"/>
    <w:rsid w:val="00245453"/>
    <w:rsid w:val="00246352"/>
    <w:rsid w:val="00246637"/>
    <w:rsid w:val="00247D22"/>
    <w:rsid w:val="00247DB5"/>
    <w:rsid w:val="002509A8"/>
    <w:rsid w:val="002517E3"/>
    <w:rsid w:val="002526BB"/>
    <w:rsid w:val="002529C7"/>
    <w:rsid w:val="002539D2"/>
    <w:rsid w:val="00253D2B"/>
    <w:rsid w:val="00254C01"/>
    <w:rsid w:val="00255651"/>
    <w:rsid w:val="002556AE"/>
    <w:rsid w:val="0025610C"/>
    <w:rsid w:val="00256F79"/>
    <w:rsid w:val="00257B7B"/>
    <w:rsid w:val="002614B2"/>
    <w:rsid w:val="00262D26"/>
    <w:rsid w:val="002643FF"/>
    <w:rsid w:val="002647D0"/>
    <w:rsid w:val="00264F38"/>
    <w:rsid w:val="002651CA"/>
    <w:rsid w:val="00265FAD"/>
    <w:rsid w:val="002660A8"/>
    <w:rsid w:val="00266C13"/>
    <w:rsid w:val="00271211"/>
    <w:rsid w:val="00271394"/>
    <w:rsid w:val="0027147A"/>
    <w:rsid w:val="00272923"/>
    <w:rsid w:val="00273925"/>
    <w:rsid w:val="00273E9B"/>
    <w:rsid w:val="00274897"/>
    <w:rsid w:val="00274910"/>
    <w:rsid w:val="00274ACC"/>
    <w:rsid w:val="00275E12"/>
    <w:rsid w:val="0027640C"/>
    <w:rsid w:val="0027662D"/>
    <w:rsid w:val="00276791"/>
    <w:rsid w:val="00277945"/>
    <w:rsid w:val="00277BCC"/>
    <w:rsid w:val="002802A9"/>
    <w:rsid w:val="0028058D"/>
    <w:rsid w:val="00280695"/>
    <w:rsid w:val="0028110A"/>
    <w:rsid w:val="00281C04"/>
    <w:rsid w:val="00282033"/>
    <w:rsid w:val="00282179"/>
    <w:rsid w:val="002822A4"/>
    <w:rsid w:val="00282702"/>
    <w:rsid w:val="002847D1"/>
    <w:rsid w:val="00284A87"/>
    <w:rsid w:val="00284F62"/>
    <w:rsid w:val="0028535C"/>
    <w:rsid w:val="002857A8"/>
    <w:rsid w:val="00286436"/>
    <w:rsid w:val="00286E29"/>
    <w:rsid w:val="00287989"/>
    <w:rsid w:val="00287D71"/>
    <w:rsid w:val="0029028B"/>
    <w:rsid w:val="00290450"/>
    <w:rsid w:val="002905F4"/>
    <w:rsid w:val="00290ED6"/>
    <w:rsid w:val="00291633"/>
    <w:rsid w:val="002916CE"/>
    <w:rsid w:val="00292F94"/>
    <w:rsid w:val="002930A8"/>
    <w:rsid w:val="002934C0"/>
    <w:rsid w:val="002935C2"/>
    <w:rsid w:val="002941BA"/>
    <w:rsid w:val="002951C0"/>
    <w:rsid w:val="00295B23"/>
    <w:rsid w:val="002961F5"/>
    <w:rsid w:val="00296AA4"/>
    <w:rsid w:val="00296B11"/>
    <w:rsid w:val="00297664"/>
    <w:rsid w:val="00297954"/>
    <w:rsid w:val="00297E3F"/>
    <w:rsid w:val="002A045A"/>
    <w:rsid w:val="002A11FA"/>
    <w:rsid w:val="002A1411"/>
    <w:rsid w:val="002A1BB9"/>
    <w:rsid w:val="002A2028"/>
    <w:rsid w:val="002A2BC7"/>
    <w:rsid w:val="002A2F25"/>
    <w:rsid w:val="002A3112"/>
    <w:rsid w:val="002A527B"/>
    <w:rsid w:val="002A5508"/>
    <w:rsid w:val="002A683A"/>
    <w:rsid w:val="002A6F4B"/>
    <w:rsid w:val="002A7D7B"/>
    <w:rsid w:val="002B0697"/>
    <w:rsid w:val="002B0C0F"/>
    <w:rsid w:val="002B1855"/>
    <w:rsid w:val="002B2A83"/>
    <w:rsid w:val="002B3070"/>
    <w:rsid w:val="002B32A8"/>
    <w:rsid w:val="002B3696"/>
    <w:rsid w:val="002B5008"/>
    <w:rsid w:val="002B5113"/>
    <w:rsid w:val="002B5BE9"/>
    <w:rsid w:val="002B5D92"/>
    <w:rsid w:val="002B6D3F"/>
    <w:rsid w:val="002B6EDC"/>
    <w:rsid w:val="002B7B0D"/>
    <w:rsid w:val="002C0A41"/>
    <w:rsid w:val="002C0F4B"/>
    <w:rsid w:val="002C113A"/>
    <w:rsid w:val="002C1815"/>
    <w:rsid w:val="002C1F5D"/>
    <w:rsid w:val="002C323F"/>
    <w:rsid w:val="002C4006"/>
    <w:rsid w:val="002C4545"/>
    <w:rsid w:val="002C594F"/>
    <w:rsid w:val="002C5B04"/>
    <w:rsid w:val="002C6360"/>
    <w:rsid w:val="002C658D"/>
    <w:rsid w:val="002C6751"/>
    <w:rsid w:val="002C76A6"/>
    <w:rsid w:val="002C7AA2"/>
    <w:rsid w:val="002C7C50"/>
    <w:rsid w:val="002C7D44"/>
    <w:rsid w:val="002C7FEB"/>
    <w:rsid w:val="002D0C06"/>
    <w:rsid w:val="002D1BA2"/>
    <w:rsid w:val="002D2CE2"/>
    <w:rsid w:val="002D306D"/>
    <w:rsid w:val="002D3EC5"/>
    <w:rsid w:val="002D5352"/>
    <w:rsid w:val="002D5D7F"/>
    <w:rsid w:val="002D6152"/>
    <w:rsid w:val="002D689E"/>
    <w:rsid w:val="002D716C"/>
    <w:rsid w:val="002E0995"/>
    <w:rsid w:val="002E0C03"/>
    <w:rsid w:val="002E112C"/>
    <w:rsid w:val="002E16BD"/>
    <w:rsid w:val="002E24E2"/>
    <w:rsid w:val="002E3873"/>
    <w:rsid w:val="002E3A7C"/>
    <w:rsid w:val="002E4729"/>
    <w:rsid w:val="002E4887"/>
    <w:rsid w:val="002E5544"/>
    <w:rsid w:val="002E5C59"/>
    <w:rsid w:val="002E634A"/>
    <w:rsid w:val="002E6878"/>
    <w:rsid w:val="002E7317"/>
    <w:rsid w:val="002F0223"/>
    <w:rsid w:val="002F0C0F"/>
    <w:rsid w:val="002F26D4"/>
    <w:rsid w:val="002F29C3"/>
    <w:rsid w:val="002F2F19"/>
    <w:rsid w:val="002F3799"/>
    <w:rsid w:val="002F3995"/>
    <w:rsid w:val="002F3ED6"/>
    <w:rsid w:val="002F4D57"/>
    <w:rsid w:val="002F52A1"/>
    <w:rsid w:val="002F5C08"/>
    <w:rsid w:val="002F6555"/>
    <w:rsid w:val="002F75EA"/>
    <w:rsid w:val="00300881"/>
    <w:rsid w:val="00302BB6"/>
    <w:rsid w:val="00302C77"/>
    <w:rsid w:val="00303349"/>
    <w:rsid w:val="003043CB"/>
    <w:rsid w:val="003050EB"/>
    <w:rsid w:val="0030683B"/>
    <w:rsid w:val="00306BDC"/>
    <w:rsid w:val="00306FF3"/>
    <w:rsid w:val="00307185"/>
    <w:rsid w:val="003073B9"/>
    <w:rsid w:val="003100D6"/>
    <w:rsid w:val="00310530"/>
    <w:rsid w:val="003106F1"/>
    <w:rsid w:val="00310C18"/>
    <w:rsid w:val="00310E63"/>
    <w:rsid w:val="00311002"/>
    <w:rsid w:val="00311D9D"/>
    <w:rsid w:val="00313357"/>
    <w:rsid w:val="003133ED"/>
    <w:rsid w:val="003144F4"/>
    <w:rsid w:val="0031457C"/>
    <w:rsid w:val="00315216"/>
    <w:rsid w:val="00315DFD"/>
    <w:rsid w:val="0031634C"/>
    <w:rsid w:val="003163E7"/>
    <w:rsid w:val="003179F0"/>
    <w:rsid w:val="00317B8D"/>
    <w:rsid w:val="0032002F"/>
    <w:rsid w:val="003208C1"/>
    <w:rsid w:val="00321543"/>
    <w:rsid w:val="00322A2C"/>
    <w:rsid w:val="00322E1B"/>
    <w:rsid w:val="00323347"/>
    <w:rsid w:val="003234C8"/>
    <w:rsid w:val="003235F2"/>
    <w:rsid w:val="003237B7"/>
    <w:rsid w:val="00323968"/>
    <w:rsid w:val="00323B7E"/>
    <w:rsid w:val="0032537C"/>
    <w:rsid w:val="003255F5"/>
    <w:rsid w:val="0032567F"/>
    <w:rsid w:val="00325685"/>
    <w:rsid w:val="00325EB3"/>
    <w:rsid w:val="00325F94"/>
    <w:rsid w:val="003262A8"/>
    <w:rsid w:val="00326E48"/>
    <w:rsid w:val="00327A7A"/>
    <w:rsid w:val="003304CD"/>
    <w:rsid w:val="00331D1B"/>
    <w:rsid w:val="00332137"/>
    <w:rsid w:val="0033248B"/>
    <w:rsid w:val="00332641"/>
    <w:rsid w:val="0033266A"/>
    <w:rsid w:val="0033416C"/>
    <w:rsid w:val="00334476"/>
    <w:rsid w:val="00334562"/>
    <w:rsid w:val="00334C3F"/>
    <w:rsid w:val="0033580B"/>
    <w:rsid w:val="00335AD0"/>
    <w:rsid w:val="00335FC6"/>
    <w:rsid w:val="003360D1"/>
    <w:rsid w:val="0033612F"/>
    <w:rsid w:val="00336403"/>
    <w:rsid w:val="00336940"/>
    <w:rsid w:val="00336BCA"/>
    <w:rsid w:val="00337155"/>
    <w:rsid w:val="00337430"/>
    <w:rsid w:val="003405B4"/>
    <w:rsid w:val="00340B56"/>
    <w:rsid w:val="00340C8A"/>
    <w:rsid w:val="00340F1F"/>
    <w:rsid w:val="00340F6D"/>
    <w:rsid w:val="00341118"/>
    <w:rsid w:val="003414D2"/>
    <w:rsid w:val="003416F0"/>
    <w:rsid w:val="00341860"/>
    <w:rsid w:val="00341AAA"/>
    <w:rsid w:val="00341BD7"/>
    <w:rsid w:val="00341FEF"/>
    <w:rsid w:val="00342554"/>
    <w:rsid w:val="0034297E"/>
    <w:rsid w:val="00342DFF"/>
    <w:rsid w:val="003449CF"/>
    <w:rsid w:val="003453D3"/>
    <w:rsid w:val="0034547E"/>
    <w:rsid w:val="00345C94"/>
    <w:rsid w:val="00346CCA"/>
    <w:rsid w:val="00346CEB"/>
    <w:rsid w:val="00346E55"/>
    <w:rsid w:val="00346F28"/>
    <w:rsid w:val="0034717A"/>
    <w:rsid w:val="00352245"/>
    <w:rsid w:val="00352A2D"/>
    <w:rsid w:val="00353216"/>
    <w:rsid w:val="00353510"/>
    <w:rsid w:val="00353610"/>
    <w:rsid w:val="003546FC"/>
    <w:rsid w:val="00354808"/>
    <w:rsid w:val="003548A7"/>
    <w:rsid w:val="00354CF6"/>
    <w:rsid w:val="00355767"/>
    <w:rsid w:val="00355CAE"/>
    <w:rsid w:val="003562A4"/>
    <w:rsid w:val="003562FE"/>
    <w:rsid w:val="00356438"/>
    <w:rsid w:val="003613B1"/>
    <w:rsid w:val="003615A2"/>
    <w:rsid w:val="00363696"/>
    <w:rsid w:val="003638A3"/>
    <w:rsid w:val="00364091"/>
    <w:rsid w:val="0036440F"/>
    <w:rsid w:val="003646C9"/>
    <w:rsid w:val="003654C1"/>
    <w:rsid w:val="00366B79"/>
    <w:rsid w:val="003672D4"/>
    <w:rsid w:val="0037026F"/>
    <w:rsid w:val="00371BCC"/>
    <w:rsid w:val="00371E36"/>
    <w:rsid w:val="0037313B"/>
    <w:rsid w:val="003744E3"/>
    <w:rsid w:val="003748F3"/>
    <w:rsid w:val="00376766"/>
    <w:rsid w:val="00376DD8"/>
    <w:rsid w:val="003772FF"/>
    <w:rsid w:val="00377FA2"/>
    <w:rsid w:val="00380357"/>
    <w:rsid w:val="00380BEB"/>
    <w:rsid w:val="00380E35"/>
    <w:rsid w:val="00381F04"/>
    <w:rsid w:val="003821D2"/>
    <w:rsid w:val="003828AB"/>
    <w:rsid w:val="00382A93"/>
    <w:rsid w:val="003834CE"/>
    <w:rsid w:val="00383EA2"/>
    <w:rsid w:val="0038422E"/>
    <w:rsid w:val="003847B8"/>
    <w:rsid w:val="00384D48"/>
    <w:rsid w:val="00384EF1"/>
    <w:rsid w:val="00384F87"/>
    <w:rsid w:val="003855EB"/>
    <w:rsid w:val="00385650"/>
    <w:rsid w:val="00385BD1"/>
    <w:rsid w:val="00385CC4"/>
    <w:rsid w:val="00385EE8"/>
    <w:rsid w:val="003860CD"/>
    <w:rsid w:val="003868C0"/>
    <w:rsid w:val="00386E01"/>
    <w:rsid w:val="0039008D"/>
    <w:rsid w:val="003903DE"/>
    <w:rsid w:val="003906A6"/>
    <w:rsid w:val="003908C1"/>
    <w:rsid w:val="003910CF"/>
    <w:rsid w:val="0039124C"/>
    <w:rsid w:val="003912F2"/>
    <w:rsid w:val="00391363"/>
    <w:rsid w:val="00391526"/>
    <w:rsid w:val="003916C4"/>
    <w:rsid w:val="00391716"/>
    <w:rsid w:val="0039280F"/>
    <w:rsid w:val="00393486"/>
    <w:rsid w:val="00393B4D"/>
    <w:rsid w:val="00393B72"/>
    <w:rsid w:val="00393E3A"/>
    <w:rsid w:val="0039518C"/>
    <w:rsid w:val="003955D1"/>
    <w:rsid w:val="00395AF1"/>
    <w:rsid w:val="00396759"/>
    <w:rsid w:val="00396A70"/>
    <w:rsid w:val="00396D4B"/>
    <w:rsid w:val="003972A4"/>
    <w:rsid w:val="00397863"/>
    <w:rsid w:val="00397D8F"/>
    <w:rsid w:val="003A04E0"/>
    <w:rsid w:val="003A0A34"/>
    <w:rsid w:val="003A14A0"/>
    <w:rsid w:val="003A2E5C"/>
    <w:rsid w:val="003A37E5"/>
    <w:rsid w:val="003A3E44"/>
    <w:rsid w:val="003A4913"/>
    <w:rsid w:val="003A49C1"/>
    <w:rsid w:val="003A4C2C"/>
    <w:rsid w:val="003A4EDC"/>
    <w:rsid w:val="003A54E6"/>
    <w:rsid w:val="003A5E4A"/>
    <w:rsid w:val="003A6345"/>
    <w:rsid w:val="003A6428"/>
    <w:rsid w:val="003A657F"/>
    <w:rsid w:val="003A66CC"/>
    <w:rsid w:val="003A66D2"/>
    <w:rsid w:val="003A7A16"/>
    <w:rsid w:val="003A7AC6"/>
    <w:rsid w:val="003A7D43"/>
    <w:rsid w:val="003B0B06"/>
    <w:rsid w:val="003B0E90"/>
    <w:rsid w:val="003B0EF2"/>
    <w:rsid w:val="003B0F1D"/>
    <w:rsid w:val="003B1B69"/>
    <w:rsid w:val="003B26B2"/>
    <w:rsid w:val="003B36A9"/>
    <w:rsid w:val="003B3DCB"/>
    <w:rsid w:val="003B3F2A"/>
    <w:rsid w:val="003B4552"/>
    <w:rsid w:val="003B5F38"/>
    <w:rsid w:val="003B62D7"/>
    <w:rsid w:val="003B6F70"/>
    <w:rsid w:val="003B7BB4"/>
    <w:rsid w:val="003C02ED"/>
    <w:rsid w:val="003C038D"/>
    <w:rsid w:val="003C0F67"/>
    <w:rsid w:val="003C12D2"/>
    <w:rsid w:val="003C151C"/>
    <w:rsid w:val="003C1ADD"/>
    <w:rsid w:val="003C372F"/>
    <w:rsid w:val="003C3987"/>
    <w:rsid w:val="003C4215"/>
    <w:rsid w:val="003C5509"/>
    <w:rsid w:val="003C5620"/>
    <w:rsid w:val="003C6040"/>
    <w:rsid w:val="003C6623"/>
    <w:rsid w:val="003C6E0C"/>
    <w:rsid w:val="003C760E"/>
    <w:rsid w:val="003D10DE"/>
    <w:rsid w:val="003D1A97"/>
    <w:rsid w:val="003D1C86"/>
    <w:rsid w:val="003D2076"/>
    <w:rsid w:val="003D2D2D"/>
    <w:rsid w:val="003D30A4"/>
    <w:rsid w:val="003D48DA"/>
    <w:rsid w:val="003D4A24"/>
    <w:rsid w:val="003D53CC"/>
    <w:rsid w:val="003D5469"/>
    <w:rsid w:val="003D56F4"/>
    <w:rsid w:val="003D5FDE"/>
    <w:rsid w:val="003D72BA"/>
    <w:rsid w:val="003D760B"/>
    <w:rsid w:val="003D77AE"/>
    <w:rsid w:val="003D7F7D"/>
    <w:rsid w:val="003D7F99"/>
    <w:rsid w:val="003D7FDD"/>
    <w:rsid w:val="003E0E77"/>
    <w:rsid w:val="003E11C3"/>
    <w:rsid w:val="003E2B6A"/>
    <w:rsid w:val="003E3134"/>
    <w:rsid w:val="003E3450"/>
    <w:rsid w:val="003E35F4"/>
    <w:rsid w:val="003E3721"/>
    <w:rsid w:val="003E57AD"/>
    <w:rsid w:val="003E5FCC"/>
    <w:rsid w:val="003E70F4"/>
    <w:rsid w:val="003E7319"/>
    <w:rsid w:val="003E7997"/>
    <w:rsid w:val="003E7DEF"/>
    <w:rsid w:val="003F0377"/>
    <w:rsid w:val="003F1198"/>
    <w:rsid w:val="003F14E9"/>
    <w:rsid w:val="003F15AA"/>
    <w:rsid w:val="003F29E8"/>
    <w:rsid w:val="003F2F4D"/>
    <w:rsid w:val="003F3512"/>
    <w:rsid w:val="003F38E1"/>
    <w:rsid w:val="003F4794"/>
    <w:rsid w:val="003F4FE9"/>
    <w:rsid w:val="003F5DEB"/>
    <w:rsid w:val="003F64D0"/>
    <w:rsid w:val="003F7996"/>
    <w:rsid w:val="003F7C56"/>
    <w:rsid w:val="00400704"/>
    <w:rsid w:val="00400B66"/>
    <w:rsid w:val="004013C8"/>
    <w:rsid w:val="00401509"/>
    <w:rsid w:val="00401610"/>
    <w:rsid w:val="0040169E"/>
    <w:rsid w:val="00401B45"/>
    <w:rsid w:val="0040207E"/>
    <w:rsid w:val="00402084"/>
    <w:rsid w:val="00402764"/>
    <w:rsid w:val="00402943"/>
    <w:rsid w:val="004029EF"/>
    <w:rsid w:val="00403AE1"/>
    <w:rsid w:val="004044D6"/>
    <w:rsid w:val="00405432"/>
    <w:rsid w:val="00406108"/>
    <w:rsid w:val="00406264"/>
    <w:rsid w:val="00406C4C"/>
    <w:rsid w:val="00406C7A"/>
    <w:rsid w:val="00407957"/>
    <w:rsid w:val="004103CF"/>
    <w:rsid w:val="004105F7"/>
    <w:rsid w:val="004107EA"/>
    <w:rsid w:val="00410FA0"/>
    <w:rsid w:val="0041253B"/>
    <w:rsid w:val="00412FFF"/>
    <w:rsid w:val="00413B12"/>
    <w:rsid w:val="00413B1E"/>
    <w:rsid w:val="00414BB4"/>
    <w:rsid w:val="00415146"/>
    <w:rsid w:val="004153C4"/>
    <w:rsid w:val="00415702"/>
    <w:rsid w:val="00415BAA"/>
    <w:rsid w:val="00415C15"/>
    <w:rsid w:val="00416401"/>
    <w:rsid w:val="00416B3C"/>
    <w:rsid w:val="00416D66"/>
    <w:rsid w:val="00417D13"/>
    <w:rsid w:val="00420C61"/>
    <w:rsid w:val="00421D27"/>
    <w:rsid w:val="00421FE9"/>
    <w:rsid w:val="00422010"/>
    <w:rsid w:val="00424C03"/>
    <w:rsid w:val="00424D85"/>
    <w:rsid w:val="00425279"/>
    <w:rsid w:val="004266E0"/>
    <w:rsid w:val="00426864"/>
    <w:rsid w:val="00426875"/>
    <w:rsid w:val="004273A2"/>
    <w:rsid w:val="00427A66"/>
    <w:rsid w:val="00430E15"/>
    <w:rsid w:val="00430E9B"/>
    <w:rsid w:val="00432A64"/>
    <w:rsid w:val="004335AC"/>
    <w:rsid w:val="00433A7D"/>
    <w:rsid w:val="00434699"/>
    <w:rsid w:val="00434CF2"/>
    <w:rsid w:val="00434D81"/>
    <w:rsid w:val="00435E32"/>
    <w:rsid w:val="00435E69"/>
    <w:rsid w:val="00437401"/>
    <w:rsid w:val="00437AF7"/>
    <w:rsid w:val="00440A5A"/>
    <w:rsid w:val="004410F5"/>
    <w:rsid w:val="00441C66"/>
    <w:rsid w:val="00441F3B"/>
    <w:rsid w:val="0044285A"/>
    <w:rsid w:val="00443AF4"/>
    <w:rsid w:val="00443D41"/>
    <w:rsid w:val="004450DA"/>
    <w:rsid w:val="00445C56"/>
    <w:rsid w:val="00445D7F"/>
    <w:rsid w:val="0044624D"/>
    <w:rsid w:val="00447615"/>
    <w:rsid w:val="004478AB"/>
    <w:rsid w:val="00450132"/>
    <w:rsid w:val="00450935"/>
    <w:rsid w:val="00450AB1"/>
    <w:rsid w:val="00450F95"/>
    <w:rsid w:val="0045123C"/>
    <w:rsid w:val="004512B6"/>
    <w:rsid w:val="00451827"/>
    <w:rsid w:val="00451DBB"/>
    <w:rsid w:val="0045311D"/>
    <w:rsid w:val="0045394D"/>
    <w:rsid w:val="00453FE4"/>
    <w:rsid w:val="004548B4"/>
    <w:rsid w:val="00455266"/>
    <w:rsid w:val="00455603"/>
    <w:rsid w:val="004557F9"/>
    <w:rsid w:val="00455F80"/>
    <w:rsid w:val="00456142"/>
    <w:rsid w:val="0045664A"/>
    <w:rsid w:val="004568E4"/>
    <w:rsid w:val="00456C7E"/>
    <w:rsid w:val="004572A6"/>
    <w:rsid w:val="00457F42"/>
    <w:rsid w:val="004600FF"/>
    <w:rsid w:val="00460212"/>
    <w:rsid w:val="00460A09"/>
    <w:rsid w:val="00460A35"/>
    <w:rsid w:val="004612F9"/>
    <w:rsid w:val="0046150C"/>
    <w:rsid w:val="004649B8"/>
    <w:rsid w:val="00464AC3"/>
    <w:rsid w:val="0046521B"/>
    <w:rsid w:val="004654E0"/>
    <w:rsid w:val="004656B5"/>
    <w:rsid w:val="00465E49"/>
    <w:rsid w:val="004665EA"/>
    <w:rsid w:val="00466C1C"/>
    <w:rsid w:val="004704BB"/>
    <w:rsid w:val="004704CE"/>
    <w:rsid w:val="004705C1"/>
    <w:rsid w:val="00470647"/>
    <w:rsid w:val="00471061"/>
    <w:rsid w:val="0047120F"/>
    <w:rsid w:val="00474409"/>
    <w:rsid w:val="00474648"/>
    <w:rsid w:val="0047474E"/>
    <w:rsid w:val="00474934"/>
    <w:rsid w:val="00474C85"/>
    <w:rsid w:val="00474EAB"/>
    <w:rsid w:val="00476257"/>
    <w:rsid w:val="00476E9E"/>
    <w:rsid w:val="00477F55"/>
    <w:rsid w:val="004804B7"/>
    <w:rsid w:val="00480889"/>
    <w:rsid w:val="00480B0B"/>
    <w:rsid w:val="004812D5"/>
    <w:rsid w:val="004813E8"/>
    <w:rsid w:val="004816D4"/>
    <w:rsid w:val="00481718"/>
    <w:rsid w:val="00481721"/>
    <w:rsid w:val="00481FAD"/>
    <w:rsid w:val="00482498"/>
    <w:rsid w:val="00482748"/>
    <w:rsid w:val="0048274E"/>
    <w:rsid w:val="004836D4"/>
    <w:rsid w:val="00483F93"/>
    <w:rsid w:val="00483FFB"/>
    <w:rsid w:val="004842EE"/>
    <w:rsid w:val="004847EA"/>
    <w:rsid w:val="00484B13"/>
    <w:rsid w:val="004863EF"/>
    <w:rsid w:val="00486AC8"/>
    <w:rsid w:val="00486FFD"/>
    <w:rsid w:val="0048758C"/>
    <w:rsid w:val="00487697"/>
    <w:rsid w:val="00487E6A"/>
    <w:rsid w:val="00490537"/>
    <w:rsid w:val="00490697"/>
    <w:rsid w:val="004919AD"/>
    <w:rsid w:val="00492887"/>
    <w:rsid w:val="00493B42"/>
    <w:rsid w:val="00494465"/>
    <w:rsid w:val="00495620"/>
    <w:rsid w:val="004966F4"/>
    <w:rsid w:val="004969BF"/>
    <w:rsid w:val="00496BB2"/>
    <w:rsid w:val="00497CE1"/>
    <w:rsid w:val="00497D19"/>
    <w:rsid w:val="004A04F9"/>
    <w:rsid w:val="004A08F3"/>
    <w:rsid w:val="004A0AFF"/>
    <w:rsid w:val="004A133B"/>
    <w:rsid w:val="004A143C"/>
    <w:rsid w:val="004A181A"/>
    <w:rsid w:val="004A2750"/>
    <w:rsid w:val="004A32DE"/>
    <w:rsid w:val="004A3A8E"/>
    <w:rsid w:val="004A3D9C"/>
    <w:rsid w:val="004A44E5"/>
    <w:rsid w:val="004A5F7B"/>
    <w:rsid w:val="004A6844"/>
    <w:rsid w:val="004A7C9F"/>
    <w:rsid w:val="004A7E44"/>
    <w:rsid w:val="004B1E18"/>
    <w:rsid w:val="004B1E36"/>
    <w:rsid w:val="004B1EF1"/>
    <w:rsid w:val="004B3381"/>
    <w:rsid w:val="004B34D4"/>
    <w:rsid w:val="004B3C15"/>
    <w:rsid w:val="004B42FF"/>
    <w:rsid w:val="004B50F5"/>
    <w:rsid w:val="004B52DA"/>
    <w:rsid w:val="004B5E8A"/>
    <w:rsid w:val="004B77E3"/>
    <w:rsid w:val="004C03BC"/>
    <w:rsid w:val="004C1060"/>
    <w:rsid w:val="004C12C5"/>
    <w:rsid w:val="004C218D"/>
    <w:rsid w:val="004C2F69"/>
    <w:rsid w:val="004C31AB"/>
    <w:rsid w:val="004C3B0A"/>
    <w:rsid w:val="004C5BDF"/>
    <w:rsid w:val="004C5FD6"/>
    <w:rsid w:val="004C616D"/>
    <w:rsid w:val="004C75FC"/>
    <w:rsid w:val="004C780F"/>
    <w:rsid w:val="004D0800"/>
    <w:rsid w:val="004D090C"/>
    <w:rsid w:val="004D09A3"/>
    <w:rsid w:val="004D0B16"/>
    <w:rsid w:val="004D1271"/>
    <w:rsid w:val="004D1D06"/>
    <w:rsid w:val="004D20A0"/>
    <w:rsid w:val="004D2115"/>
    <w:rsid w:val="004D2994"/>
    <w:rsid w:val="004D2F87"/>
    <w:rsid w:val="004D3BB5"/>
    <w:rsid w:val="004D419A"/>
    <w:rsid w:val="004D44EC"/>
    <w:rsid w:val="004D591C"/>
    <w:rsid w:val="004D59FE"/>
    <w:rsid w:val="004D5A53"/>
    <w:rsid w:val="004D61A4"/>
    <w:rsid w:val="004D6A50"/>
    <w:rsid w:val="004D71CF"/>
    <w:rsid w:val="004E0B82"/>
    <w:rsid w:val="004E0C0A"/>
    <w:rsid w:val="004E0D76"/>
    <w:rsid w:val="004E17A9"/>
    <w:rsid w:val="004E1E08"/>
    <w:rsid w:val="004E2263"/>
    <w:rsid w:val="004E2E7C"/>
    <w:rsid w:val="004E301B"/>
    <w:rsid w:val="004E3040"/>
    <w:rsid w:val="004E38F4"/>
    <w:rsid w:val="004E3D46"/>
    <w:rsid w:val="004E6AE7"/>
    <w:rsid w:val="004E737D"/>
    <w:rsid w:val="004F0445"/>
    <w:rsid w:val="004F0C9C"/>
    <w:rsid w:val="004F15EB"/>
    <w:rsid w:val="004F30D5"/>
    <w:rsid w:val="004F3174"/>
    <w:rsid w:val="004F318A"/>
    <w:rsid w:val="004F4A2E"/>
    <w:rsid w:val="004F5340"/>
    <w:rsid w:val="004F5594"/>
    <w:rsid w:val="004F59A7"/>
    <w:rsid w:val="004F5DF7"/>
    <w:rsid w:val="004F5EB3"/>
    <w:rsid w:val="004F614B"/>
    <w:rsid w:val="004F7383"/>
    <w:rsid w:val="004F7B67"/>
    <w:rsid w:val="004F7D40"/>
    <w:rsid w:val="004F7EAD"/>
    <w:rsid w:val="00501C2A"/>
    <w:rsid w:val="00501F71"/>
    <w:rsid w:val="00502F9B"/>
    <w:rsid w:val="0050315A"/>
    <w:rsid w:val="00503297"/>
    <w:rsid w:val="005034E3"/>
    <w:rsid w:val="00504344"/>
    <w:rsid w:val="0050469D"/>
    <w:rsid w:val="0050474A"/>
    <w:rsid w:val="005051CE"/>
    <w:rsid w:val="00505338"/>
    <w:rsid w:val="0050645C"/>
    <w:rsid w:val="00506503"/>
    <w:rsid w:val="0050693E"/>
    <w:rsid w:val="00506B78"/>
    <w:rsid w:val="0050759D"/>
    <w:rsid w:val="00507A22"/>
    <w:rsid w:val="005102CD"/>
    <w:rsid w:val="00511457"/>
    <w:rsid w:val="005128A0"/>
    <w:rsid w:val="005131B1"/>
    <w:rsid w:val="0051371C"/>
    <w:rsid w:val="00513AE8"/>
    <w:rsid w:val="00514C02"/>
    <w:rsid w:val="00514CA8"/>
    <w:rsid w:val="005156FA"/>
    <w:rsid w:val="005170C4"/>
    <w:rsid w:val="0051750A"/>
    <w:rsid w:val="00520245"/>
    <w:rsid w:val="005222B3"/>
    <w:rsid w:val="005235B4"/>
    <w:rsid w:val="005236F4"/>
    <w:rsid w:val="00523A99"/>
    <w:rsid w:val="00523ECB"/>
    <w:rsid w:val="005241B5"/>
    <w:rsid w:val="00524283"/>
    <w:rsid w:val="00524296"/>
    <w:rsid w:val="005245D6"/>
    <w:rsid w:val="0052511F"/>
    <w:rsid w:val="00525466"/>
    <w:rsid w:val="00525C03"/>
    <w:rsid w:val="00525DC9"/>
    <w:rsid w:val="00527040"/>
    <w:rsid w:val="00527643"/>
    <w:rsid w:val="0053041E"/>
    <w:rsid w:val="00530D89"/>
    <w:rsid w:val="00531FA4"/>
    <w:rsid w:val="00532000"/>
    <w:rsid w:val="0053264D"/>
    <w:rsid w:val="00532810"/>
    <w:rsid w:val="005331BA"/>
    <w:rsid w:val="00533341"/>
    <w:rsid w:val="005337A5"/>
    <w:rsid w:val="00533D02"/>
    <w:rsid w:val="00534071"/>
    <w:rsid w:val="005346F9"/>
    <w:rsid w:val="005354A6"/>
    <w:rsid w:val="00535ACD"/>
    <w:rsid w:val="00535B1B"/>
    <w:rsid w:val="00535B48"/>
    <w:rsid w:val="00535E57"/>
    <w:rsid w:val="00537591"/>
    <w:rsid w:val="00537A5E"/>
    <w:rsid w:val="00537F86"/>
    <w:rsid w:val="0054087C"/>
    <w:rsid w:val="00540BC8"/>
    <w:rsid w:val="0054231F"/>
    <w:rsid w:val="00544A10"/>
    <w:rsid w:val="00544AC6"/>
    <w:rsid w:val="00545F7F"/>
    <w:rsid w:val="00545FE8"/>
    <w:rsid w:val="005462EC"/>
    <w:rsid w:val="005466F1"/>
    <w:rsid w:val="00546835"/>
    <w:rsid w:val="00546CB7"/>
    <w:rsid w:val="0055010C"/>
    <w:rsid w:val="00550959"/>
    <w:rsid w:val="00550D21"/>
    <w:rsid w:val="00551760"/>
    <w:rsid w:val="005521FE"/>
    <w:rsid w:val="00552807"/>
    <w:rsid w:val="00553A11"/>
    <w:rsid w:val="00554DA3"/>
    <w:rsid w:val="00554DF2"/>
    <w:rsid w:val="00554FB6"/>
    <w:rsid w:val="00555031"/>
    <w:rsid w:val="0055548A"/>
    <w:rsid w:val="005554C7"/>
    <w:rsid w:val="005562ED"/>
    <w:rsid w:val="005563A1"/>
    <w:rsid w:val="005569B0"/>
    <w:rsid w:val="00556F22"/>
    <w:rsid w:val="00557152"/>
    <w:rsid w:val="00557987"/>
    <w:rsid w:val="00557EA4"/>
    <w:rsid w:val="00560224"/>
    <w:rsid w:val="0056105B"/>
    <w:rsid w:val="00561A33"/>
    <w:rsid w:val="00561C63"/>
    <w:rsid w:val="0056212A"/>
    <w:rsid w:val="00562255"/>
    <w:rsid w:val="005622EF"/>
    <w:rsid w:val="00562829"/>
    <w:rsid w:val="00562FAF"/>
    <w:rsid w:val="0056317E"/>
    <w:rsid w:val="00563212"/>
    <w:rsid w:val="00563F8C"/>
    <w:rsid w:val="005646D4"/>
    <w:rsid w:val="00564DB5"/>
    <w:rsid w:val="00567684"/>
    <w:rsid w:val="005716C6"/>
    <w:rsid w:val="00571E8E"/>
    <w:rsid w:val="005730D3"/>
    <w:rsid w:val="00573ABF"/>
    <w:rsid w:val="0057442B"/>
    <w:rsid w:val="00575502"/>
    <w:rsid w:val="00577457"/>
    <w:rsid w:val="005800B8"/>
    <w:rsid w:val="00580AE2"/>
    <w:rsid w:val="00580C12"/>
    <w:rsid w:val="00581537"/>
    <w:rsid w:val="005816AE"/>
    <w:rsid w:val="00581DD8"/>
    <w:rsid w:val="00583054"/>
    <w:rsid w:val="00584460"/>
    <w:rsid w:val="00584474"/>
    <w:rsid w:val="005846BB"/>
    <w:rsid w:val="00584752"/>
    <w:rsid w:val="005847B6"/>
    <w:rsid w:val="00584DDA"/>
    <w:rsid w:val="00585048"/>
    <w:rsid w:val="00585B52"/>
    <w:rsid w:val="00585C6A"/>
    <w:rsid w:val="00586555"/>
    <w:rsid w:val="005867AD"/>
    <w:rsid w:val="00586BFE"/>
    <w:rsid w:val="00586E12"/>
    <w:rsid w:val="0058758E"/>
    <w:rsid w:val="00587726"/>
    <w:rsid w:val="005877F9"/>
    <w:rsid w:val="005902D9"/>
    <w:rsid w:val="0059079E"/>
    <w:rsid w:val="00590A4C"/>
    <w:rsid w:val="00591128"/>
    <w:rsid w:val="00591489"/>
    <w:rsid w:val="00591549"/>
    <w:rsid w:val="0059166C"/>
    <w:rsid w:val="00591B14"/>
    <w:rsid w:val="005921B8"/>
    <w:rsid w:val="0059220D"/>
    <w:rsid w:val="005926F5"/>
    <w:rsid w:val="00592F38"/>
    <w:rsid w:val="0059312C"/>
    <w:rsid w:val="0059390D"/>
    <w:rsid w:val="00593CF1"/>
    <w:rsid w:val="005940B1"/>
    <w:rsid w:val="00594ADD"/>
    <w:rsid w:val="00594F71"/>
    <w:rsid w:val="00595B9A"/>
    <w:rsid w:val="0059622D"/>
    <w:rsid w:val="005967CD"/>
    <w:rsid w:val="00596C24"/>
    <w:rsid w:val="00597A2A"/>
    <w:rsid w:val="005A0273"/>
    <w:rsid w:val="005A0468"/>
    <w:rsid w:val="005A046B"/>
    <w:rsid w:val="005A19F1"/>
    <w:rsid w:val="005A2B28"/>
    <w:rsid w:val="005A2CD3"/>
    <w:rsid w:val="005A4649"/>
    <w:rsid w:val="005A503A"/>
    <w:rsid w:val="005A6492"/>
    <w:rsid w:val="005A6E26"/>
    <w:rsid w:val="005B00E2"/>
    <w:rsid w:val="005B1220"/>
    <w:rsid w:val="005B24D8"/>
    <w:rsid w:val="005B26B7"/>
    <w:rsid w:val="005B2972"/>
    <w:rsid w:val="005B371D"/>
    <w:rsid w:val="005B3F13"/>
    <w:rsid w:val="005B435E"/>
    <w:rsid w:val="005B44B7"/>
    <w:rsid w:val="005B4677"/>
    <w:rsid w:val="005B480E"/>
    <w:rsid w:val="005B4947"/>
    <w:rsid w:val="005B73A1"/>
    <w:rsid w:val="005B740A"/>
    <w:rsid w:val="005B754F"/>
    <w:rsid w:val="005B7575"/>
    <w:rsid w:val="005B76C8"/>
    <w:rsid w:val="005B76FE"/>
    <w:rsid w:val="005B7E9A"/>
    <w:rsid w:val="005C0B55"/>
    <w:rsid w:val="005C11CB"/>
    <w:rsid w:val="005C1821"/>
    <w:rsid w:val="005C2233"/>
    <w:rsid w:val="005C2F42"/>
    <w:rsid w:val="005C4988"/>
    <w:rsid w:val="005C510B"/>
    <w:rsid w:val="005C5199"/>
    <w:rsid w:val="005C64D1"/>
    <w:rsid w:val="005C6B30"/>
    <w:rsid w:val="005C6B4A"/>
    <w:rsid w:val="005C7993"/>
    <w:rsid w:val="005C7F5E"/>
    <w:rsid w:val="005D01A5"/>
    <w:rsid w:val="005D033E"/>
    <w:rsid w:val="005D13EF"/>
    <w:rsid w:val="005D2550"/>
    <w:rsid w:val="005D2B3D"/>
    <w:rsid w:val="005D346F"/>
    <w:rsid w:val="005D3BE2"/>
    <w:rsid w:val="005D3CF6"/>
    <w:rsid w:val="005D50A1"/>
    <w:rsid w:val="005D63DF"/>
    <w:rsid w:val="005D6A42"/>
    <w:rsid w:val="005D7C84"/>
    <w:rsid w:val="005E0A54"/>
    <w:rsid w:val="005E2D5A"/>
    <w:rsid w:val="005E2DA1"/>
    <w:rsid w:val="005E30A9"/>
    <w:rsid w:val="005E49C3"/>
    <w:rsid w:val="005E4FDF"/>
    <w:rsid w:val="005F070E"/>
    <w:rsid w:val="005F0FB4"/>
    <w:rsid w:val="005F1B97"/>
    <w:rsid w:val="005F2451"/>
    <w:rsid w:val="005F2664"/>
    <w:rsid w:val="005F2C48"/>
    <w:rsid w:val="005F318A"/>
    <w:rsid w:val="005F3BE5"/>
    <w:rsid w:val="005F3F0C"/>
    <w:rsid w:val="005F475E"/>
    <w:rsid w:val="005F55D1"/>
    <w:rsid w:val="005F593F"/>
    <w:rsid w:val="005F681E"/>
    <w:rsid w:val="00600830"/>
    <w:rsid w:val="006009DD"/>
    <w:rsid w:val="00600C37"/>
    <w:rsid w:val="00600E2F"/>
    <w:rsid w:val="00601A9A"/>
    <w:rsid w:val="00601E4B"/>
    <w:rsid w:val="0060224C"/>
    <w:rsid w:val="006022E0"/>
    <w:rsid w:val="006028F5"/>
    <w:rsid w:val="00602A39"/>
    <w:rsid w:val="00602B18"/>
    <w:rsid w:val="00602C8C"/>
    <w:rsid w:val="00603A8D"/>
    <w:rsid w:val="00603BA8"/>
    <w:rsid w:val="00604DEA"/>
    <w:rsid w:val="006062F7"/>
    <w:rsid w:val="00606605"/>
    <w:rsid w:val="00606C50"/>
    <w:rsid w:val="00607646"/>
    <w:rsid w:val="006100BA"/>
    <w:rsid w:val="006106C7"/>
    <w:rsid w:val="00610D59"/>
    <w:rsid w:val="00610E4B"/>
    <w:rsid w:val="006112D8"/>
    <w:rsid w:val="00611B4D"/>
    <w:rsid w:val="006120C6"/>
    <w:rsid w:val="006121D3"/>
    <w:rsid w:val="00612F07"/>
    <w:rsid w:val="00613012"/>
    <w:rsid w:val="006145D5"/>
    <w:rsid w:val="00614796"/>
    <w:rsid w:val="0061490D"/>
    <w:rsid w:val="00614D8B"/>
    <w:rsid w:val="0061539A"/>
    <w:rsid w:val="0061585B"/>
    <w:rsid w:val="0061589D"/>
    <w:rsid w:val="006165EE"/>
    <w:rsid w:val="00620D40"/>
    <w:rsid w:val="0062127A"/>
    <w:rsid w:val="0062156E"/>
    <w:rsid w:val="0062175C"/>
    <w:rsid w:val="006218F7"/>
    <w:rsid w:val="00622CE4"/>
    <w:rsid w:val="00623577"/>
    <w:rsid w:val="006243CD"/>
    <w:rsid w:val="0062551A"/>
    <w:rsid w:val="006256BF"/>
    <w:rsid w:val="006258E8"/>
    <w:rsid w:val="00630CD0"/>
    <w:rsid w:val="0063105D"/>
    <w:rsid w:val="006321A7"/>
    <w:rsid w:val="006324FF"/>
    <w:rsid w:val="0063268F"/>
    <w:rsid w:val="00632900"/>
    <w:rsid w:val="00632B0A"/>
    <w:rsid w:val="006338B5"/>
    <w:rsid w:val="0063402C"/>
    <w:rsid w:val="006344A8"/>
    <w:rsid w:val="006347C5"/>
    <w:rsid w:val="00634A01"/>
    <w:rsid w:val="00634FC6"/>
    <w:rsid w:val="0063514D"/>
    <w:rsid w:val="00636004"/>
    <w:rsid w:val="0063621A"/>
    <w:rsid w:val="006364BE"/>
    <w:rsid w:val="00636671"/>
    <w:rsid w:val="0063667D"/>
    <w:rsid w:val="0063738F"/>
    <w:rsid w:val="00637494"/>
    <w:rsid w:val="0064029E"/>
    <w:rsid w:val="00640D20"/>
    <w:rsid w:val="00641148"/>
    <w:rsid w:val="006418D9"/>
    <w:rsid w:val="006419D4"/>
    <w:rsid w:val="006436EB"/>
    <w:rsid w:val="00644375"/>
    <w:rsid w:val="00645233"/>
    <w:rsid w:val="0064523D"/>
    <w:rsid w:val="006467CB"/>
    <w:rsid w:val="00646C9F"/>
    <w:rsid w:val="00646CE1"/>
    <w:rsid w:val="00646E8C"/>
    <w:rsid w:val="0064748B"/>
    <w:rsid w:val="006478EE"/>
    <w:rsid w:val="006505C1"/>
    <w:rsid w:val="006521FB"/>
    <w:rsid w:val="00652DD0"/>
    <w:rsid w:val="00653062"/>
    <w:rsid w:val="00653480"/>
    <w:rsid w:val="0065355B"/>
    <w:rsid w:val="006552DB"/>
    <w:rsid w:val="0065556E"/>
    <w:rsid w:val="00656941"/>
    <w:rsid w:val="00656C8E"/>
    <w:rsid w:val="006577B7"/>
    <w:rsid w:val="006603BA"/>
    <w:rsid w:val="00660827"/>
    <w:rsid w:val="00660AD7"/>
    <w:rsid w:val="0066161A"/>
    <w:rsid w:val="006616C3"/>
    <w:rsid w:val="006618DB"/>
    <w:rsid w:val="00661E42"/>
    <w:rsid w:val="00662091"/>
    <w:rsid w:val="006621BF"/>
    <w:rsid w:val="00662C30"/>
    <w:rsid w:val="00662EEB"/>
    <w:rsid w:val="0066304B"/>
    <w:rsid w:val="00663942"/>
    <w:rsid w:val="00663B78"/>
    <w:rsid w:val="00664294"/>
    <w:rsid w:val="0066439C"/>
    <w:rsid w:val="00664FC4"/>
    <w:rsid w:val="0066539B"/>
    <w:rsid w:val="006668E9"/>
    <w:rsid w:val="00667C2E"/>
    <w:rsid w:val="00667D0E"/>
    <w:rsid w:val="0067086A"/>
    <w:rsid w:val="006711FD"/>
    <w:rsid w:val="00671658"/>
    <w:rsid w:val="00671A54"/>
    <w:rsid w:val="00671FA0"/>
    <w:rsid w:val="00672B8C"/>
    <w:rsid w:val="00673C29"/>
    <w:rsid w:val="006743D4"/>
    <w:rsid w:val="0067453F"/>
    <w:rsid w:val="00674922"/>
    <w:rsid w:val="00674A3E"/>
    <w:rsid w:val="00674ECC"/>
    <w:rsid w:val="0067573D"/>
    <w:rsid w:val="00675914"/>
    <w:rsid w:val="00675B5E"/>
    <w:rsid w:val="00675C4B"/>
    <w:rsid w:val="0067651A"/>
    <w:rsid w:val="00676B71"/>
    <w:rsid w:val="00676FC4"/>
    <w:rsid w:val="006773CA"/>
    <w:rsid w:val="00677967"/>
    <w:rsid w:val="00677AC8"/>
    <w:rsid w:val="00680542"/>
    <w:rsid w:val="00680697"/>
    <w:rsid w:val="00680BA9"/>
    <w:rsid w:val="00680DC0"/>
    <w:rsid w:val="00680DDE"/>
    <w:rsid w:val="00681AAE"/>
    <w:rsid w:val="00681B50"/>
    <w:rsid w:val="006826BE"/>
    <w:rsid w:val="006829BC"/>
    <w:rsid w:val="00682E0B"/>
    <w:rsid w:val="0068366A"/>
    <w:rsid w:val="006839B7"/>
    <w:rsid w:val="00684274"/>
    <w:rsid w:val="006849C6"/>
    <w:rsid w:val="0068574A"/>
    <w:rsid w:val="00685841"/>
    <w:rsid w:val="0068588C"/>
    <w:rsid w:val="00685A14"/>
    <w:rsid w:val="00686E16"/>
    <w:rsid w:val="006875F5"/>
    <w:rsid w:val="0069030E"/>
    <w:rsid w:val="00690810"/>
    <w:rsid w:val="00690E63"/>
    <w:rsid w:val="00690EAC"/>
    <w:rsid w:val="00691585"/>
    <w:rsid w:val="00691A03"/>
    <w:rsid w:val="006922B5"/>
    <w:rsid w:val="00692F2F"/>
    <w:rsid w:val="00693961"/>
    <w:rsid w:val="0069502E"/>
    <w:rsid w:val="00695478"/>
    <w:rsid w:val="00697272"/>
    <w:rsid w:val="006973D6"/>
    <w:rsid w:val="006A0CB7"/>
    <w:rsid w:val="006A0CDB"/>
    <w:rsid w:val="006A0E3B"/>
    <w:rsid w:val="006A101E"/>
    <w:rsid w:val="006A1097"/>
    <w:rsid w:val="006A16BC"/>
    <w:rsid w:val="006A186D"/>
    <w:rsid w:val="006A2141"/>
    <w:rsid w:val="006A22DB"/>
    <w:rsid w:val="006A2418"/>
    <w:rsid w:val="006A2BE0"/>
    <w:rsid w:val="006A3629"/>
    <w:rsid w:val="006A3C3D"/>
    <w:rsid w:val="006A3C3E"/>
    <w:rsid w:val="006A45E5"/>
    <w:rsid w:val="006A47C5"/>
    <w:rsid w:val="006A49A8"/>
    <w:rsid w:val="006A582C"/>
    <w:rsid w:val="006A585C"/>
    <w:rsid w:val="006A73F8"/>
    <w:rsid w:val="006B04F5"/>
    <w:rsid w:val="006B0E6C"/>
    <w:rsid w:val="006B1336"/>
    <w:rsid w:val="006B1BE2"/>
    <w:rsid w:val="006B231B"/>
    <w:rsid w:val="006B28A7"/>
    <w:rsid w:val="006B3BD6"/>
    <w:rsid w:val="006B3C4E"/>
    <w:rsid w:val="006B3E11"/>
    <w:rsid w:val="006B64CA"/>
    <w:rsid w:val="006B6795"/>
    <w:rsid w:val="006B7C9E"/>
    <w:rsid w:val="006B7E49"/>
    <w:rsid w:val="006C0002"/>
    <w:rsid w:val="006C0196"/>
    <w:rsid w:val="006C0CB0"/>
    <w:rsid w:val="006C16BE"/>
    <w:rsid w:val="006C1CF2"/>
    <w:rsid w:val="006C214E"/>
    <w:rsid w:val="006C2188"/>
    <w:rsid w:val="006C22C8"/>
    <w:rsid w:val="006C2FEE"/>
    <w:rsid w:val="006C4190"/>
    <w:rsid w:val="006C4BB1"/>
    <w:rsid w:val="006C56D0"/>
    <w:rsid w:val="006C5814"/>
    <w:rsid w:val="006C6138"/>
    <w:rsid w:val="006C726D"/>
    <w:rsid w:val="006D04B3"/>
    <w:rsid w:val="006D0FB4"/>
    <w:rsid w:val="006D11E1"/>
    <w:rsid w:val="006D19D9"/>
    <w:rsid w:val="006D1D6F"/>
    <w:rsid w:val="006D3D92"/>
    <w:rsid w:val="006D40E0"/>
    <w:rsid w:val="006D458D"/>
    <w:rsid w:val="006D49BD"/>
    <w:rsid w:val="006D53A9"/>
    <w:rsid w:val="006D571C"/>
    <w:rsid w:val="006D5B74"/>
    <w:rsid w:val="006D63BC"/>
    <w:rsid w:val="006D6532"/>
    <w:rsid w:val="006D6BDA"/>
    <w:rsid w:val="006D7796"/>
    <w:rsid w:val="006D7859"/>
    <w:rsid w:val="006D7D9C"/>
    <w:rsid w:val="006E0582"/>
    <w:rsid w:val="006E1AA7"/>
    <w:rsid w:val="006E23F6"/>
    <w:rsid w:val="006E2543"/>
    <w:rsid w:val="006E2F19"/>
    <w:rsid w:val="006E32DF"/>
    <w:rsid w:val="006E35E3"/>
    <w:rsid w:val="006E3872"/>
    <w:rsid w:val="006E3A79"/>
    <w:rsid w:val="006E3C68"/>
    <w:rsid w:val="006E40E9"/>
    <w:rsid w:val="006E4C4B"/>
    <w:rsid w:val="006E4FBA"/>
    <w:rsid w:val="006E5AC2"/>
    <w:rsid w:val="006E5FE8"/>
    <w:rsid w:val="006E65C3"/>
    <w:rsid w:val="006E6C75"/>
    <w:rsid w:val="006E6D1F"/>
    <w:rsid w:val="006E7711"/>
    <w:rsid w:val="006F001F"/>
    <w:rsid w:val="006F0E0C"/>
    <w:rsid w:val="006F0ECD"/>
    <w:rsid w:val="006F309C"/>
    <w:rsid w:val="006F32E9"/>
    <w:rsid w:val="006F33A8"/>
    <w:rsid w:val="006F38C5"/>
    <w:rsid w:val="006F43E6"/>
    <w:rsid w:val="006F4C8E"/>
    <w:rsid w:val="006F4D7E"/>
    <w:rsid w:val="006F4EE9"/>
    <w:rsid w:val="006F5630"/>
    <w:rsid w:val="006F5E9B"/>
    <w:rsid w:val="006F7158"/>
    <w:rsid w:val="006F7C9C"/>
    <w:rsid w:val="006F7CAD"/>
    <w:rsid w:val="006F7E30"/>
    <w:rsid w:val="006F7EA4"/>
    <w:rsid w:val="006F7FEA"/>
    <w:rsid w:val="0070027E"/>
    <w:rsid w:val="007003E1"/>
    <w:rsid w:val="00700536"/>
    <w:rsid w:val="00700653"/>
    <w:rsid w:val="0070119E"/>
    <w:rsid w:val="007017A9"/>
    <w:rsid w:val="00701B0D"/>
    <w:rsid w:val="007026DD"/>
    <w:rsid w:val="007030D7"/>
    <w:rsid w:val="00703CC8"/>
    <w:rsid w:val="00704231"/>
    <w:rsid w:val="00704915"/>
    <w:rsid w:val="00704B8A"/>
    <w:rsid w:val="007051CF"/>
    <w:rsid w:val="0070521E"/>
    <w:rsid w:val="00705BDF"/>
    <w:rsid w:val="00705D2F"/>
    <w:rsid w:val="0070616F"/>
    <w:rsid w:val="007077EF"/>
    <w:rsid w:val="007079B3"/>
    <w:rsid w:val="00707C6A"/>
    <w:rsid w:val="00710F03"/>
    <w:rsid w:val="0071188A"/>
    <w:rsid w:val="00711E7D"/>
    <w:rsid w:val="007122ED"/>
    <w:rsid w:val="00712E58"/>
    <w:rsid w:val="00713474"/>
    <w:rsid w:val="00713972"/>
    <w:rsid w:val="00713F22"/>
    <w:rsid w:val="007141C0"/>
    <w:rsid w:val="0071437F"/>
    <w:rsid w:val="0071459F"/>
    <w:rsid w:val="00714AA0"/>
    <w:rsid w:val="00715A49"/>
    <w:rsid w:val="00715BAC"/>
    <w:rsid w:val="0072010E"/>
    <w:rsid w:val="007202F6"/>
    <w:rsid w:val="007207B6"/>
    <w:rsid w:val="00721166"/>
    <w:rsid w:val="007218FF"/>
    <w:rsid w:val="00721AED"/>
    <w:rsid w:val="0072207D"/>
    <w:rsid w:val="007229C9"/>
    <w:rsid w:val="0072310B"/>
    <w:rsid w:val="007233AD"/>
    <w:rsid w:val="0072360E"/>
    <w:rsid w:val="00724D6B"/>
    <w:rsid w:val="0072544C"/>
    <w:rsid w:val="00725472"/>
    <w:rsid w:val="007255C4"/>
    <w:rsid w:val="00725819"/>
    <w:rsid w:val="00726DB3"/>
    <w:rsid w:val="00727731"/>
    <w:rsid w:val="0073031F"/>
    <w:rsid w:val="0073201B"/>
    <w:rsid w:val="007340E9"/>
    <w:rsid w:val="00735877"/>
    <w:rsid w:val="00736372"/>
    <w:rsid w:val="007364E7"/>
    <w:rsid w:val="00737014"/>
    <w:rsid w:val="0073748E"/>
    <w:rsid w:val="007375E8"/>
    <w:rsid w:val="00737A55"/>
    <w:rsid w:val="00737FDB"/>
    <w:rsid w:val="007408FF"/>
    <w:rsid w:val="00740CFE"/>
    <w:rsid w:val="00741444"/>
    <w:rsid w:val="00741598"/>
    <w:rsid w:val="0074344D"/>
    <w:rsid w:val="00743B8C"/>
    <w:rsid w:val="00743ED2"/>
    <w:rsid w:val="0074437D"/>
    <w:rsid w:val="007446B7"/>
    <w:rsid w:val="00744870"/>
    <w:rsid w:val="00744E4F"/>
    <w:rsid w:val="00744F3C"/>
    <w:rsid w:val="0074553D"/>
    <w:rsid w:val="00745646"/>
    <w:rsid w:val="00745E45"/>
    <w:rsid w:val="00745F66"/>
    <w:rsid w:val="00746502"/>
    <w:rsid w:val="007469BE"/>
    <w:rsid w:val="00746AE2"/>
    <w:rsid w:val="00747669"/>
    <w:rsid w:val="00747819"/>
    <w:rsid w:val="007509BB"/>
    <w:rsid w:val="00751349"/>
    <w:rsid w:val="00751743"/>
    <w:rsid w:val="0075188D"/>
    <w:rsid w:val="00752102"/>
    <w:rsid w:val="00752CF5"/>
    <w:rsid w:val="00752E49"/>
    <w:rsid w:val="00753E34"/>
    <w:rsid w:val="00754DF6"/>
    <w:rsid w:val="00755364"/>
    <w:rsid w:val="00755742"/>
    <w:rsid w:val="00756902"/>
    <w:rsid w:val="00757FE3"/>
    <w:rsid w:val="007606F1"/>
    <w:rsid w:val="00762272"/>
    <w:rsid w:val="007626C7"/>
    <w:rsid w:val="00762F63"/>
    <w:rsid w:val="00763CA7"/>
    <w:rsid w:val="00763F02"/>
    <w:rsid w:val="00764985"/>
    <w:rsid w:val="00765204"/>
    <w:rsid w:val="00765A89"/>
    <w:rsid w:val="007661C1"/>
    <w:rsid w:val="007662C8"/>
    <w:rsid w:val="00766B95"/>
    <w:rsid w:val="00767273"/>
    <w:rsid w:val="00767B88"/>
    <w:rsid w:val="00770323"/>
    <w:rsid w:val="00770B93"/>
    <w:rsid w:val="00770CDB"/>
    <w:rsid w:val="00770EE2"/>
    <w:rsid w:val="0077115A"/>
    <w:rsid w:val="0077174B"/>
    <w:rsid w:val="007721EA"/>
    <w:rsid w:val="007725DB"/>
    <w:rsid w:val="00772968"/>
    <w:rsid w:val="00772E2C"/>
    <w:rsid w:val="007730B2"/>
    <w:rsid w:val="00773981"/>
    <w:rsid w:val="00773B49"/>
    <w:rsid w:val="00774403"/>
    <w:rsid w:val="007745A3"/>
    <w:rsid w:val="00774B67"/>
    <w:rsid w:val="00774D42"/>
    <w:rsid w:val="00774DD6"/>
    <w:rsid w:val="00775329"/>
    <w:rsid w:val="00775D9B"/>
    <w:rsid w:val="00775F80"/>
    <w:rsid w:val="007761A3"/>
    <w:rsid w:val="007765F1"/>
    <w:rsid w:val="007768D6"/>
    <w:rsid w:val="00776A52"/>
    <w:rsid w:val="00776F33"/>
    <w:rsid w:val="00777150"/>
    <w:rsid w:val="007771F9"/>
    <w:rsid w:val="00777620"/>
    <w:rsid w:val="00777C0D"/>
    <w:rsid w:val="007802E9"/>
    <w:rsid w:val="00780BAD"/>
    <w:rsid w:val="00780DDC"/>
    <w:rsid w:val="00782A28"/>
    <w:rsid w:val="0078366C"/>
    <w:rsid w:val="00783953"/>
    <w:rsid w:val="00784F7B"/>
    <w:rsid w:val="007853D0"/>
    <w:rsid w:val="007857BC"/>
    <w:rsid w:val="00786923"/>
    <w:rsid w:val="007869B0"/>
    <w:rsid w:val="00787341"/>
    <w:rsid w:val="00787C99"/>
    <w:rsid w:val="00790097"/>
    <w:rsid w:val="0079075B"/>
    <w:rsid w:val="00790CB1"/>
    <w:rsid w:val="00790E51"/>
    <w:rsid w:val="00790EF0"/>
    <w:rsid w:val="00791103"/>
    <w:rsid w:val="007917B6"/>
    <w:rsid w:val="00792B70"/>
    <w:rsid w:val="00792C0A"/>
    <w:rsid w:val="00792D00"/>
    <w:rsid w:val="00793D81"/>
    <w:rsid w:val="00794318"/>
    <w:rsid w:val="00794437"/>
    <w:rsid w:val="00794443"/>
    <w:rsid w:val="00794469"/>
    <w:rsid w:val="007963DA"/>
    <w:rsid w:val="007A0287"/>
    <w:rsid w:val="007A0927"/>
    <w:rsid w:val="007A126E"/>
    <w:rsid w:val="007A1BB2"/>
    <w:rsid w:val="007A2B13"/>
    <w:rsid w:val="007A2D1C"/>
    <w:rsid w:val="007A314F"/>
    <w:rsid w:val="007A38EA"/>
    <w:rsid w:val="007A410C"/>
    <w:rsid w:val="007A6090"/>
    <w:rsid w:val="007A66E7"/>
    <w:rsid w:val="007A7129"/>
    <w:rsid w:val="007A7DEC"/>
    <w:rsid w:val="007B133F"/>
    <w:rsid w:val="007B173E"/>
    <w:rsid w:val="007B188C"/>
    <w:rsid w:val="007B2284"/>
    <w:rsid w:val="007B27A2"/>
    <w:rsid w:val="007B29A7"/>
    <w:rsid w:val="007B2B49"/>
    <w:rsid w:val="007B3C1B"/>
    <w:rsid w:val="007B46DB"/>
    <w:rsid w:val="007B4FA0"/>
    <w:rsid w:val="007B5834"/>
    <w:rsid w:val="007B5CD0"/>
    <w:rsid w:val="007B603C"/>
    <w:rsid w:val="007B64DD"/>
    <w:rsid w:val="007B6815"/>
    <w:rsid w:val="007B7DCA"/>
    <w:rsid w:val="007C007E"/>
    <w:rsid w:val="007C0672"/>
    <w:rsid w:val="007C0D70"/>
    <w:rsid w:val="007C0FEC"/>
    <w:rsid w:val="007C13B2"/>
    <w:rsid w:val="007C1967"/>
    <w:rsid w:val="007C25B0"/>
    <w:rsid w:val="007C26CC"/>
    <w:rsid w:val="007C278C"/>
    <w:rsid w:val="007C2862"/>
    <w:rsid w:val="007C5ACF"/>
    <w:rsid w:val="007C5FAE"/>
    <w:rsid w:val="007C7094"/>
    <w:rsid w:val="007C71CC"/>
    <w:rsid w:val="007C73D8"/>
    <w:rsid w:val="007C7DD0"/>
    <w:rsid w:val="007C7EAE"/>
    <w:rsid w:val="007D001D"/>
    <w:rsid w:val="007D0821"/>
    <w:rsid w:val="007D206B"/>
    <w:rsid w:val="007D2BD0"/>
    <w:rsid w:val="007D2D3B"/>
    <w:rsid w:val="007D3003"/>
    <w:rsid w:val="007D3095"/>
    <w:rsid w:val="007D3A55"/>
    <w:rsid w:val="007D3B64"/>
    <w:rsid w:val="007D46D6"/>
    <w:rsid w:val="007D4E54"/>
    <w:rsid w:val="007D50C7"/>
    <w:rsid w:val="007D5AE5"/>
    <w:rsid w:val="007D625B"/>
    <w:rsid w:val="007D7147"/>
    <w:rsid w:val="007E14C1"/>
    <w:rsid w:val="007E3A86"/>
    <w:rsid w:val="007E4FA2"/>
    <w:rsid w:val="007E5BB0"/>
    <w:rsid w:val="007E629C"/>
    <w:rsid w:val="007E64D5"/>
    <w:rsid w:val="007E658B"/>
    <w:rsid w:val="007E6F09"/>
    <w:rsid w:val="007E71E1"/>
    <w:rsid w:val="007F057E"/>
    <w:rsid w:val="007F18FF"/>
    <w:rsid w:val="007F1B24"/>
    <w:rsid w:val="007F295B"/>
    <w:rsid w:val="007F2970"/>
    <w:rsid w:val="007F356B"/>
    <w:rsid w:val="007F3C88"/>
    <w:rsid w:val="007F42F8"/>
    <w:rsid w:val="007F4DA0"/>
    <w:rsid w:val="007F5E97"/>
    <w:rsid w:val="007F66B7"/>
    <w:rsid w:val="007F7398"/>
    <w:rsid w:val="007F75A2"/>
    <w:rsid w:val="007F7E56"/>
    <w:rsid w:val="007F7EF9"/>
    <w:rsid w:val="00801ED2"/>
    <w:rsid w:val="00802963"/>
    <w:rsid w:val="008032D6"/>
    <w:rsid w:val="008047EA"/>
    <w:rsid w:val="0080595B"/>
    <w:rsid w:val="00805A3C"/>
    <w:rsid w:val="00806444"/>
    <w:rsid w:val="00810742"/>
    <w:rsid w:val="008114AF"/>
    <w:rsid w:val="008117BA"/>
    <w:rsid w:val="00811886"/>
    <w:rsid w:val="00812156"/>
    <w:rsid w:val="0081273F"/>
    <w:rsid w:val="00812BFD"/>
    <w:rsid w:val="00812CFE"/>
    <w:rsid w:val="0081361B"/>
    <w:rsid w:val="00814517"/>
    <w:rsid w:val="00814A9E"/>
    <w:rsid w:val="00814C61"/>
    <w:rsid w:val="00814D1D"/>
    <w:rsid w:val="008163EB"/>
    <w:rsid w:val="00816DDF"/>
    <w:rsid w:val="0081775E"/>
    <w:rsid w:val="0081789B"/>
    <w:rsid w:val="00820614"/>
    <w:rsid w:val="00820A2A"/>
    <w:rsid w:val="00821068"/>
    <w:rsid w:val="008212A3"/>
    <w:rsid w:val="00821335"/>
    <w:rsid w:val="008219BB"/>
    <w:rsid w:val="008222F3"/>
    <w:rsid w:val="0082248E"/>
    <w:rsid w:val="0082261C"/>
    <w:rsid w:val="0082355C"/>
    <w:rsid w:val="0082362F"/>
    <w:rsid w:val="008241AD"/>
    <w:rsid w:val="008246B7"/>
    <w:rsid w:val="00824B4C"/>
    <w:rsid w:val="00825430"/>
    <w:rsid w:val="00825507"/>
    <w:rsid w:val="00825992"/>
    <w:rsid w:val="00825A51"/>
    <w:rsid w:val="008261B3"/>
    <w:rsid w:val="008266AC"/>
    <w:rsid w:val="00827C7D"/>
    <w:rsid w:val="00827E02"/>
    <w:rsid w:val="00830513"/>
    <w:rsid w:val="00830896"/>
    <w:rsid w:val="00832A4E"/>
    <w:rsid w:val="008333E1"/>
    <w:rsid w:val="00834B78"/>
    <w:rsid w:val="00834B92"/>
    <w:rsid w:val="00835699"/>
    <w:rsid w:val="00836B56"/>
    <w:rsid w:val="00836B87"/>
    <w:rsid w:val="00836B9B"/>
    <w:rsid w:val="0083719C"/>
    <w:rsid w:val="00837A6C"/>
    <w:rsid w:val="00840F75"/>
    <w:rsid w:val="00841748"/>
    <w:rsid w:val="00841CAC"/>
    <w:rsid w:val="00842CD8"/>
    <w:rsid w:val="00842E39"/>
    <w:rsid w:val="00843298"/>
    <w:rsid w:val="00843981"/>
    <w:rsid w:val="008439B6"/>
    <w:rsid w:val="00845201"/>
    <w:rsid w:val="00845E22"/>
    <w:rsid w:val="00845FAC"/>
    <w:rsid w:val="008462FC"/>
    <w:rsid w:val="008473F5"/>
    <w:rsid w:val="00850006"/>
    <w:rsid w:val="00850AF3"/>
    <w:rsid w:val="0085148D"/>
    <w:rsid w:val="0085185F"/>
    <w:rsid w:val="00851D34"/>
    <w:rsid w:val="00851F62"/>
    <w:rsid w:val="0085292C"/>
    <w:rsid w:val="00852C09"/>
    <w:rsid w:val="008547E1"/>
    <w:rsid w:val="00854BDE"/>
    <w:rsid w:val="00855603"/>
    <w:rsid w:val="00856B90"/>
    <w:rsid w:val="00857763"/>
    <w:rsid w:val="00857C25"/>
    <w:rsid w:val="00857F24"/>
    <w:rsid w:val="008600AB"/>
    <w:rsid w:val="008606D0"/>
    <w:rsid w:val="00860810"/>
    <w:rsid w:val="00860DD6"/>
    <w:rsid w:val="00860ED8"/>
    <w:rsid w:val="00861D4B"/>
    <w:rsid w:val="00861F06"/>
    <w:rsid w:val="00861F96"/>
    <w:rsid w:val="00862B1F"/>
    <w:rsid w:val="00864349"/>
    <w:rsid w:val="0086458F"/>
    <w:rsid w:val="0086472C"/>
    <w:rsid w:val="00865343"/>
    <w:rsid w:val="008653CA"/>
    <w:rsid w:val="00865DE4"/>
    <w:rsid w:val="00865FA2"/>
    <w:rsid w:val="008662C5"/>
    <w:rsid w:val="008666AD"/>
    <w:rsid w:val="00866FF0"/>
    <w:rsid w:val="008673BF"/>
    <w:rsid w:val="008673E8"/>
    <w:rsid w:val="00867AD9"/>
    <w:rsid w:val="00870341"/>
    <w:rsid w:val="008703E5"/>
    <w:rsid w:val="008703F9"/>
    <w:rsid w:val="008707D1"/>
    <w:rsid w:val="00870D7B"/>
    <w:rsid w:val="00870E35"/>
    <w:rsid w:val="00871AE6"/>
    <w:rsid w:val="00871EE5"/>
    <w:rsid w:val="008723AC"/>
    <w:rsid w:val="008745D3"/>
    <w:rsid w:val="00874BDF"/>
    <w:rsid w:val="00874E8B"/>
    <w:rsid w:val="0087578F"/>
    <w:rsid w:val="0087587C"/>
    <w:rsid w:val="00877167"/>
    <w:rsid w:val="008774F6"/>
    <w:rsid w:val="008778FF"/>
    <w:rsid w:val="00877AB2"/>
    <w:rsid w:val="00880514"/>
    <w:rsid w:val="0088136A"/>
    <w:rsid w:val="00881809"/>
    <w:rsid w:val="00881A5D"/>
    <w:rsid w:val="00881FF3"/>
    <w:rsid w:val="0088263E"/>
    <w:rsid w:val="00883981"/>
    <w:rsid w:val="00883FEC"/>
    <w:rsid w:val="00884152"/>
    <w:rsid w:val="00884727"/>
    <w:rsid w:val="00884C47"/>
    <w:rsid w:val="00884EDB"/>
    <w:rsid w:val="00885018"/>
    <w:rsid w:val="008851C7"/>
    <w:rsid w:val="00885629"/>
    <w:rsid w:val="00886C78"/>
    <w:rsid w:val="00886D92"/>
    <w:rsid w:val="00887741"/>
    <w:rsid w:val="0089096D"/>
    <w:rsid w:val="00891019"/>
    <w:rsid w:val="008910D8"/>
    <w:rsid w:val="008911F8"/>
    <w:rsid w:val="008912B2"/>
    <w:rsid w:val="00891DE3"/>
    <w:rsid w:val="00892BB8"/>
    <w:rsid w:val="00892DA7"/>
    <w:rsid w:val="00893B13"/>
    <w:rsid w:val="00893B4E"/>
    <w:rsid w:val="00893F4B"/>
    <w:rsid w:val="00893F4E"/>
    <w:rsid w:val="00894BE2"/>
    <w:rsid w:val="00894BEE"/>
    <w:rsid w:val="00894DE1"/>
    <w:rsid w:val="00894E0A"/>
    <w:rsid w:val="008966B8"/>
    <w:rsid w:val="008969FB"/>
    <w:rsid w:val="008973D9"/>
    <w:rsid w:val="008975FF"/>
    <w:rsid w:val="008A0070"/>
    <w:rsid w:val="008A01B3"/>
    <w:rsid w:val="008A0233"/>
    <w:rsid w:val="008A14FD"/>
    <w:rsid w:val="008A16E7"/>
    <w:rsid w:val="008A1D83"/>
    <w:rsid w:val="008A3345"/>
    <w:rsid w:val="008A34FD"/>
    <w:rsid w:val="008A432C"/>
    <w:rsid w:val="008A436C"/>
    <w:rsid w:val="008A4C84"/>
    <w:rsid w:val="008A4D5D"/>
    <w:rsid w:val="008A502D"/>
    <w:rsid w:val="008A58A6"/>
    <w:rsid w:val="008A5AFE"/>
    <w:rsid w:val="008A61BE"/>
    <w:rsid w:val="008A72CD"/>
    <w:rsid w:val="008A79F6"/>
    <w:rsid w:val="008B0623"/>
    <w:rsid w:val="008B069A"/>
    <w:rsid w:val="008B0A49"/>
    <w:rsid w:val="008B12CA"/>
    <w:rsid w:val="008B1B33"/>
    <w:rsid w:val="008B2BBD"/>
    <w:rsid w:val="008B2D08"/>
    <w:rsid w:val="008B360F"/>
    <w:rsid w:val="008B36A2"/>
    <w:rsid w:val="008B39A9"/>
    <w:rsid w:val="008B3B39"/>
    <w:rsid w:val="008B3BB8"/>
    <w:rsid w:val="008B3E45"/>
    <w:rsid w:val="008B492D"/>
    <w:rsid w:val="008B4D79"/>
    <w:rsid w:val="008B6211"/>
    <w:rsid w:val="008B68F1"/>
    <w:rsid w:val="008B6AF3"/>
    <w:rsid w:val="008B710F"/>
    <w:rsid w:val="008B7617"/>
    <w:rsid w:val="008B7B58"/>
    <w:rsid w:val="008B7C6E"/>
    <w:rsid w:val="008B7EAF"/>
    <w:rsid w:val="008C11EB"/>
    <w:rsid w:val="008C1752"/>
    <w:rsid w:val="008C1E1B"/>
    <w:rsid w:val="008C253B"/>
    <w:rsid w:val="008C2AFA"/>
    <w:rsid w:val="008C305F"/>
    <w:rsid w:val="008C397D"/>
    <w:rsid w:val="008C3D35"/>
    <w:rsid w:val="008C534A"/>
    <w:rsid w:val="008C600D"/>
    <w:rsid w:val="008C6095"/>
    <w:rsid w:val="008C60EB"/>
    <w:rsid w:val="008C651D"/>
    <w:rsid w:val="008C679D"/>
    <w:rsid w:val="008D0807"/>
    <w:rsid w:val="008D0884"/>
    <w:rsid w:val="008D0CB4"/>
    <w:rsid w:val="008D0CE4"/>
    <w:rsid w:val="008D1CD3"/>
    <w:rsid w:val="008D1E08"/>
    <w:rsid w:val="008D2302"/>
    <w:rsid w:val="008D259C"/>
    <w:rsid w:val="008D25E4"/>
    <w:rsid w:val="008D42E8"/>
    <w:rsid w:val="008D4636"/>
    <w:rsid w:val="008D468E"/>
    <w:rsid w:val="008D4E15"/>
    <w:rsid w:val="008D5239"/>
    <w:rsid w:val="008D6342"/>
    <w:rsid w:val="008D762A"/>
    <w:rsid w:val="008D7926"/>
    <w:rsid w:val="008D7ADF"/>
    <w:rsid w:val="008E17DD"/>
    <w:rsid w:val="008E1D86"/>
    <w:rsid w:val="008E1FF1"/>
    <w:rsid w:val="008E252E"/>
    <w:rsid w:val="008E26F6"/>
    <w:rsid w:val="008E3A2E"/>
    <w:rsid w:val="008E412C"/>
    <w:rsid w:val="008E4A68"/>
    <w:rsid w:val="008E4B29"/>
    <w:rsid w:val="008E4C1C"/>
    <w:rsid w:val="008E5002"/>
    <w:rsid w:val="008E502F"/>
    <w:rsid w:val="008E5B69"/>
    <w:rsid w:val="008E5E57"/>
    <w:rsid w:val="008E609F"/>
    <w:rsid w:val="008E6108"/>
    <w:rsid w:val="008E73E5"/>
    <w:rsid w:val="008E76EF"/>
    <w:rsid w:val="008E7FA7"/>
    <w:rsid w:val="008F00CA"/>
    <w:rsid w:val="008F0158"/>
    <w:rsid w:val="008F0B0D"/>
    <w:rsid w:val="008F1851"/>
    <w:rsid w:val="008F248E"/>
    <w:rsid w:val="008F2A2D"/>
    <w:rsid w:val="008F2B04"/>
    <w:rsid w:val="008F2E24"/>
    <w:rsid w:val="008F2E8D"/>
    <w:rsid w:val="008F2F78"/>
    <w:rsid w:val="008F2FA5"/>
    <w:rsid w:val="008F3817"/>
    <w:rsid w:val="008F4275"/>
    <w:rsid w:val="008F439E"/>
    <w:rsid w:val="008F5074"/>
    <w:rsid w:val="008F53E5"/>
    <w:rsid w:val="008F5842"/>
    <w:rsid w:val="008F5D41"/>
    <w:rsid w:val="008F5D7B"/>
    <w:rsid w:val="008F5E18"/>
    <w:rsid w:val="008F602F"/>
    <w:rsid w:val="008F6C59"/>
    <w:rsid w:val="008F71AE"/>
    <w:rsid w:val="008F75BD"/>
    <w:rsid w:val="008F7819"/>
    <w:rsid w:val="008F7A26"/>
    <w:rsid w:val="008F7FA7"/>
    <w:rsid w:val="00900018"/>
    <w:rsid w:val="009007D0"/>
    <w:rsid w:val="00900884"/>
    <w:rsid w:val="00900DC1"/>
    <w:rsid w:val="00900EA8"/>
    <w:rsid w:val="00901A51"/>
    <w:rsid w:val="00901D7C"/>
    <w:rsid w:val="009022FE"/>
    <w:rsid w:val="00902F8E"/>
    <w:rsid w:val="009039F7"/>
    <w:rsid w:val="00903DA7"/>
    <w:rsid w:val="009042D8"/>
    <w:rsid w:val="0090464F"/>
    <w:rsid w:val="009047E0"/>
    <w:rsid w:val="00904E27"/>
    <w:rsid w:val="009056BA"/>
    <w:rsid w:val="00905EF5"/>
    <w:rsid w:val="00906A83"/>
    <w:rsid w:val="00906C74"/>
    <w:rsid w:val="00906E01"/>
    <w:rsid w:val="009071F9"/>
    <w:rsid w:val="0090749F"/>
    <w:rsid w:val="0091043F"/>
    <w:rsid w:val="00910767"/>
    <w:rsid w:val="00910C42"/>
    <w:rsid w:val="009114CC"/>
    <w:rsid w:val="00911811"/>
    <w:rsid w:val="00912734"/>
    <w:rsid w:val="009147AB"/>
    <w:rsid w:val="00916BBA"/>
    <w:rsid w:val="00917065"/>
    <w:rsid w:val="0091782B"/>
    <w:rsid w:val="00917A8D"/>
    <w:rsid w:val="00920D6C"/>
    <w:rsid w:val="009212F7"/>
    <w:rsid w:val="009220E5"/>
    <w:rsid w:val="00922331"/>
    <w:rsid w:val="009231B1"/>
    <w:rsid w:val="00923C14"/>
    <w:rsid w:val="00923D8E"/>
    <w:rsid w:val="00923E72"/>
    <w:rsid w:val="00924333"/>
    <w:rsid w:val="0092525D"/>
    <w:rsid w:val="009253B0"/>
    <w:rsid w:val="00925411"/>
    <w:rsid w:val="00925B54"/>
    <w:rsid w:val="00925D6B"/>
    <w:rsid w:val="00926D61"/>
    <w:rsid w:val="009277B9"/>
    <w:rsid w:val="00927C6A"/>
    <w:rsid w:val="009311FA"/>
    <w:rsid w:val="00931253"/>
    <w:rsid w:val="00931957"/>
    <w:rsid w:val="00932271"/>
    <w:rsid w:val="009323D7"/>
    <w:rsid w:val="00932592"/>
    <w:rsid w:val="009335D0"/>
    <w:rsid w:val="00933FD5"/>
    <w:rsid w:val="00934151"/>
    <w:rsid w:val="009379B4"/>
    <w:rsid w:val="009403A6"/>
    <w:rsid w:val="00940949"/>
    <w:rsid w:val="00940BC1"/>
    <w:rsid w:val="0094259C"/>
    <w:rsid w:val="00942B58"/>
    <w:rsid w:val="0094326B"/>
    <w:rsid w:val="00943453"/>
    <w:rsid w:val="00944BF2"/>
    <w:rsid w:val="009452BA"/>
    <w:rsid w:val="009454FA"/>
    <w:rsid w:val="00945E04"/>
    <w:rsid w:val="00946140"/>
    <w:rsid w:val="00946AFC"/>
    <w:rsid w:val="0094756A"/>
    <w:rsid w:val="009478C3"/>
    <w:rsid w:val="0094791B"/>
    <w:rsid w:val="0095053E"/>
    <w:rsid w:val="00950579"/>
    <w:rsid w:val="009506C4"/>
    <w:rsid w:val="00951673"/>
    <w:rsid w:val="00951773"/>
    <w:rsid w:val="00951BBE"/>
    <w:rsid w:val="00952881"/>
    <w:rsid w:val="00952FCD"/>
    <w:rsid w:val="00953213"/>
    <w:rsid w:val="009532A8"/>
    <w:rsid w:val="00954101"/>
    <w:rsid w:val="0095453B"/>
    <w:rsid w:val="00954FA7"/>
    <w:rsid w:val="00955A0A"/>
    <w:rsid w:val="00955C4C"/>
    <w:rsid w:val="009561E5"/>
    <w:rsid w:val="00956825"/>
    <w:rsid w:val="00956868"/>
    <w:rsid w:val="0096140C"/>
    <w:rsid w:val="009622CE"/>
    <w:rsid w:val="00962CB7"/>
    <w:rsid w:val="00962F27"/>
    <w:rsid w:val="00964CC1"/>
    <w:rsid w:val="00964F1E"/>
    <w:rsid w:val="0096524C"/>
    <w:rsid w:val="00965309"/>
    <w:rsid w:val="0096533C"/>
    <w:rsid w:val="00965599"/>
    <w:rsid w:val="00966E46"/>
    <w:rsid w:val="009670F6"/>
    <w:rsid w:val="009673AB"/>
    <w:rsid w:val="009673EF"/>
    <w:rsid w:val="00970134"/>
    <w:rsid w:val="00971B3B"/>
    <w:rsid w:val="00972745"/>
    <w:rsid w:val="009727F1"/>
    <w:rsid w:val="00972EAF"/>
    <w:rsid w:val="0097369F"/>
    <w:rsid w:val="00974538"/>
    <w:rsid w:val="00975C0A"/>
    <w:rsid w:val="0097676A"/>
    <w:rsid w:val="00976D4A"/>
    <w:rsid w:val="00976F24"/>
    <w:rsid w:val="009772AB"/>
    <w:rsid w:val="009773DB"/>
    <w:rsid w:val="009776A2"/>
    <w:rsid w:val="0098021D"/>
    <w:rsid w:val="00980B3D"/>
    <w:rsid w:val="00980CCE"/>
    <w:rsid w:val="00980D62"/>
    <w:rsid w:val="00980ECD"/>
    <w:rsid w:val="0098108D"/>
    <w:rsid w:val="009819C0"/>
    <w:rsid w:val="00981CCE"/>
    <w:rsid w:val="00982617"/>
    <w:rsid w:val="00982953"/>
    <w:rsid w:val="0098334C"/>
    <w:rsid w:val="00983E37"/>
    <w:rsid w:val="00985028"/>
    <w:rsid w:val="009859FA"/>
    <w:rsid w:val="00985C4C"/>
    <w:rsid w:val="00986395"/>
    <w:rsid w:val="0098701A"/>
    <w:rsid w:val="00987C04"/>
    <w:rsid w:val="00987C4F"/>
    <w:rsid w:val="00990029"/>
    <w:rsid w:val="0099004F"/>
    <w:rsid w:val="00990246"/>
    <w:rsid w:val="0099082C"/>
    <w:rsid w:val="00990FB1"/>
    <w:rsid w:val="00991090"/>
    <w:rsid w:val="00992306"/>
    <w:rsid w:val="00992BD0"/>
    <w:rsid w:val="00993011"/>
    <w:rsid w:val="0099386D"/>
    <w:rsid w:val="009938E3"/>
    <w:rsid w:val="00993FF1"/>
    <w:rsid w:val="009945B5"/>
    <w:rsid w:val="0099492C"/>
    <w:rsid w:val="00994D5A"/>
    <w:rsid w:val="009951CC"/>
    <w:rsid w:val="009953DC"/>
    <w:rsid w:val="00995EB7"/>
    <w:rsid w:val="00996992"/>
    <w:rsid w:val="00996EF8"/>
    <w:rsid w:val="00997012"/>
    <w:rsid w:val="009977D9"/>
    <w:rsid w:val="00997DA5"/>
    <w:rsid w:val="009A02CB"/>
    <w:rsid w:val="009A1782"/>
    <w:rsid w:val="009A1F6E"/>
    <w:rsid w:val="009A2B1D"/>
    <w:rsid w:val="009A2F82"/>
    <w:rsid w:val="009A2FB0"/>
    <w:rsid w:val="009A368A"/>
    <w:rsid w:val="009A4584"/>
    <w:rsid w:val="009A4925"/>
    <w:rsid w:val="009A566B"/>
    <w:rsid w:val="009A56EE"/>
    <w:rsid w:val="009A5D15"/>
    <w:rsid w:val="009A60DC"/>
    <w:rsid w:val="009A79F2"/>
    <w:rsid w:val="009B0C6C"/>
    <w:rsid w:val="009B1EFF"/>
    <w:rsid w:val="009B360C"/>
    <w:rsid w:val="009B504E"/>
    <w:rsid w:val="009B674A"/>
    <w:rsid w:val="009B683B"/>
    <w:rsid w:val="009B69C7"/>
    <w:rsid w:val="009B7147"/>
    <w:rsid w:val="009B77C6"/>
    <w:rsid w:val="009B7B4B"/>
    <w:rsid w:val="009C0DEB"/>
    <w:rsid w:val="009C1669"/>
    <w:rsid w:val="009C2414"/>
    <w:rsid w:val="009C26CA"/>
    <w:rsid w:val="009C2C8C"/>
    <w:rsid w:val="009C31D9"/>
    <w:rsid w:val="009C334D"/>
    <w:rsid w:val="009C3BA3"/>
    <w:rsid w:val="009C41B4"/>
    <w:rsid w:val="009C4904"/>
    <w:rsid w:val="009C4BD0"/>
    <w:rsid w:val="009C4CCE"/>
    <w:rsid w:val="009C5D8F"/>
    <w:rsid w:val="009C6780"/>
    <w:rsid w:val="009C70BB"/>
    <w:rsid w:val="009C7C7E"/>
    <w:rsid w:val="009D0C43"/>
    <w:rsid w:val="009D0DFD"/>
    <w:rsid w:val="009D1A51"/>
    <w:rsid w:val="009D1AA6"/>
    <w:rsid w:val="009D2344"/>
    <w:rsid w:val="009D2772"/>
    <w:rsid w:val="009D2C0A"/>
    <w:rsid w:val="009D3647"/>
    <w:rsid w:val="009D36E4"/>
    <w:rsid w:val="009D39FB"/>
    <w:rsid w:val="009D4A8C"/>
    <w:rsid w:val="009D4B96"/>
    <w:rsid w:val="009D572F"/>
    <w:rsid w:val="009D587B"/>
    <w:rsid w:val="009D61F9"/>
    <w:rsid w:val="009D66E8"/>
    <w:rsid w:val="009D6761"/>
    <w:rsid w:val="009D6FE1"/>
    <w:rsid w:val="009D71D8"/>
    <w:rsid w:val="009D7395"/>
    <w:rsid w:val="009D7838"/>
    <w:rsid w:val="009D7868"/>
    <w:rsid w:val="009E0764"/>
    <w:rsid w:val="009E07AA"/>
    <w:rsid w:val="009E0F8A"/>
    <w:rsid w:val="009E1A38"/>
    <w:rsid w:val="009E2231"/>
    <w:rsid w:val="009E2E59"/>
    <w:rsid w:val="009E3730"/>
    <w:rsid w:val="009E3BCE"/>
    <w:rsid w:val="009E3E81"/>
    <w:rsid w:val="009E495D"/>
    <w:rsid w:val="009E4C85"/>
    <w:rsid w:val="009E5082"/>
    <w:rsid w:val="009E55EB"/>
    <w:rsid w:val="009E60E6"/>
    <w:rsid w:val="009E6309"/>
    <w:rsid w:val="009E6452"/>
    <w:rsid w:val="009E64A8"/>
    <w:rsid w:val="009E67D4"/>
    <w:rsid w:val="009E6D21"/>
    <w:rsid w:val="009E6FE9"/>
    <w:rsid w:val="009F0B77"/>
    <w:rsid w:val="009F1151"/>
    <w:rsid w:val="009F23CA"/>
    <w:rsid w:val="009F2B21"/>
    <w:rsid w:val="009F2F51"/>
    <w:rsid w:val="009F34FE"/>
    <w:rsid w:val="009F3DCB"/>
    <w:rsid w:val="009F4FCD"/>
    <w:rsid w:val="009F5982"/>
    <w:rsid w:val="009F5A79"/>
    <w:rsid w:val="009F76B0"/>
    <w:rsid w:val="00A00195"/>
    <w:rsid w:val="00A01142"/>
    <w:rsid w:val="00A01D44"/>
    <w:rsid w:val="00A02261"/>
    <w:rsid w:val="00A029D7"/>
    <w:rsid w:val="00A02E4B"/>
    <w:rsid w:val="00A038E7"/>
    <w:rsid w:val="00A03B3B"/>
    <w:rsid w:val="00A05025"/>
    <w:rsid w:val="00A0518F"/>
    <w:rsid w:val="00A053BD"/>
    <w:rsid w:val="00A059F7"/>
    <w:rsid w:val="00A0682C"/>
    <w:rsid w:val="00A06F1C"/>
    <w:rsid w:val="00A10777"/>
    <w:rsid w:val="00A10813"/>
    <w:rsid w:val="00A11AEB"/>
    <w:rsid w:val="00A11FB2"/>
    <w:rsid w:val="00A12110"/>
    <w:rsid w:val="00A121AD"/>
    <w:rsid w:val="00A134DD"/>
    <w:rsid w:val="00A13CA5"/>
    <w:rsid w:val="00A14177"/>
    <w:rsid w:val="00A14203"/>
    <w:rsid w:val="00A15ADE"/>
    <w:rsid w:val="00A161A6"/>
    <w:rsid w:val="00A174A2"/>
    <w:rsid w:val="00A17717"/>
    <w:rsid w:val="00A17727"/>
    <w:rsid w:val="00A17E5D"/>
    <w:rsid w:val="00A17F52"/>
    <w:rsid w:val="00A200D7"/>
    <w:rsid w:val="00A20866"/>
    <w:rsid w:val="00A21AF3"/>
    <w:rsid w:val="00A22AE5"/>
    <w:rsid w:val="00A23B1D"/>
    <w:rsid w:val="00A24F49"/>
    <w:rsid w:val="00A256BB"/>
    <w:rsid w:val="00A25928"/>
    <w:rsid w:val="00A25C32"/>
    <w:rsid w:val="00A269AE"/>
    <w:rsid w:val="00A27590"/>
    <w:rsid w:val="00A278A7"/>
    <w:rsid w:val="00A27A31"/>
    <w:rsid w:val="00A30289"/>
    <w:rsid w:val="00A30658"/>
    <w:rsid w:val="00A311CB"/>
    <w:rsid w:val="00A314F1"/>
    <w:rsid w:val="00A31546"/>
    <w:rsid w:val="00A31687"/>
    <w:rsid w:val="00A31E88"/>
    <w:rsid w:val="00A3216A"/>
    <w:rsid w:val="00A3227F"/>
    <w:rsid w:val="00A32C32"/>
    <w:rsid w:val="00A33594"/>
    <w:rsid w:val="00A33FB1"/>
    <w:rsid w:val="00A34025"/>
    <w:rsid w:val="00A34EE5"/>
    <w:rsid w:val="00A351B5"/>
    <w:rsid w:val="00A357EA"/>
    <w:rsid w:val="00A358D9"/>
    <w:rsid w:val="00A3606B"/>
    <w:rsid w:val="00A3701E"/>
    <w:rsid w:val="00A37973"/>
    <w:rsid w:val="00A37E43"/>
    <w:rsid w:val="00A37EBB"/>
    <w:rsid w:val="00A40160"/>
    <w:rsid w:val="00A40754"/>
    <w:rsid w:val="00A4176D"/>
    <w:rsid w:val="00A421D3"/>
    <w:rsid w:val="00A42258"/>
    <w:rsid w:val="00A431B5"/>
    <w:rsid w:val="00A43832"/>
    <w:rsid w:val="00A43DF8"/>
    <w:rsid w:val="00A448AB"/>
    <w:rsid w:val="00A44B6F"/>
    <w:rsid w:val="00A44DA0"/>
    <w:rsid w:val="00A44DBA"/>
    <w:rsid w:val="00A44ECB"/>
    <w:rsid w:val="00A459E3"/>
    <w:rsid w:val="00A469B0"/>
    <w:rsid w:val="00A46F39"/>
    <w:rsid w:val="00A47102"/>
    <w:rsid w:val="00A47422"/>
    <w:rsid w:val="00A4765F"/>
    <w:rsid w:val="00A501B3"/>
    <w:rsid w:val="00A5115A"/>
    <w:rsid w:val="00A51F05"/>
    <w:rsid w:val="00A521C1"/>
    <w:rsid w:val="00A52B62"/>
    <w:rsid w:val="00A53A4F"/>
    <w:rsid w:val="00A54195"/>
    <w:rsid w:val="00A54DCB"/>
    <w:rsid w:val="00A55703"/>
    <w:rsid w:val="00A571C0"/>
    <w:rsid w:val="00A57C59"/>
    <w:rsid w:val="00A57F43"/>
    <w:rsid w:val="00A57F64"/>
    <w:rsid w:val="00A608CD"/>
    <w:rsid w:val="00A61290"/>
    <w:rsid w:val="00A61C16"/>
    <w:rsid w:val="00A62992"/>
    <w:rsid w:val="00A639F2"/>
    <w:rsid w:val="00A63C33"/>
    <w:rsid w:val="00A63F2E"/>
    <w:rsid w:val="00A6431D"/>
    <w:rsid w:val="00A643D6"/>
    <w:rsid w:val="00A64FC3"/>
    <w:rsid w:val="00A65143"/>
    <w:rsid w:val="00A65349"/>
    <w:rsid w:val="00A6578F"/>
    <w:rsid w:val="00A661E7"/>
    <w:rsid w:val="00A663FD"/>
    <w:rsid w:val="00A665DC"/>
    <w:rsid w:val="00A66E3B"/>
    <w:rsid w:val="00A677C0"/>
    <w:rsid w:val="00A67EFF"/>
    <w:rsid w:val="00A70A71"/>
    <w:rsid w:val="00A71EAC"/>
    <w:rsid w:val="00A72338"/>
    <w:rsid w:val="00A7255D"/>
    <w:rsid w:val="00A72986"/>
    <w:rsid w:val="00A73137"/>
    <w:rsid w:val="00A741AF"/>
    <w:rsid w:val="00A744E6"/>
    <w:rsid w:val="00A74B46"/>
    <w:rsid w:val="00A75016"/>
    <w:rsid w:val="00A75B55"/>
    <w:rsid w:val="00A764EB"/>
    <w:rsid w:val="00A774C9"/>
    <w:rsid w:val="00A7785F"/>
    <w:rsid w:val="00A77868"/>
    <w:rsid w:val="00A77E59"/>
    <w:rsid w:val="00A80036"/>
    <w:rsid w:val="00A80895"/>
    <w:rsid w:val="00A81C6E"/>
    <w:rsid w:val="00A82467"/>
    <w:rsid w:val="00A8274D"/>
    <w:rsid w:val="00A830A5"/>
    <w:rsid w:val="00A838DE"/>
    <w:rsid w:val="00A83E90"/>
    <w:rsid w:val="00A843CC"/>
    <w:rsid w:val="00A8504C"/>
    <w:rsid w:val="00A8516F"/>
    <w:rsid w:val="00A87CA3"/>
    <w:rsid w:val="00A90357"/>
    <w:rsid w:val="00A90753"/>
    <w:rsid w:val="00A916CE"/>
    <w:rsid w:val="00A930F2"/>
    <w:rsid w:val="00A93606"/>
    <w:rsid w:val="00A9360A"/>
    <w:rsid w:val="00A94A20"/>
    <w:rsid w:val="00A94BFC"/>
    <w:rsid w:val="00A94DDD"/>
    <w:rsid w:val="00A96036"/>
    <w:rsid w:val="00A96937"/>
    <w:rsid w:val="00A96A66"/>
    <w:rsid w:val="00A97281"/>
    <w:rsid w:val="00AA0188"/>
    <w:rsid w:val="00AA0819"/>
    <w:rsid w:val="00AA0D6E"/>
    <w:rsid w:val="00AA0E6E"/>
    <w:rsid w:val="00AA161C"/>
    <w:rsid w:val="00AA16E3"/>
    <w:rsid w:val="00AA2203"/>
    <w:rsid w:val="00AA281E"/>
    <w:rsid w:val="00AA31CA"/>
    <w:rsid w:val="00AA3302"/>
    <w:rsid w:val="00AA3B10"/>
    <w:rsid w:val="00AA3D22"/>
    <w:rsid w:val="00AA44ED"/>
    <w:rsid w:val="00AA4A2D"/>
    <w:rsid w:val="00AA5382"/>
    <w:rsid w:val="00AA54D6"/>
    <w:rsid w:val="00AA606F"/>
    <w:rsid w:val="00AA6B4C"/>
    <w:rsid w:val="00AA6C3B"/>
    <w:rsid w:val="00AA6F44"/>
    <w:rsid w:val="00AA732E"/>
    <w:rsid w:val="00AA7505"/>
    <w:rsid w:val="00AB014E"/>
    <w:rsid w:val="00AB07E7"/>
    <w:rsid w:val="00AB18E2"/>
    <w:rsid w:val="00AB1CA2"/>
    <w:rsid w:val="00AB22B8"/>
    <w:rsid w:val="00AB32D4"/>
    <w:rsid w:val="00AB3EFA"/>
    <w:rsid w:val="00AB53FE"/>
    <w:rsid w:val="00AB5879"/>
    <w:rsid w:val="00AB5A38"/>
    <w:rsid w:val="00AB5E9A"/>
    <w:rsid w:val="00AB6266"/>
    <w:rsid w:val="00AB65EC"/>
    <w:rsid w:val="00AB6B24"/>
    <w:rsid w:val="00AB75AB"/>
    <w:rsid w:val="00AB7C40"/>
    <w:rsid w:val="00AC1233"/>
    <w:rsid w:val="00AC16A4"/>
    <w:rsid w:val="00AC2792"/>
    <w:rsid w:val="00AC2B60"/>
    <w:rsid w:val="00AC2C23"/>
    <w:rsid w:val="00AC2C57"/>
    <w:rsid w:val="00AC3191"/>
    <w:rsid w:val="00AC3432"/>
    <w:rsid w:val="00AC366B"/>
    <w:rsid w:val="00AC4D4E"/>
    <w:rsid w:val="00AC4E2D"/>
    <w:rsid w:val="00AC5C21"/>
    <w:rsid w:val="00AC6881"/>
    <w:rsid w:val="00AC6FD5"/>
    <w:rsid w:val="00AC751D"/>
    <w:rsid w:val="00AC7F27"/>
    <w:rsid w:val="00AD00C3"/>
    <w:rsid w:val="00AD04DD"/>
    <w:rsid w:val="00AD0E3E"/>
    <w:rsid w:val="00AD1149"/>
    <w:rsid w:val="00AD1483"/>
    <w:rsid w:val="00AD20CA"/>
    <w:rsid w:val="00AD2BC3"/>
    <w:rsid w:val="00AD3A4D"/>
    <w:rsid w:val="00AD4CFC"/>
    <w:rsid w:val="00AD4FE4"/>
    <w:rsid w:val="00AD5C99"/>
    <w:rsid w:val="00AD6AB7"/>
    <w:rsid w:val="00AD6AB8"/>
    <w:rsid w:val="00AD6BA0"/>
    <w:rsid w:val="00AD6E88"/>
    <w:rsid w:val="00AD7161"/>
    <w:rsid w:val="00AD74F6"/>
    <w:rsid w:val="00AD750F"/>
    <w:rsid w:val="00AD76ED"/>
    <w:rsid w:val="00AE1376"/>
    <w:rsid w:val="00AE18A2"/>
    <w:rsid w:val="00AE215C"/>
    <w:rsid w:val="00AE2BD3"/>
    <w:rsid w:val="00AE3330"/>
    <w:rsid w:val="00AE409B"/>
    <w:rsid w:val="00AE4A24"/>
    <w:rsid w:val="00AE4A65"/>
    <w:rsid w:val="00AE4AD5"/>
    <w:rsid w:val="00AE5740"/>
    <w:rsid w:val="00AE594A"/>
    <w:rsid w:val="00AE5BF0"/>
    <w:rsid w:val="00AE696B"/>
    <w:rsid w:val="00AE7EE1"/>
    <w:rsid w:val="00AF0780"/>
    <w:rsid w:val="00AF0FD7"/>
    <w:rsid w:val="00AF1EE8"/>
    <w:rsid w:val="00AF21AA"/>
    <w:rsid w:val="00AF29B2"/>
    <w:rsid w:val="00AF2BAF"/>
    <w:rsid w:val="00AF55A5"/>
    <w:rsid w:val="00AF5AF5"/>
    <w:rsid w:val="00AF607E"/>
    <w:rsid w:val="00AF6307"/>
    <w:rsid w:val="00AF646E"/>
    <w:rsid w:val="00AF6A26"/>
    <w:rsid w:val="00AF7451"/>
    <w:rsid w:val="00AF7DC0"/>
    <w:rsid w:val="00B001CA"/>
    <w:rsid w:val="00B01591"/>
    <w:rsid w:val="00B0196E"/>
    <w:rsid w:val="00B01BCB"/>
    <w:rsid w:val="00B01FB2"/>
    <w:rsid w:val="00B021CF"/>
    <w:rsid w:val="00B03137"/>
    <w:rsid w:val="00B0345F"/>
    <w:rsid w:val="00B03ECC"/>
    <w:rsid w:val="00B03FBA"/>
    <w:rsid w:val="00B04225"/>
    <w:rsid w:val="00B04333"/>
    <w:rsid w:val="00B054C1"/>
    <w:rsid w:val="00B054D9"/>
    <w:rsid w:val="00B06307"/>
    <w:rsid w:val="00B0674B"/>
    <w:rsid w:val="00B073A1"/>
    <w:rsid w:val="00B077BC"/>
    <w:rsid w:val="00B11673"/>
    <w:rsid w:val="00B11D78"/>
    <w:rsid w:val="00B11EF9"/>
    <w:rsid w:val="00B1254C"/>
    <w:rsid w:val="00B12AA7"/>
    <w:rsid w:val="00B1345C"/>
    <w:rsid w:val="00B13F70"/>
    <w:rsid w:val="00B14D48"/>
    <w:rsid w:val="00B1518B"/>
    <w:rsid w:val="00B15A53"/>
    <w:rsid w:val="00B15B60"/>
    <w:rsid w:val="00B16225"/>
    <w:rsid w:val="00B1623B"/>
    <w:rsid w:val="00B16660"/>
    <w:rsid w:val="00B177B8"/>
    <w:rsid w:val="00B20902"/>
    <w:rsid w:val="00B212DD"/>
    <w:rsid w:val="00B21356"/>
    <w:rsid w:val="00B21605"/>
    <w:rsid w:val="00B218D6"/>
    <w:rsid w:val="00B2317F"/>
    <w:rsid w:val="00B231ED"/>
    <w:rsid w:val="00B232C2"/>
    <w:rsid w:val="00B235BE"/>
    <w:rsid w:val="00B23A0F"/>
    <w:rsid w:val="00B23D51"/>
    <w:rsid w:val="00B24100"/>
    <w:rsid w:val="00B2465C"/>
    <w:rsid w:val="00B24B13"/>
    <w:rsid w:val="00B24CBD"/>
    <w:rsid w:val="00B24E00"/>
    <w:rsid w:val="00B25194"/>
    <w:rsid w:val="00B25F3F"/>
    <w:rsid w:val="00B262C0"/>
    <w:rsid w:val="00B265F3"/>
    <w:rsid w:val="00B27132"/>
    <w:rsid w:val="00B2730C"/>
    <w:rsid w:val="00B30580"/>
    <w:rsid w:val="00B30D64"/>
    <w:rsid w:val="00B30E3E"/>
    <w:rsid w:val="00B31CAA"/>
    <w:rsid w:val="00B3224A"/>
    <w:rsid w:val="00B33026"/>
    <w:rsid w:val="00B33379"/>
    <w:rsid w:val="00B33B98"/>
    <w:rsid w:val="00B33CB8"/>
    <w:rsid w:val="00B344A6"/>
    <w:rsid w:val="00B347FD"/>
    <w:rsid w:val="00B34BE1"/>
    <w:rsid w:val="00B35574"/>
    <w:rsid w:val="00B35B71"/>
    <w:rsid w:val="00B36831"/>
    <w:rsid w:val="00B37028"/>
    <w:rsid w:val="00B3743D"/>
    <w:rsid w:val="00B3767B"/>
    <w:rsid w:val="00B37E57"/>
    <w:rsid w:val="00B404F5"/>
    <w:rsid w:val="00B41613"/>
    <w:rsid w:val="00B4190F"/>
    <w:rsid w:val="00B41AD7"/>
    <w:rsid w:val="00B41B8D"/>
    <w:rsid w:val="00B4243A"/>
    <w:rsid w:val="00B4266A"/>
    <w:rsid w:val="00B43F49"/>
    <w:rsid w:val="00B4440B"/>
    <w:rsid w:val="00B449A3"/>
    <w:rsid w:val="00B450BF"/>
    <w:rsid w:val="00B456DF"/>
    <w:rsid w:val="00B45788"/>
    <w:rsid w:val="00B45F42"/>
    <w:rsid w:val="00B5087D"/>
    <w:rsid w:val="00B5099C"/>
    <w:rsid w:val="00B513ED"/>
    <w:rsid w:val="00B513F4"/>
    <w:rsid w:val="00B51976"/>
    <w:rsid w:val="00B51D9D"/>
    <w:rsid w:val="00B52573"/>
    <w:rsid w:val="00B535E6"/>
    <w:rsid w:val="00B53D9C"/>
    <w:rsid w:val="00B54071"/>
    <w:rsid w:val="00B54411"/>
    <w:rsid w:val="00B54886"/>
    <w:rsid w:val="00B552A7"/>
    <w:rsid w:val="00B55943"/>
    <w:rsid w:val="00B55EBD"/>
    <w:rsid w:val="00B56147"/>
    <w:rsid w:val="00B565A5"/>
    <w:rsid w:val="00B5686D"/>
    <w:rsid w:val="00B57608"/>
    <w:rsid w:val="00B6046C"/>
    <w:rsid w:val="00B60778"/>
    <w:rsid w:val="00B60BE0"/>
    <w:rsid w:val="00B61849"/>
    <w:rsid w:val="00B61E4B"/>
    <w:rsid w:val="00B62F12"/>
    <w:rsid w:val="00B631E5"/>
    <w:rsid w:val="00B63FD7"/>
    <w:rsid w:val="00B6473F"/>
    <w:rsid w:val="00B647A2"/>
    <w:rsid w:val="00B65862"/>
    <w:rsid w:val="00B6646B"/>
    <w:rsid w:val="00B665BB"/>
    <w:rsid w:val="00B67712"/>
    <w:rsid w:val="00B67FCD"/>
    <w:rsid w:val="00B71082"/>
    <w:rsid w:val="00B71290"/>
    <w:rsid w:val="00B71997"/>
    <w:rsid w:val="00B720EA"/>
    <w:rsid w:val="00B7216D"/>
    <w:rsid w:val="00B726A1"/>
    <w:rsid w:val="00B72942"/>
    <w:rsid w:val="00B72A3C"/>
    <w:rsid w:val="00B72D86"/>
    <w:rsid w:val="00B751D4"/>
    <w:rsid w:val="00B75379"/>
    <w:rsid w:val="00B765F8"/>
    <w:rsid w:val="00B76661"/>
    <w:rsid w:val="00B77148"/>
    <w:rsid w:val="00B7767A"/>
    <w:rsid w:val="00B778BD"/>
    <w:rsid w:val="00B813CC"/>
    <w:rsid w:val="00B814D2"/>
    <w:rsid w:val="00B81B83"/>
    <w:rsid w:val="00B81EF8"/>
    <w:rsid w:val="00B8252D"/>
    <w:rsid w:val="00B829A5"/>
    <w:rsid w:val="00B82A8B"/>
    <w:rsid w:val="00B83FAF"/>
    <w:rsid w:val="00B841AE"/>
    <w:rsid w:val="00B84A1D"/>
    <w:rsid w:val="00B84DD2"/>
    <w:rsid w:val="00B84DFD"/>
    <w:rsid w:val="00B85453"/>
    <w:rsid w:val="00B85B55"/>
    <w:rsid w:val="00B85B73"/>
    <w:rsid w:val="00B872AC"/>
    <w:rsid w:val="00B87F9A"/>
    <w:rsid w:val="00B90216"/>
    <w:rsid w:val="00B9045F"/>
    <w:rsid w:val="00B90DCC"/>
    <w:rsid w:val="00B913B9"/>
    <w:rsid w:val="00B91AAC"/>
    <w:rsid w:val="00B925CD"/>
    <w:rsid w:val="00B927F6"/>
    <w:rsid w:val="00B93033"/>
    <w:rsid w:val="00B930ED"/>
    <w:rsid w:val="00B9376F"/>
    <w:rsid w:val="00B93D10"/>
    <w:rsid w:val="00B9473B"/>
    <w:rsid w:val="00B95B34"/>
    <w:rsid w:val="00B97E25"/>
    <w:rsid w:val="00BA0343"/>
    <w:rsid w:val="00BA2616"/>
    <w:rsid w:val="00BA26EF"/>
    <w:rsid w:val="00BA2B3F"/>
    <w:rsid w:val="00BA3A30"/>
    <w:rsid w:val="00BA3DB1"/>
    <w:rsid w:val="00BA3DFA"/>
    <w:rsid w:val="00BA41F9"/>
    <w:rsid w:val="00BA4D2D"/>
    <w:rsid w:val="00BA573D"/>
    <w:rsid w:val="00BA6A20"/>
    <w:rsid w:val="00BA72BE"/>
    <w:rsid w:val="00BB062F"/>
    <w:rsid w:val="00BB127E"/>
    <w:rsid w:val="00BB1676"/>
    <w:rsid w:val="00BB1BF2"/>
    <w:rsid w:val="00BB1F3B"/>
    <w:rsid w:val="00BB26C1"/>
    <w:rsid w:val="00BB29CE"/>
    <w:rsid w:val="00BB2CDF"/>
    <w:rsid w:val="00BB366D"/>
    <w:rsid w:val="00BB36A7"/>
    <w:rsid w:val="00BB36F4"/>
    <w:rsid w:val="00BB3B6D"/>
    <w:rsid w:val="00BB4008"/>
    <w:rsid w:val="00BB431D"/>
    <w:rsid w:val="00BB497F"/>
    <w:rsid w:val="00BB6027"/>
    <w:rsid w:val="00BB740D"/>
    <w:rsid w:val="00BB7675"/>
    <w:rsid w:val="00BB7708"/>
    <w:rsid w:val="00BB7B0F"/>
    <w:rsid w:val="00BC0451"/>
    <w:rsid w:val="00BC0766"/>
    <w:rsid w:val="00BC0876"/>
    <w:rsid w:val="00BC0E0C"/>
    <w:rsid w:val="00BC2BA6"/>
    <w:rsid w:val="00BC2EE2"/>
    <w:rsid w:val="00BC3F30"/>
    <w:rsid w:val="00BC4D25"/>
    <w:rsid w:val="00BC4D2E"/>
    <w:rsid w:val="00BC537D"/>
    <w:rsid w:val="00BC55CD"/>
    <w:rsid w:val="00BC5816"/>
    <w:rsid w:val="00BC599E"/>
    <w:rsid w:val="00BC5A43"/>
    <w:rsid w:val="00BC5B8D"/>
    <w:rsid w:val="00BC69E1"/>
    <w:rsid w:val="00BC6B43"/>
    <w:rsid w:val="00BD059E"/>
    <w:rsid w:val="00BD06D2"/>
    <w:rsid w:val="00BD084E"/>
    <w:rsid w:val="00BD14A9"/>
    <w:rsid w:val="00BD19E1"/>
    <w:rsid w:val="00BD1B1E"/>
    <w:rsid w:val="00BD1E0F"/>
    <w:rsid w:val="00BD2696"/>
    <w:rsid w:val="00BD36FA"/>
    <w:rsid w:val="00BD39E6"/>
    <w:rsid w:val="00BD3B5E"/>
    <w:rsid w:val="00BD3DAE"/>
    <w:rsid w:val="00BD3E4D"/>
    <w:rsid w:val="00BD42B9"/>
    <w:rsid w:val="00BD4556"/>
    <w:rsid w:val="00BD4A6E"/>
    <w:rsid w:val="00BD4F80"/>
    <w:rsid w:val="00BD535B"/>
    <w:rsid w:val="00BD5675"/>
    <w:rsid w:val="00BD5AAE"/>
    <w:rsid w:val="00BD6179"/>
    <w:rsid w:val="00BD6C8D"/>
    <w:rsid w:val="00BD7071"/>
    <w:rsid w:val="00BD7496"/>
    <w:rsid w:val="00BD78AC"/>
    <w:rsid w:val="00BE033E"/>
    <w:rsid w:val="00BE0CBA"/>
    <w:rsid w:val="00BE1329"/>
    <w:rsid w:val="00BE16D9"/>
    <w:rsid w:val="00BE2785"/>
    <w:rsid w:val="00BE2D2F"/>
    <w:rsid w:val="00BE2F39"/>
    <w:rsid w:val="00BE311F"/>
    <w:rsid w:val="00BE39FA"/>
    <w:rsid w:val="00BE3BF3"/>
    <w:rsid w:val="00BE3F35"/>
    <w:rsid w:val="00BE4078"/>
    <w:rsid w:val="00BE42BD"/>
    <w:rsid w:val="00BE4FFB"/>
    <w:rsid w:val="00BE51A1"/>
    <w:rsid w:val="00BE5FA2"/>
    <w:rsid w:val="00BE6007"/>
    <w:rsid w:val="00BE68F0"/>
    <w:rsid w:val="00BE697B"/>
    <w:rsid w:val="00BE6BE8"/>
    <w:rsid w:val="00BE6E9B"/>
    <w:rsid w:val="00BE7054"/>
    <w:rsid w:val="00BE781D"/>
    <w:rsid w:val="00BE78C8"/>
    <w:rsid w:val="00BF125C"/>
    <w:rsid w:val="00BF1266"/>
    <w:rsid w:val="00BF149F"/>
    <w:rsid w:val="00BF151C"/>
    <w:rsid w:val="00BF1571"/>
    <w:rsid w:val="00BF1B83"/>
    <w:rsid w:val="00BF213C"/>
    <w:rsid w:val="00BF2472"/>
    <w:rsid w:val="00BF261C"/>
    <w:rsid w:val="00BF369A"/>
    <w:rsid w:val="00BF481F"/>
    <w:rsid w:val="00BF4A42"/>
    <w:rsid w:val="00BF5311"/>
    <w:rsid w:val="00BF5C35"/>
    <w:rsid w:val="00BF607C"/>
    <w:rsid w:val="00BF6A96"/>
    <w:rsid w:val="00BF7C70"/>
    <w:rsid w:val="00BF7EE9"/>
    <w:rsid w:val="00C006A3"/>
    <w:rsid w:val="00C00AC9"/>
    <w:rsid w:val="00C032CF"/>
    <w:rsid w:val="00C0372E"/>
    <w:rsid w:val="00C04E4D"/>
    <w:rsid w:val="00C04EE2"/>
    <w:rsid w:val="00C0527B"/>
    <w:rsid w:val="00C05708"/>
    <w:rsid w:val="00C05720"/>
    <w:rsid w:val="00C05787"/>
    <w:rsid w:val="00C064E6"/>
    <w:rsid w:val="00C066FA"/>
    <w:rsid w:val="00C06810"/>
    <w:rsid w:val="00C06DDC"/>
    <w:rsid w:val="00C07A0B"/>
    <w:rsid w:val="00C07B6B"/>
    <w:rsid w:val="00C07CD7"/>
    <w:rsid w:val="00C07D89"/>
    <w:rsid w:val="00C10418"/>
    <w:rsid w:val="00C11020"/>
    <w:rsid w:val="00C11352"/>
    <w:rsid w:val="00C11795"/>
    <w:rsid w:val="00C119A1"/>
    <w:rsid w:val="00C123C0"/>
    <w:rsid w:val="00C12D1B"/>
    <w:rsid w:val="00C135D3"/>
    <w:rsid w:val="00C149F5"/>
    <w:rsid w:val="00C14FDA"/>
    <w:rsid w:val="00C16673"/>
    <w:rsid w:val="00C1667D"/>
    <w:rsid w:val="00C16D69"/>
    <w:rsid w:val="00C16E0D"/>
    <w:rsid w:val="00C170D7"/>
    <w:rsid w:val="00C17E7F"/>
    <w:rsid w:val="00C201AD"/>
    <w:rsid w:val="00C204C6"/>
    <w:rsid w:val="00C209C0"/>
    <w:rsid w:val="00C21569"/>
    <w:rsid w:val="00C21E44"/>
    <w:rsid w:val="00C2211B"/>
    <w:rsid w:val="00C2295D"/>
    <w:rsid w:val="00C2408A"/>
    <w:rsid w:val="00C245FB"/>
    <w:rsid w:val="00C2479F"/>
    <w:rsid w:val="00C25ED5"/>
    <w:rsid w:val="00C263B7"/>
    <w:rsid w:val="00C26E65"/>
    <w:rsid w:val="00C27290"/>
    <w:rsid w:val="00C272BA"/>
    <w:rsid w:val="00C27433"/>
    <w:rsid w:val="00C30034"/>
    <w:rsid w:val="00C30A44"/>
    <w:rsid w:val="00C32130"/>
    <w:rsid w:val="00C32551"/>
    <w:rsid w:val="00C32CEF"/>
    <w:rsid w:val="00C34A58"/>
    <w:rsid w:val="00C34B7B"/>
    <w:rsid w:val="00C34CA2"/>
    <w:rsid w:val="00C34E68"/>
    <w:rsid w:val="00C365FB"/>
    <w:rsid w:val="00C36F57"/>
    <w:rsid w:val="00C40106"/>
    <w:rsid w:val="00C40692"/>
    <w:rsid w:val="00C41390"/>
    <w:rsid w:val="00C41871"/>
    <w:rsid w:val="00C41D19"/>
    <w:rsid w:val="00C42A0A"/>
    <w:rsid w:val="00C4301E"/>
    <w:rsid w:val="00C43692"/>
    <w:rsid w:val="00C43F6B"/>
    <w:rsid w:val="00C44729"/>
    <w:rsid w:val="00C44B6C"/>
    <w:rsid w:val="00C44EA4"/>
    <w:rsid w:val="00C453EB"/>
    <w:rsid w:val="00C45427"/>
    <w:rsid w:val="00C46838"/>
    <w:rsid w:val="00C469AA"/>
    <w:rsid w:val="00C47A31"/>
    <w:rsid w:val="00C47E59"/>
    <w:rsid w:val="00C50591"/>
    <w:rsid w:val="00C50934"/>
    <w:rsid w:val="00C50B24"/>
    <w:rsid w:val="00C513E3"/>
    <w:rsid w:val="00C5170D"/>
    <w:rsid w:val="00C51FB7"/>
    <w:rsid w:val="00C52537"/>
    <w:rsid w:val="00C525B6"/>
    <w:rsid w:val="00C53015"/>
    <w:rsid w:val="00C53498"/>
    <w:rsid w:val="00C53FD2"/>
    <w:rsid w:val="00C54BEC"/>
    <w:rsid w:val="00C54F69"/>
    <w:rsid w:val="00C551D0"/>
    <w:rsid w:val="00C5545A"/>
    <w:rsid w:val="00C556A8"/>
    <w:rsid w:val="00C55ECF"/>
    <w:rsid w:val="00C56567"/>
    <w:rsid w:val="00C56683"/>
    <w:rsid w:val="00C567E1"/>
    <w:rsid w:val="00C605B7"/>
    <w:rsid w:val="00C605EC"/>
    <w:rsid w:val="00C618D6"/>
    <w:rsid w:val="00C619A8"/>
    <w:rsid w:val="00C61BC4"/>
    <w:rsid w:val="00C6203C"/>
    <w:rsid w:val="00C62153"/>
    <w:rsid w:val="00C627C9"/>
    <w:rsid w:val="00C6280A"/>
    <w:rsid w:val="00C62FEC"/>
    <w:rsid w:val="00C63898"/>
    <w:rsid w:val="00C63C6E"/>
    <w:rsid w:val="00C642F9"/>
    <w:rsid w:val="00C645C4"/>
    <w:rsid w:val="00C647F2"/>
    <w:rsid w:val="00C64DAD"/>
    <w:rsid w:val="00C65A40"/>
    <w:rsid w:val="00C672E3"/>
    <w:rsid w:val="00C67D7C"/>
    <w:rsid w:val="00C67E70"/>
    <w:rsid w:val="00C70A91"/>
    <w:rsid w:val="00C70E3F"/>
    <w:rsid w:val="00C7109D"/>
    <w:rsid w:val="00C71740"/>
    <w:rsid w:val="00C71800"/>
    <w:rsid w:val="00C718F8"/>
    <w:rsid w:val="00C71D13"/>
    <w:rsid w:val="00C71E60"/>
    <w:rsid w:val="00C73DA1"/>
    <w:rsid w:val="00C74FC6"/>
    <w:rsid w:val="00C753C8"/>
    <w:rsid w:val="00C755FC"/>
    <w:rsid w:val="00C75990"/>
    <w:rsid w:val="00C76778"/>
    <w:rsid w:val="00C76DE0"/>
    <w:rsid w:val="00C77326"/>
    <w:rsid w:val="00C774EA"/>
    <w:rsid w:val="00C77C90"/>
    <w:rsid w:val="00C807D8"/>
    <w:rsid w:val="00C80968"/>
    <w:rsid w:val="00C80DB7"/>
    <w:rsid w:val="00C80DED"/>
    <w:rsid w:val="00C81210"/>
    <w:rsid w:val="00C813A9"/>
    <w:rsid w:val="00C81423"/>
    <w:rsid w:val="00C8177D"/>
    <w:rsid w:val="00C81801"/>
    <w:rsid w:val="00C81DFB"/>
    <w:rsid w:val="00C8354F"/>
    <w:rsid w:val="00C84198"/>
    <w:rsid w:val="00C8480F"/>
    <w:rsid w:val="00C85159"/>
    <w:rsid w:val="00C8572C"/>
    <w:rsid w:val="00C8786A"/>
    <w:rsid w:val="00C90E37"/>
    <w:rsid w:val="00C916C7"/>
    <w:rsid w:val="00C92547"/>
    <w:rsid w:val="00C92985"/>
    <w:rsid w:val="00C92A0A"/>
    <w:rsid w:val="00C935C6"/>
    <w:rsid w:val="00C936CC"/>
    <w:rsid w:val="00C949AB"/>
    <w:rsid w:val="00C95E8C"/>
    <w:rsid w:val="00C96798"/>
    <w:rsid w:val="00C96AA6"/>
    <w:rsid w:val="00C97249"/>
    <w:rsid w:val="00CA0C78"/>
    <w:rsid w:val="00CA1385"/>
    <w:rsid w:val="00CA40B1"/>
    <w:rsid w:val="00CA4270"/>
    <w:rsid w:val="00CA5075"/>
    <w:rsid w:val="00CA52AC"/>
    <w:rsid w:val="00CA54A4"/>
    <w:rsid w:val="00CA59C7"/>
    <w:rsid w:val="00CA7252"/>
    <w:rsid w:val="00CA763C"/>
    <w:rsid w:val="00CA76A4"/>
    <w:rsid w:val="00CB0355"/>
    <w:rsid w:val="00CB0997"/>
    <w:rsid w:val="00CB0ADE"/>
    <w:rsid w:val="00CB1107"/>
    <w:rsid w:val="00CB13BB"/>
    <w:rsid w:val="00CB1E4E"/>
    <w:rsid w:val="00CB2A89"/>
    <w:rsid w:val="00CB2EA7"/>
    <w:rsid w:val="00CB3061"/>
    <w:rsid w:val="00CB310B"/>
    <w:rsid w:val="00CB324B"/>
    <w:rsid w:val="00CB3989"/>
    <w:rsid w:val="00CB3C3E"/>
    <w:rsid w:val="00CB450A"/>
    <w:rsid w:val="00CB48ED"/>
    <w:rsid w:val="00CB4926"/>
    <w:rsid w:val="00CB5231"/>
    <w:rsid w:val="00CB554D"/>
    <w:rsid w:val="00CB589B"/>
    <w:rsid w:val="00CB5919"/>
    <w:rsid w:val="00CB6703"/>
    <w:rsid w:val="00CB68E4"/>
    <w:rsid w:val="00CB7199"/>
    <w:rsid w:val="00CB7919"/>
    <w:rsid w:val="00CB7956"/>
    <w:rsid w:val="00CC0394"/>
    <w:rsid w:val="00CC06D4"/>
    <w:rsid w:val="00CC0798"/>
    <w:rsid w:val="00CC0968"/>
    <w:rsid w:val="00CC1144"/>
    <w:rsid w:val="00CC121C"/>
    <w:rsid w:val="00CC1831"/>
    <w:rsid w:val="00CC20D9"/>
    <w:rsid w:val="00CC2AD6"/>
    <w:rsid w:val="00CC36F7"/>
    <w:rsid w:val="00CC4586"/>
    <w:rsid w:val="00CC479E"/>
    <w:rsid w:val="00CC4B66"/>
    <w:rsid w:val="00CC5A60"/>
    <w:rsid w:val="00CC6116"/>
    <w:rsid w:val="00CC61F7"/>
    <w:rsid w:val="00CC6C4C"/>
    <w:rsid w:val="00CD00F3"/>
    <w:rsid w:val="00CD097B"/>
    <w:rsid w:val="00CD1665"/>
    <w:rsid w:val="00CD1FDD"/>
    <w:rsid w:val="00CD203B"/>
    <w:rsid w:val="00CD253A"/>
    <w:rsid w:val="00CD2CBE"/>
    <w:rsid w:val="00CD2CCE"/>
    <w:rsid w:val="00CD430E"/>
    <w:rsid w:val="00CD459C"/>
    <w:rsid w:val="00CD538C"/>
    <w:rsid w:val="00CD56DD"/>
    <w:rsid w:val="00CD611B"/>
    <w:rsid w:val="00CD6C66"/>
    <w:rsid w:val="00CD7724"/>
    <w:rsid w:val="00CD7CF2"/>
    <w:rsid w:val="00CE1149"/>
    <w:rsid w:val="00CE1F46"/>
    <w:rsid w:val="00CE20F7"/>
    <w:rsid w:val="00CE229F"/>
    <w:rsid w:val="00CE2DC9"/>
    <w:rsid w:val="00CE2F4B"/>
    <w:rsid w:val="00CE390E"/>
    <w:rsid w:val="00CE4209"/>
    <w:rsid w:val="00CE47A6"/>
    <w:rsid w:val="00CE4AFF"/>
    <w:rsid w:val="00CE7389"/>
    <w:rsid w:val="00CE787C"/>
    <w:rsid w:val="00CE79C2"/>
    <w:rsid w:val="00CE7BA1"/>
    <w:rsid w:val="00CF00F8"/>
    <w:rsid w:val="00CF080F"/>
    <w:rsid w:val="00CF0BD4"/>
    <w:rsid w:val="00CF0DCE"/>
    <w:rsid w:val="00CF12C9"/>
    <w:rsid w:val="00CF26E4"/>
    <w:rsid w:val="00CF2DE0"/>
    <w:rsid w:val="00CF3A2C"/>
    <w:rsid w:val="00CF3DAD"/>
    <w:rsid w:val="00CF43CB"/>
    <w:rsid w:val="00CF5115"/>
    <w:rsid w:val="00CF52F8"/>
    <w:rsid w:val="00CF5BDC"/>
    <w:rsid w:val="00CF5FCA"/>
    <w:rsid w:val="00CF62C9"/>
    <w:rsid w:val="00CF6803"/>
    <w:rsid w:val="00CF79AF"/>
    <w:rsid w:val="00CF7C01"/>
    <w:rsid w:val="00D0093D"/>
    <w:rsid w:val="00D00A30"/>
    <w:rsid w:val="00D00EB1"/>
    <w:rsid w:val="00D012D6"/>
    <w:rsid w:val="00D01BAF"/>
    <w:rsid w:val="00D0232A"/>
    <w:rsid w:val="00D03813"/>
    <w:rsid w:val="00D042F7"/>
    <w:rsid w:val="00D04772"/>
    <w:rsid w:val="00D04EA2"/>
    <w:rsid w:val="00D06073"/>
    <w:rsid w:val="00D061B0"/>
    <w:rsid w:val="00D068B9"/>
    <w:rsid w:val="00D071B7"/>
    <w:rsid w:val="00D07F4B"/>
    <w:rsid w:val="00D10AB5"/>
    <w:rsid w:val="00D10DCF"/>
    <w:rsid w:val="00D10FEE"/>
    <w:rsid w:val="00D1127D"/>
    <w:rsid w:val="00D13601"/>
    <w:rsid w:val="00D13975"/>
    <w:rsid w:val="00D146EF"/>
    <w:rsid w:val="00D1530E"/>
    <w:rsid w:val="00D153A6"/>
    <w:rsid w:val="00D155E6"/>
    <w:rsid w:val="00D16C47"/>
    <w:rsid w:val="00D17179"/>
    <w:rsid w:val="00D20224"/>
    <w:rsid w:val="00D20D3A"/>
    <w:rsid w:val="00D21107"/>
    <w:rsid w:val="00D229F9"/>
    <w:rsid w:val="00D22A77"/>
    <w:rsid w:val="00D22F02"/>
    <w:rsid w:val="00D23690"/>
    <w:rsid w:val="00D239DF"/>
    <w:rsid w:val="00D23AB9"/>
    <w:rsid w:val="00D240E3"/>
    <w:rsid w:val="00D25418"/>
    <w:rsid w:val="00D26DC8"/>
    <w:rsid w:val="00D27E49"/>
    <w:rsid w:val="00D3270A"/>
    <w:rsid w:val="00D327E4"/>
    <w:rsid w:val="00D32952"/>
    <w:rsid w:val="00D32C92"/>
    <w:rsid w:val="00D3332F"/>
    <w:rsid w:val="00D34046"/>
    <w:rsid w:val="00D343D4"/>
    <w:rsid w:val="00D3445A"/>
    <w:rsid w:val="00D3460A"/>
    <w:rsid w:val="00D34904"/>
    <w:rsid w:val="00D34EE9"/>
    <w:rsid w:val="00D358F9"/>
    <w:rsid w:val="00D35BA7"/>
    <w:rsid w:val="00D3617A"/>
    <w:rsid w:val="00D3799C"/>
    <w:rsid w:val="00D401EC"/>
    <w:rsid w:val="00D40D35"/>
    <w:rsid w:val="00D41961"/>
    <w:rsid w:val="00D42CAF"/>
    <w:rsid w:val="00D44491"/>
    <w:rsid w:val="00D46580"/>
    <w:rsid w:val="00D47D7A"/>
    <w:rsid w:val="00D5015D"/>
    <w:rsid w:val="00D50AD3"/>
    <w:rsid w:val="00D51458"/>
    <w:rsid w:val="00D524C5"/>
    <w:rsid w:val="00D52520"/>
    <w:rsid w:val="00D52837"/>
    <w:rsid w:val="00D52B8D"/>
    <w:rsid w:val="00D53332"/>
    <w:rsid w:val="00D53723"/>
    <w:rsid w:val="00D549A3"/>
    <w:rsid w:val="00D54EA7"/>
    <w:rsid w:val="00D552E8"/>
    <w:rsid w:val="00D55308"/>
    <w:rsid w:val="00D5545F"/>
    <w:rsid w:val="00D56A80"/>
    <w:rsid w:val="00D56B47"/>
    <w:rsid w:val="00D60819"/>
    <w:rsid w:val="00D60E2F"/>
    <w:rsid w:val="00D6132B"/>
    <w:rsid w:val="00D619B1"/>
    <w:rsid w:val="00D622D3"/>
    <w:rsid w:val="00D6245D"/>
    <w:rsid w:val="00D62823"/>
    <w:rsid w:val="00D64486"/>
    <w:rsid w:val="00D655BE"/>
    <w:rsid w:val="00D65F2F"/>
    <w:rsid w:val="00D66F94"/>
    <w:rsid w:val="00D67769"/>
    <w:rsid w:val="00D67F41"/>
    <w:rsid w:val="00D70760"/>
    <w:rsid w:val="00D7091A"/>
    <w:rsid w:val="00D70A01"/>
    <w:rsid w:val="00D71AAC"/>
    <w:rsid w:val="00D71F10"/>
    <w:rsid w:val="00D72204"/>
    <w:rsid w:val="00D72D9C"/>
    <w:rsid w:val="00D7374C"/>
    <w:rsid w:val="00D73837"/>
    <w:rsid w:val="00D73838"/>
    <w:rsid w:val="00D7398D"/>
    <w:rsid w:val="00D73B2B"/>
    <w:rsid w:val="00D740D1"/>
    <w:rsid w:val="00D74A67"/>
    <w:rsid w:val="00D753B2"/>
    <w:rsid w:val="00D756E9"/>
    <w:rsid w:val="00D77F6B"/>
    <w:rsid w:val="00D808F4"/>
    <w:rsid w:val="00D81110"/>
    <w:rsid w:val="00D81636"/>
    <w:rsid w:val="00D81F12"/>
    <w:rsid w:val="00D82D45"/>
    <w:rsid w:val="00D84A7A"/>
    <w:rsid w:val="00D851AF"/>
    <w:rsid w:val="00D86BD3"/>
    <w:rsid w:val="00D86C8E"/>
    <w:rsid w:val="00D86ECA"/>
    <w:rsid w:val="00D87198"/>
    <w:rsid w:val="00D8772E"/>
    <w:rsid w:val="00D87C86"/>
    <w:rsid w:val="00D87EE7"/>
    <w:rsid w:val="00D90108"/>
    <w:rsid w:val="00D90D50"/>
    <w:rsid w:val="00D91092"/>
    <w:rsid w:val="00D910F9"/>
    <w:rsid w:val="00D91641"/>
    <w:rsid w:val="00D9198A"/>
    <w:rsid w:val="00D924A3"/>
    <w:rsid w:val="00D92DF0"/>
    <w:rsid w:val="00D93282"/>
    <w:rsid w:val="00D93DA5"/>
    <w:rsid w:val="00D953EF"/>
    <w:rsid w:val="00D954F7"/>
    <w:rsid w:val="00D95518"/>
    <w:rsid w:val="00D958A5"/>
    <w:rsid w:val="00D9667E"/>
    <w:rsid w:val="00D96FD1"/>
    <w:rsid w:val="00DA0718"/>
    <w:rsid w:val="00DA0919"/>
    <w:rsid w:val="00DA14EF"/>
    <w:rsid w:val="00DA1837"/>
    <w:rsid w:val="00DA1BEF"/>
    <w:rsid w:val="00DA1E4E"/>
    <w:rsid w:val="00DA2022"/>
    <w:rsid w:val="00DA291E"/>
    <w:rsid w:val="00DA3B11"/>
    <w:rsid w:val="00DA3F2E"/>
    <w:rsid w:val="00DA44D2"/>
    <w:rsid w:val="00DA4653"/>
    <w:rsid w:val="00DA49BF"/>
    <w:rsid w:val="00DA4EE9"/>
    <w:rsid w:val="00DA5076"/>
    <w:rsid w:val="00DB0032"/>
    <w:rsid w:val="00DB09C1"/>
    <w:rsid w:val="00DB09EC"/>
    <w:rsid w:val="00DB0CA3"/>
    <w:rsid w:val="00DB1EFA"/>
    <w:rsid w:val="00DB2C95"/>
    <w:rsid w:val="00DB2E2A"/>
    <w:rsid w:val="00DB3973"/>
    <w:rsid w:val="00DB3E00"/>
    <w:rsid w:val="00DB3E25"/>
    <w:rsid w:val="00DB4327"/>
    <w:rsid w:val="00DB4A0D"/>
    <w:rsid w:val="00DB69EB"/>
    <w:rsid w:val="00DB6B12"/>
    <w:rsid w:val="00DB7408"/>
    <w:rsid w:val="00DB75FF"/>
    <w:rsid w:val="00DB7820"/>
    <w:rsid w:val="00DC00BD"/>
    <w:rsid w:val="00DC098D"/>
    <w:rsid w:val="00DC12A2"/>
    <w:rsid w:val="00DC17DF"/>
    <w:rsid w:val="00DC2C25"/>
    <w:rsid w:val="00DC386B"/>
    <w:rsid w:val="00DC4016"/>
    <w:rsid w:val="00DC488D"/>
    <w:rsid w:val="00DC4980"/>
    <w:rsid w:val="00DC6902"/>
    <w:rsid w:val="00DC7145"/>
    <w:rsid w:val="00DC758E"/>
    <w:rsid w:val="00DC77F7"/>
    <w:rsid w:val="00DC7A55"/>
    <w:rsid w:val="00DD0247"/>
    <w:rsid w:val="00DD0515"/>
    <w:rsid w:val="00DD0BE4"/>
    <w:rsid w:val="00DD14A4"/>
    <w:rsid w:val="00DD16AA"/>
    <w:rsid w:val="00DD1AFC"/>
    <w:rsid w:val="00DD3526"/>
    <w:rsid w:val="00DD3624"/>
    <w:rsid w:val="00DD4241"/>
    <w:rsid w:val="00DD47DD"/>
    <w:rsid w:val="00DD49DD"/>
    <w:rsid w:val="00DD546D"/>
    <w:rsid w:val="00DD5A04"/>
    <w:rsid w:val="00DD5B39"/>
    <w:rsid w:val="00DD5C98"/>
    <w:rsid w:val="00DD7A2D"/>
    <w:rsid w:val="00DD7B43"/>
    <w:rsid w:val="00DD7DEE"/>
    <w:rsid w:val="00DE01E0"/>
    <w:rsid w:val="00DE0311"/>
    <w:rsid w:val="00DE0893"/>
    <w:rsid w:val="00DE0B7C"/>
    <w:rsid w:val="00DE1082"/>
    <w:rsid w:val="00DE1B3E"/>
    <w:rsid w:val="00DE22DA"/>
    <w:rsid w:val="00DE2500"/>
    <w:rsid w:val="00DE2D58"/>
    <w:rsid w:val="00DE3832"/>
    <w:rsid w:val="00DE3C2F"/>
    <w:rsid w:val="00DE4656"/>
    <w:rsid w:val="00DE4A84"/>
    <w:rsid w:val="00DE5952"/>
    <w:rsid w:val="00DE5B9F"/>
    <w:rsid w:val="00DE5D80"/>
    <w:rsid w:val="00DE5D96"/>
    <w:rsid w:val="00DE6F91"/>
    <w:rsid w:val="00DF21EB"/>
    <w:rsid w:val="00DF417A"/>
    <w:rsid w:val="00DF6C1D"/>
    <w:rsid w:val="00E004DA"/>
    <w:rsid w:val="00E01105"/>
    <w:rsid w:val="00E01DFF"/>
    <w:rsid w:val="00E02754"/>
    <w:rsid w:val="00E0357C"/>
    <w:rsid w:val="00E039E3"/>
    <w:rsid w:val="00E04134"/>
    <w:rsid w:val="00E055A9"/>
    <w:rsid w:val="00E057C6"/>
    <w:rsid w:val="00E06160"/>
    <w:rsid w:val="00E0638C"/>
    <w:rsid w:val="00E067A8"/>
    <w:rsid w:val="00E07BB7"/>
    <w:rsid w:val="00E104B1"/>
    <w:rsid w:val="00E107B7"/>
    <w:rsid w:val="00E10964"/>
    <w:rsid w:val="00E11878"/>
    <w:rsid w:val="00E11A27"/>
    <w:rsid w:val="00E13526"/>
    <w:rsid w:val="00E1365B"/>
    <w:rsid w:val="00E13BAF"/>
    <w:rsid w:val="00E13FA5"/>
    <w:rsid w:val="00E14021"/>
    <w:rsid w:val="00E14217"/>
    <w:rsid w:val="00E150DF"/>
    <w:rsid w:val="00E15F90"/>
    <w:rsid w:val="00E16122"/>
    <w:rsid w:val="00E206B3"/>
    <w:rsid w:val="00E20DC7"/>
    <w:rsid w:val="00E21407"/>
    <w:rsid w:val="00E215F7"/>
    <w:rsid w:val="00E218A9"/>
    <w:rsid w:val="00E22B23"/>
    <w:rsid w:val="00E22C83"/>
    <w:rsid w:val="00E22CF1"/>
    <w:rsid w:val="00E23A8E"/>
    <w:rsid w:val="00E2402E"/>
    <w:rsid w:val="00E24626"/>
    <w:rsid w:val="00E24DC0"/>
    <w:rsid w:val="00E24F50"/>
    <w:rsid w:val="00E25659"/>
    <w:rsid w:val="00E261DC"/>
    <w:rsid w:val="00E2764E"/>
    <w:rsid w:val="00E27855"/>
    <w:rsid w:val="00E27BC7"/>
    <w:rsid w:val="00E27C22"/>
    <w:rsid w:val="00E307BD"/>
    <w:rsid w:val="00E312C7"/>
    <w:rsid w:val="00E3134A"/>
    <w:rsid w:val="00E3179C"/>
    <w:rsid w:val="00E31D7D"/>
    <w:rsid w:val="00E32970"/>
    <w:rsid w:val="00E32A79"/>
    <w:rsid w:val="00E335C6"/>
    <w:rsid w:val="00E33D23"/>
    <w:rsid w:val="00E33E0D"/>
    <w:rsid w:val="00E340AF"/>
    <w:rsid w:val="00E34499"/>
    <w:rsid w:val="00E3514E"/>
    <w:rsid w:val="00E35A7C"/>
    <w:rsid w:val="00E36B98"/>
    <w:rsid w:val="00E371CC"/>
    <w:rsid w:val="00E373AF"/>
    <w:rsid w:val="00E3745D"/>
    <w:rsid w:val="00E37BCC"/>
    <w:rsid w:val="00E405A4"/>
    <w:rsid w:val="00E4096E"/>
    <w:rsid w:val="00E411EB"/>
    <w:rsid w:val="00E41434"/>
    <w:rsid w:val="00E41A13"/>
    <w:rsid w:val="00E41E36"/>
    <w:rsid w:val="00E41F4A"/>
    <w:rsid w:val="00E4213D"/>
    <w:rsid w:val="00E4278F"/>
    <w:rsid w:val="00E42A01"/>
    <w:rsid w:val="00E42EA9"/>
    <w:rsid w:val="00E439FE"/>
    <w:rsid w:val="00E43C68"/>
    <w:rsid w:val="00E4473E"/>
    <w:rsid w:val="00E448CA"/>
    <w:rsid w:val="00E44E2A"/>
    <w:rsid w:val="00E452D8"/>
    <w:rsid w:val="00E455B8"/>
    <w:rsid w:val="00E457F3"/>
    <w:rsid w:val="00E45E4D"/>
    <w:rsid w:val="00E4684A"/>
    <w:rsid w:val="00E4736F"/>
    <w:rsid w:val="00E5023B"/>
    <w:rsid w:val="00E509FE"/>
    <w:rsid w:val="00E51242"/>
    <w:rsid w:val="00E52643"/>
    <w:rsid w:val="00E535FD"/>
    <w:rsid w:val="00E540A9"/>
    <w:rsid w:val="00E540C1"/>
    <w:rsid w:val="00E54AA7"/>
    <w:rsid w:val="00E555E4"/>
    <w:rsid w:val="00E560C5"/>
    <w:rsid w:val="00E57168"/>
    <w:rsid w:val="00E57F21"/>
    <w:rsid w:val="00E60993"/>
    <w:rsid w:val="00E60D16"/>
    <w:rsid w:val="00E60EE5"/>
    <w:rsid w:val="00E615DB"/>
    <w:rsid w:val="00E62207"/>
    <w:rsid w:val="00E628B1"/>
    <w:rsid w:val="00E62B30"/>
    <w:rsid w:val="00E634D6"/>
    <w:rsid w:val="00E64280"/>
    <w:rsid w:val="00E6478B"/>
    <w:rsid w:val="00E65CC6"/>
    <w:rsid w:val="00E66302"/>
    <w:rsid w:val="00E67AA3"/>
    <w:rsid w:val="00E67B01"/>
    <w:rsid w:val="00E67CDF"/>
    <w:rsid w:val="00E703F9"/>
    <w:rsid w:val="00E70D67"/>
    <w:rsid w:val="00E717A5"/>
    <w:rsid w:val="00E717F0"/>
    <w:rsid w:val="00E72AEB"/>
    <w:rsid w:val="00E72D1D"/>
    <w:rsid w:val="00E73DFF"/>
    <w:rsid w:val="00E73F5D"/>
    <w:rsid w:val="00E74132"/>
    <w:rsid w:val="00E741B7"/>
    <w:rsid w:val="00E74335"/>
    <w:rsid w:val="00E74A64"/>
    <w:rsid w:val="00E75097"/>
    <w:rsid w:val="00E75509"/>
    <w:rsid w:val="00E75C45"/>
    <w:rsid w:val="00E76FB7"/>
    <w:rsid w:val="00E80BBB"/>
    <w:rsid w:val="00E80FF0"/>
    <w:rsid w:val="00E8188E"/>
    <w:rsid w:val="00E8195F"/>
    <w:rsid w:val="00E819C9"/>
    <w:rsid w:val="00E81A41"/>
    <w:rsid w:val="00E81D43"/>
    <w:rsid w:val="00E8222C"/>
    <w:rsid w:val="00E8288D"/>
    <w:rsid w:val="00E828B8"/>
    <w:rsid w:val="00E82FE5"/>
    <w:rsid w:val="00E8337D"/>
    <w:rsid w:val="00E8347E"/>
    <w:rsid w:val="00E83677"/>
    <w:rsid w:val="00E83D3A"/>
    <w:rsid w:val="00E841BF"/>
    <w:rsid w:val="00E84237"/>
    <w:rsid w:val="00E845AE"/>
    <w:rsid w:val="00E85599"/>
    <w:rsid w:val="00E85D1D"/>
    <w:rsid w:val="00E875C7"/>
    <w:rsid w:val="00E87E10"/>
    <w:rsid w:val="00E90014"/>
    <w:rsid w:val="00E903E6"/>
    <w:rsid w:val="00E9043F"/>
    <w:rsid w:val="00E905BA"/>
    <w:rsid w:val="00E912A7"/>
    <w:rsid w:val="00E9164B"/>
    <w:rsid w:val="00E91887"/>
    <w:rsid w:val="00E918F8"/>
    <w:rsid w:val="00E91965"/>
    <w:rsid w:val="00E91C22"/>
    <w:rsid w:val="00E922C6"/>
    <w:rsid w:val="00E92DF5"/>
    <w:rsid w:val="00E93796"/>
    <w:rsid w:val="00E93942"/>
    <w:rsid w:val="00E93D98"/>
    <w:rsid w:val="00E93E4C"/>
    <w:rsid w:val="00E941CE"/>
    <w:rsid w:val="00E9512F"/>
    <w:rsid w:val="00E95296"/>
    <w:rsid w:val="00E95E0F"/>
    <w:rsid w:val="00E95EB6"/>
    <w:rsid w:val="00E9637B"/>
    <w:rsid w:val="00E968E9"/>
    <w:rsid w:val="00EA04D7"/>
    <w:rsid w:val="00EA12B4"/>
    <w:rsid w:val="00EA1CD3"/>
    <w:rsid w:val="00EA21E1"/>
    <w:rsid w:val="00EA2A10"/>
    <w:rsid w:val="00EA2F17"/>
    <w:rsid w:val="00EA3E3E"/>
    <w:rsid w:val="00EA405A"/>
    <w:rsid w:val="00EA4318"/>
    <w:rsid w:val="00EA444D"/>
    <w:rsid w:val="00EA4450"/>
    <w:rsid w:val="00EA5A2E"/>
    <w:rsid w:val="00EA63A9"/>
    <w:rsid w:val="00EA69A5"/>
    <w:rsid w:val="00EA75A5"/>
    <w:rsid w:val="00EA7F5B"/>
    <w:rsid w:val="00EB0804"/>
    <w:rsid w:val="00EB0B46"/>
    <w:rsid w:val="00EB13F9"/>
    <w:rsid w:val="00EB158F"/>
    <w:rsid w:val="00EB234C"/>
    <w:rsid w:val="00EB2848"/>
    <w:rsid w:val="00EB3AF3"/>
    <w:rsid w:val="00EB3CE1"/>
    <w:rsid w:val="00EB3F20"/>
    <w:rsid w:val="00EB4013"/>
    <w:rsid w:val="00EB4A49"/>
    <w:rsid w:val="00EB531D"/>
    <w:rsid w:val="00EB53F0"/>
    <w:rsid w:val="00EB62FF"/>
    <w:rsid w:val="00EB6DBC"/>
    <w:rsid w:val="00EB70A2"/>
    <w:rsid w:val="00EB73A1"/>
    <w:rsid w:val="00EC1EE0"/>
    <w:rsid w:val="00EC2037"/>
    <w:rsid w:val="00EC2262"/>
    <w:rsid w:val="00EC27A5"/>
    <w:rsid w:val="00EC3424"/>
    <w:rsid w:val="00EC3490"/>
    <w:rsid w:val="00EC4275"/>
    <w:rsid w:val="00EC50BB"/>
    <w:rsid w:val="00EC518C"/>
    <w:rsid w:val="00EC588B"/>
    <w:rsid w:val="00EC5CA7"/>
    <w:rsid w:val="00EC61BC"/>
    <w:rsid w:val="00EC6871"/>
    <w:rsid w:val="00EC6ECD"/>
    <w:rsid w:val="00EC6F2F"/>
    <w:rsid w:val="00ED00F0"/>
    <w:rsid w:val="00ED0CBC"/>
    <w:rsid w:val="00ED0CCB"/>
    <w:rsid w:val="00ED0D80"/>
    <w:rsid w:val="00ED0EA8"/>
    <w:rsid w:val="00ED0EE1"/>
    <w:rsid w:val="00ED26B0"/>
    <w:rsid w:val="00ED32FA"/>
    <w:rsid w:val="00ED35E3"/>
    <w:rsid w:val="00ED3A51"/>
    <w:rsid w:val="00ED45E5"/>
    <w:rsid w:val="00ED4F84"/>
    <w:rsid w:val="00ED5A7C"/>
    <w:rsid w:val="00ED5E02"/>
    <w:rsid w:val="00ED6373"/>
    <w:rsid w:val="00ED65A1"/>
    <w:rsid w:val="00ED7364"/>
    <w:rsid w:val="00ED780D"/>
    <w:rsid w:val="00EE0846"/>
    <w:rsid w:val="00EE0998"/>
    <w:rsid w:val="00EE0A1B"/>
    <w:rsid w:val="00EE139D"/>
    <w:rsid w:val="00EE14E6"/>
    <w:rsid w:val="00EE1689"/>
    <w:rsid w:val="00EE23F9"/>
    <w:rsid w:val="00EE2A67"/>
    <w:rsid w:val="00EE348A"/>
    <w:rsid w:val="00EE4C0E"/>
    <w:rsid w:val="00EE4D2D"/>
    <w:rsid w:val="00EE51D4"/>
    <w:rsid w:val="00EE69E0"/>
    <w:rsid w:val="00EE70EB"/>
    <w:rsid w:val="00EE752C"/>
    <w:rsid w:val="00EE7E41"/>
    <w:rsid w:val="00EE7F30"/>
    <w:rsid w:val="00EF0953"/>
    <w:rsid w:val="00EF2083"/>
    <w:rsid w:val="00EF224F"/>
    <w:rsid w:val="00EF25EF"/>
    <w:rsid w:val="00EF3782"/>
    <w:rsid w:val="00EF6353"/>
    <w:rsid w:val="00EF6807"/>
    <w:rsid w:val="00EF69ED"/>
    <w:rsid w:val="00EF6D6D"/>
    <w:rsid w:val="00EF72DD"/>
    <w:rsid w:val="00EF761B"/>
    <w:rsid w:val="00EF779B"/>
    <w:rsid w:val="00EF7CD5"/>
    <w:rsid w:val="00EF7FB3"/>
    <w:rsid w:val="00F0027D"/>
    <w:rsid w:val="00F0034E"/>
    <w:rsid w:val="00F00627"/>
    <w:rsid w:val="00F01D99"/>
    <w:rsid w:val="00F0228F"/>
    <w:rsid w:val="00F02430"/>
    <w:rsid w:val="00F029FE"/>
    <w:rsid w:val="00F04138"/>
    <w:rsid w:val="00F04CEB"/>
    <w:rsid w:val="00F05566"/>
    <w:rsid w:val="00F06795"/>
    <w:rsid w:val="00F06A62"/>
    <w:rsid w:val="00F100BE"/>
    <w:rsid w:val="00F107E7"/>
    <w:rsid w:val="00F12032"/>
    <w:rsid w:val="00F125E3"/>
    <w:rsid w:val="00F13223"/>
    <w:rsid w:val="00F1359C"/>
    <w:rsid w:val="00F13FE0"/>
    <w:rsid w:val="00F14CCB"/>
    <w:rsid w:val="00F14E58"/>
    <w:rsid w:val="00F14EC9"/>
    <w:rsid w:val="00F15344"/>
    <w:rsid w:val="00F159F2"/>
    <w:rsid w:val="00F15B29"/>
    <w:rsid w:val="00F15B39"/>
    <w:rsid w:val="00F15C48"/>
    <w:rsid w:val="00F15DEB"/>
    <w:rsid w:val="00F160F4"/>
    <w:rsid w:val="00F1715E"/>
    <w:rsid w:val="00F17704"/>
    <w:rsid w:val="00F21590"/>
    <w:rsid w:val="00F21949"/>
    <w:rsid w:val="00F21EEC"/>
    <w:rsid w:val="00F21F99"/>
    <w:rsid w:val="00F22F17"/>
    <w:rsid w:val="00F233D2"/>
    <w:rsid w:val="00F23EA5"/>
    <w:rsid w:val="00F247BE"/>
    <w:rsid w:val="00F25BDD"/>
    <w:rsid w:val="00F262ED"/>
    <w:rsid w:val="00F2698D"/>
    <w:rsid w:val="00F26D2F"/>
    <w:rsid w:val="00F307FF"/>
    <w:rsid w:val="00F30976"/>
    <w:rsid w:val="00F30D2B"/>
    <w:rsid w:val="00F30EB7"/>
    <w:rsid w:val="00F31043"/>
    <w:rsid w:val="00F31319"/>
    <w:rsid w:val="00F3182D"/>
    <w:rsid w:val="00F3202B"/>
    <w:rsid w:val="00F32BD2"/>
    <w:rsid w:val="00F351A4"/>
    <w:rsid w:val="00F356CE"/>
    <w:rsid w:val="00F35FB9"/>
    <w:rsid w:val="00F365F1"/>
    <w:rsid w:val="00F36E0B"/>
    <w:rsid w:val="00F37E0F"/>
    <w:rsid w:val="00F41193"/>
    <w:rsid w:val="00F425DD"/>
    <w:rsid w:val="00F43B51"/>
    <w:rsid w:val="00F43CFF"/>
    <w:rsid w:val="00F43DE2"/>
    <w:rsid w:val="00F4422D"/>
    <w:rsid w:val="00F45084"/>
    <w:rsid w:val="00F4560A"/>
    <w:rsid w:val="00F46234"/>
    <w:rsid w:val="00F4648D"/>
    <w:rsid w:val="00F4784E"/>
    <w:rsid w:val="00F47885"/>
    <w:rsid w:val="00F50308"/>
    <w:rsid w:val="00F50495"/>
    <w:rsid w:val="00F50891"/>
    <w:rsid w:val="00F50944"/>
    <w:rsid w:val="00F50BB3"/>
    <w:rsid w:val="00F52681"/>
    <w:rsid w:val="00F52B0F"/>
    <w:rsid w:val="00F52E57"/>
    <w:rsid w:val="00F53A74"/>
    <w:rsid w:val="00F53DE1"/>
    <w:rsid w:val="00F5493D"/>
    <w:rsid w:val="00F5569F"/>
    <w:rsid w:val="00F55717"/>
    <w:rsid w:val="00F55747"/>
    <w:rsid w:val="00F558D1"/>
    <w:rsid w:val="00F55DE2"/>
    <w:rsid w:val="00F563F7"/>
    <w:rsid w:val="00F5705A"/>
    <w:rsid w:val="00F575A4"/>
    <w:rsid w:val="00F57759"/>
    <w:rsid w:val="00F57AB0"/>
    <w:rsid w:val="00F57E6C"/>
    <w:rsid w:val="00F60610"/>
    <w:rsid w:val="00F60AB5"/>
    <w:rsid w:val="00F60BD4"/>
    <w:rsid w:val="00F6155C"/>
    <w:rsid w:val="00F6166F"/>
    <w:rsid w:val="00F62021"/>
    <w:rsid w:val="00F62616"/>
    <w:rsid w:val="00F633E7"/>
    <w:rsid w:val="00F63819"/>
    <w:rsid w:val="00F63E07"/>
    <w:rsid w:val="00F63F02"/>
    <w:rsid w:val="00F63F76"/>
    <w:rsid w:val="00F645F0"/>
    <w:rsid w:val="00F65328"/>
    <w:rsid w:val="00F6638E"/>
    <w:rsid w:val="00F66D66"/>
    <w:rsid w:val="00F66F5D"/>
    <w:rsid w:val="00F67A64"/>
    <w:rsid w:val="00F701ED"/>
    <w:rsid w:val="00F70200"/>
    <w:rsid w:val="00F709A2"/>
    <w:rsid w:val="00F71672"/>
    <w:rsid w:val="00F71792"/>
    <w:rsid w:val="00F71EF2"/>
    <w:rsid w:val="00F72742"/>
    <w:rsid w:val="00F72B2A"/>
    <w:rsid w:val="00F72D4E"/>
    <w:rsid w:val="00F73083"/>
    <w:rsid w:val="00F7367C"/>
    <w:rsid w:val="00F737D6"/>
    <w:rsid w:val="00F748D3"/>
    <w:rsid w:val="00F74EF3"/>
    <w:rsid w:val="00F75052"/>
    <w:rsid w:val="00F759CD"/>
    <w:rsid w:val="00F75C38"/>
    <w:rsid w:val="00F75F72"/>
    <w:rsid w:val="00F7606C"/>
    <w:rsid w:val="00F7639E"/>
    <w:rsid w:val="00F7711E"/>
    <w:rsid w:val="00F80C07"/>
    <w:rsid w:val="00F81EBA"/>
    <w:rsid w:val="00F820EF"/>
    <w:rsid w:val="00F82276"/>
    <w:rsid w:val="00F82DD7"/>
    <w:rsid w:val="00F83A80"/>
    <w:rsid w:val="00F83ADE"/>
    <w:rsid w:val="00F848A7"/>
    <w:rsid w:val="00F8572A"/>
    <w:rsid w:val="00F87995"/>
    <w:rsid w:val="00F90ADE"/>
    <w:rsid w:val="00F92A73"/>
    <w:rsid w:val="00F92BF7"/>
    <w:rsid w:val="00F93660"/>
    <w:rsid w:val="00F938C1"/>
    <w:rsid w:val="00F94695"/>
    <w:rsid w:val="00F9563C"/>
    <w:rsid w:val="00F95698"/>
    <w:rsid w:val="00F95F94"/>
    <w:rsid w:val="00F962BC"/>
    <w:rsid w:val="00F96B53"/>
    <w:rsid w:val="00F9705E"/>
    <w:rsid w:val="00F97DBF"/>
    <w:rsid w:val="00FA0031"/>
    <w:rsid w:val="00FA12C2"/>
    <w:rsid w:val="00FA276A"/>
    <w:rsid w:val="00FA36B0"/>
    <w:rsid w:val="00FA3862"/>
    <w:rsid w:val="00FA4432"/>
    <w:rsid w:val="00FA50B7"/>
    <w:rsid w:val="00FA53A6"/>
    <w:rsid w:val="00FA5840"/>
    <w:rsid w:val="00FA5984"/>
    <w:rsid w:val="00FA5F37"/>
    <w:rsid w:val="00FA6501"/>
    <w:rsid w:val="00FA6780"/>
    <w:rsid w:val="00FA6BBA"/>
    <w:rsid w:val="00FB02BE"/>
    <w:rsid w:val="00FB0ACE"/>
    <w:rsid w:val="00FB0BDE"/>
    <w:rsid w:val="00FB19B7"/>
    <w:rsid w:val="00FB1C75"/>
    <w:rsid w:val="00FB2860"/>
    <w:rsid w:val="00FB296D"/>
    <w:rsid w:val="00FB2FBE"/>
    <w:rsid w:val="00FB2FEE"/>
    <w:rsid w:val="00FB3016"/>
    <w:rsid w:val="00FB356B"/>
    <w:rsid w:val="00FB3F21"/>
    <w:rsid w:val="00FB4976"/>
    <w:rsid w:val="00FB4F24"/>
    <w:rsid w:val="00FB551F"/>
    <w:rsid w:val="00FB5CE9"/>
    <w:rsid w:val="00FB5F48"/>
    <w:rsid w:val="00FB733A"/>
    <w:rsid w:val="00FB7701"/>
    <w:rsid w:val="00FB79F7"/>
    <w:rsid w:val="00FC049D"/>
    <w:rsid w:val="00FC0729"/>
    <w:rsid w:val="00FC0AA1"/>
    <w:rsid w:val="00FC10C3"/>
    <w:rsid w:val="00FC10D8"/>
    <w:rsid w:val="00FC1645"/>
    <w:rsid w:val="00FC18B5"/>
    <w:rsid w:val="00FC359A"/>
    <w:rsid w:val="00FC4851"/>
    <w:rsid w:val="00FC4D4D"/>
    <w:rsid w:val="00FC4F39"/>
    <w:rsid w:val="00FC5FCB"/>
    <w:rsid w:val="00FC62D4"/>
    <w:rsid w:val="00FC64D7"/>
    <w:rsid w:val="00FC69C1"/>
    <w:rsid w:val="00FC7389"/>
    <w:rsid w:val="00FC7B90"/>
    <w:rsid w:val="00FC7D74"/>
    <w:rsid w:val="00FD0804"/>
    <w:rsid w:val="00FD0999"/>
    <w:rsid w:val="00FD2068"/>
    <w:rsid w:val="00FD2CEB"/>
    <w:rsid w:val="00FD4873"/>
    <w:rsid w:val="00FD5734"/>
    <w:rsid w:val="00FD5DF2"/>
    <w:rsid w:val="00FD69E1"/>
    <w:rsid w:val="00FD7D16"/>
    <w:rsid w:val="00FE0A3C"/>
    <w:rsid w:val="00FE0E4D"/>
    <w:rsid w:val="00FE162E"/>
    <w:rsid w:val="00FE2CA4"/>
    <w:rsid w:val="00FE4930"/>
    <w:rsid w:val="00FE4D5C"/>
    <w:rsid w:val="00FE51B6"/>
    <w:rsid w:val="00FE51F0"/>
    <w:rsid w:val="00FE56B6"/>
    <w:rsid w:val="00FE5BC3"/>
    <w:rsid w:val="00FE631F"/>
    <w:rsid w:val="00FE69FF"/>
    <w:rsid w:val="00FE712A"/>
    <w:rsid w:val="00FE7EDD"/>
    <w:rsid w:val="00FF02A5"/>
    <w:rsid w:val="00FF11C2"/>
    <w:rsid w:val="00FF187F"/>
    <w:rsid w:val="00FF18A3"/>
    <w:rsid w:val="00FF191F"/>
    <w:rsid w:val="00FF251A"/>
    <w:rsid w:val="00FF300D"/>
    <w:rsid w:val="00FF5BC6"/>
    <w:rsid w:val="00FF6239"/>
    <w:rsid w:val="00FF6ADC"/>
    <w:rsid w:val="00FF720F"/>
    <w:rsid w:val="00FF7578"/>
    <w:rsid w:val="00FF75F1"/>
    <w:rsid w:val="01159915"/>
    <w:rsid w:val="014C2CCD"/>
    <w:rsid w:val="01F07D83"/>
    <w:rsid w:val="0235CA44"/>
    <w:rsid w:val="03518695"/>
    <w:rsid w:val="03F8F4ED"/>
    <w:rsid w:val="0438B07D"/>
    <w:rsid w:val="04764E13"/>
    <w:rsid w:val="04A3D981"/>
    <w:rsid w:val="04ADFE95"/>
    <w:rsid w:val="04BB8F32"/>
    <w:rsid w:val="04E8F268"/>
    <w:rsid w:val="04FC445B"/>
    <w:rsid w:val="0581F7D0"/>
    <w:rsid w:val="061169A5"/>
    <w:rsid w:val="064E313F"/>
    <w:rsid w:val="067931FC"/>
    <w:rsid w:val="06BB7DD5"/>
    <w:rsid w:val="076C594C"/>
    <w:rsid w:val="07A098F8"/>
    <w:rsid w:val="07B47E1C"/>
    <w:rsid w:val="07ECD210"/>
    <w:rsid w:val="080455B6"/>
    <w:rsid w:val="082F3285"/>
    <w:rsid w:val="0859AFEF"/>
    <w:rsid w:val="08BE4EE3"/>
    <w:rsid w:val="08C5A354"/>
    <w:rsid w:val="09017806"/>
    <w:rsid w:val="09D40DA7"/>
    <w:rsid w:val="0A83D026"/>
    <w:rsid w:val="0A9C1493"/>
    <w:rsid w:val="0AD30586"/>
    <w:rsid w:val="0AF11943"/>
    <w:rsid w:val="0C238E3D"/>
    <w:rsid w:val="0C5CF942"/>
    <w:rsid w:val="0DD43214"/>
    <w:rsid w:val="0DE735EC"/>
    <w:rsid w:val="0F1C8E56"/>
    <w:rsid w:val="0F7F8B57"/>
    <w:rsid w:val="105509C1"/>
    <w:rsid w:val="10CD0B1C"/>
    <w:rsid w:val="10D57EB7"/>
    <w:rsid w:val="10F45258"/>
    <w:rsid w:val="1173487D"/>
    <w:rsid w:val="11967F86"/>
    <w:rsid w:val="11CA409F"/>
    <w:rsid w:val="1378D9D6"/>
    <w:rsid w:val="138DE61C"/>
    <w:rsid w:val="13C5D2C4"/>
    <w:rsid w:val="13F0AC66"/>
    <w:rsid w:val="13FC1B68"/>
    <w:rsid w:val="141EFD09"/>
    <w:rsid w:val="14274801"/>
    <w:rsid w:val="1456B7FF"/>
    <w:rsid w:val="14C710D9"/>
    <w:rsid w:val="14D032B8"/>
    <w:rsid w:val="155FE3E8"/>
    <w:rsid w:val="156BD9E9"/>
    <w:rsid w:val="15C2681A"/>
    <w:rsid w:val="15CF752A"/>
    <w:rsid w:val="161BFB46"/>
    <w:rsid w:val="1653B33A"/>
    <w:rsid w:val="167EDC0C"/>
    <w:rsid w:val="16FDC111"/>
    <w:rsid w:val="17D4FBD2"/>
    <w:rsid w:val="17F5ED43"/>
    <w:rsid w:val="180E1D97"/>
    <w:rsid w:val="181DF6BF"/>
    <w:rsid w:val="18C53C35"/>
    <w:rsid w:val="18F23D44"/>
    <w:rsid w:val="1900496F"/>
    <w:rsid w:val="1904FFA6"/>
    <w:rsid w:val="194BEBB3"/>
    <w:rsid w:val="1AE42D98"/>
    <w:rsid w:val="1B6D7ABE"/>
    <w:rsid w:val="1B86C4BD"/>
    <w:rsid w:val="1BD943EA"/>
    <w:rsid w:val="1BEBEBA7"/>
    <w:rsid w:val="1C18B2DF"/>
    <w:rsid w:val="1C3952DC"/>
    <w:rsid w:val="1C761F05"/>
    <w:rsid w:val="1D009999"/>
    <w:rsid w:val="1D2E7CD9"/>
    <w:rsid w:val="1D41358D"/>
    <w:rsid w:val="1D8EB6D7"/>
    <w:rsid w:val="1E51484F"/>
    <w:rsid w:val="1F734D1C"/>
    <w:rsid w:val="201BFCA8"/>
    <w:rsid w:val="217A5129"/>
    <w:rsid w:val="21EC1EBF"/>
    <w:rsid w:val="21EE70F2"/>
    <w:rsid w:val="220F5D3E"/>
    <w:rsid w:val="22D6898A"/>
    <w:rsid w:val="2319D848"/>
    <w:rsid w:val="231D6B50"/>
    <w:rsid w:val="235A9B84"/>
    <w:rsid w:val="23B5299F"/>
    <w:rsid w:val="241B4A1B"/>
    <w:rsid w:val="242ECE55"/>
    <w:rsid w:val="24C323AC"/>
    <w:rsid w:val="253F4766"/>
    <w:rsid w:val="257DEC14"/>
    <w:rsid w:val="2663BEEB"/>
    <w:rsid w:val="2693C6F1"/>
    <w:rsid w:val="2749B772"/>
    <w:rsid w:val="275D847A"/>
    <w:rsid w:val="278BE393"/>
    <w:rsid w:val="27D40543"/>
    <w:rsid w:val="281ABA4B"/>
    <w:rsid w:val="28E29198"/>
    <w:rsid w:val="294E5A75"/>
    <w:rsid w:val="2A11A331"/>
    <w:rsid w:val="2A149800"/>
    <w:rsid w:val="2A4493FB"/>
    <w:rsid w:val="2AD87B79"/>
    <w:rsid w:val="2AF56019"/>
    <w:rsid w:val="2B0BB1F2"/>
    <w:rsid w:val="2C7A8D5C"/>
    <w:rsid w:val="2CB2C213"/>
    <w:rsid w:val="2CC13AA2"/>
    <w:rsid w:val="2D2DC50D"/>
    <w:rsid w:val="2D69FB1F"/>
    <w:rsid w:val="2DC5D290"/>
    <w:rsid w:val="2DC616D3"/>
    <w:rsid w:val="2E47312F"/>
    <w:rsid w:val="2EA44D4A"/>
    <w:rsid w:val="2EEEE80A"/>
    <w:rsid w:val="2F18EE4C"/>
    <w:rsid w:val="30785F8A"/>
    <w:rsid w:val="30983734"/>
    <w:rsid w:val="30A4FF3E"/>
    <w:rsid w:val="328B30F6"/>
    <w:rsid w:val="331B4975"/>
    <w:rsid w:val="3408E008"/>
    <w:rsid w:val="34EB95A8"/>
    <w:rsid w:val="3645BE12"/>
    <w:rsid w:val="36DEC2FA"/>
    <w:rsid w:val="370B778A"/>
    <w:rsid w:val="371109CA"/>
    <w:rsid w:val="374F40CC"/>
    <w:rsid w:val="37802F54"/>
    <w:rsid w:val="37E262FE"/>
    <w:rsid w:val="387A48FB"/>
    <w:rsid w:val="38B1376F"/>
    <w:rsid w:val="38F51BB7"/>
    <w:rsid w:val="39C8C8C1"/>
    <w:rsid w:val="3AB25715"/>
    <w:rsid w:val="3AFA590D"/>
    <w:rsid w:val="3B74ED7A"/>
    <w:rsid w:val="3BAC8CB3"/>
    <w:rsid w:val="3BFD1C5B"/>
    <w:rsid w:val="3C6223AA"/>
    <w:rsid w:val="3C7B8B26"/>
    <w:rsid w:val="3CDE9502"/>
    <w:rsid w:val="3EC6EC6E"/>
    <w:rsid w:val="3EDBEF09"/>
    <w:rsid w:val="3F99D62A"/>
    <w:rsid w:val="3FAC8D92"/>
    <w:rsid w:val="3FB5A734"/>
    <w:rsid w:val="3FBF66AE"/>
    <w:rsid w:val="3FCE9191"/>
    <w:rsid w:val="4087C314"/>
    <w:rsid w:val="416D3898"/>
    <w:rsid w:val="4173CDDB"/>
    <w:rsid w:val="42BB5D8C"/>
    <w:rsid w:val="438931B1"/>
    <w:rsid w:val="43D76214"/>
    <w:rsid w:val="44898B8C"/>
    <w:rsid w:val="44C000F3"/>
    <w:rsid w:val="44F89CAB"/>
    <w:rsid w:val="459FC0C3"/>
    <w:rsid w:val="45D8CBF9"/>
    <w:rsid w:val="4665EDE9"/>
    <w:rsid w:val="4719B764"/>
    <w:rsid w:val="47340F12"/>
    <w:rsid w:val="477519F5"/>
    <w:rsid w:val="47AFC15C"/>
    <w:rsid w:val="4876EDB8"/>
    <w:rsid w:val="489A0A26"/>
    <w:rsid w:val="48FF13A6"/>
    <w:rsid w:val="49159F63"/>
    <w:rsid w:val="494541B2"/>
    <w:rsid w:val="4A9D32C6"/>
    <w:rsid w:val="4ABE485E"/>
    <w:rsid w:val="4B437FFF"/>
    <w:rsid w:val="4B47706C"/>
    <w:rsid w:val="4BDFE6C9"/>
    <w:rsid w:val="4C1B8598"/>
    <w:rsid w:val="4C50EF8B"/>
    <w:rsid w:val="4D00A5E9"/>
    <w:rsid w:val="4D08ECFD"/>
    <w:rsid w:val="4D4BE8AE"/>
    <w:rsid w:val="4D60EEDC"/>
    <w:rsid w:val="4D7F5F3D"/>
    <w:rsid w:val="4D8922B0"/>
    <w:rsid w:val="4E698417"/>
    <w:rsid w:val="506A27A0"/>
    <w:rsid w:val="50F7FF88"/>
    <w:rsid w:val="51614E86"/>
    <w:rsid w:val="525ADCE2"/>
    <w:rsid w:val="5277D415"/>
    <w:rsid w:val="52790491"/>
    <w:rsid w:val="52CBCD83"/>
    <w:rsid w:val="52CD0C4B"/>
    <w:rsid w:val="52EB8F77"/>
    <w:rsid w:val="5302CB54"/>
    <w:rsid w:val="54C74319"/>
    <w:rsid w:val="54D1D3F1"/>
    <w:rsid w:val="5514887E"/>
    <w:rsid w:val="552DD7C6"/>
    <w:rsid w:val="55558F4D"/>
    <w:rsid w:val="556ABBF3"/>
    <w:rsid w:val="5634D61F"/>
    <w:rsid w:val="568B4DDB"/>
    <w:rsid w:val="56BCE6AF"/>
    <w:rsid w:val="56FC7342"/>
    <w:rsid w:val="575EA90C"/>
    <w:rsid w:val="5777AF3B"/>
    <w:rsid w:val="57C0ABAD"/>
    <w:rsid w:val="57C1EB58"/>
    <w:rsid w:val="581422DF"/>
    <w:rsid w:val="5850F609"/>
    <w:rsid w:val="593DF6B6"/>
    <w:rsid w:val="59434514"/>
    <w:rsid w:val="599956E3"/>
    <w:rsid w:val="59B05A5F"/>
    <w:rsid w:val="5AB65397"/>
    <w:rsid w:val="5AD153C3"/>
    <w:rsid w:val="5B40B221"/>
    <w:rsid w:val="5BB3E92F"/>
    <w:rsid w:val="5BD2E12A"/>
    <w:rsid w:val="5C269F13"/>
    <w:rsid w:val="5C41E4C6"/>
    <w:rsid w:val="5C53A999"/>
    <w:rsid w:val="5D305C29"/>
    <w:rsid w:val="5E370F00"/>
    <w:rsid w:val="5E9FB487"/>
    <w:rsid w:val="5EAACD9A"/>
    <w:rsid w:val="5EBC2A31"/>
    <w:rsid w:val="5FBD7D51"/>
    <w:rsid w:val="601DAC37"/>
    <w:rsid w:val="621768AA"/>
    <w:rsid w:val="6278FB14"/>
    <w:rsid w:val="6293352A"/>
    <w:rsid w:val="63063121"/>
    <w:rsid w:val="636E62B0"/>
    <w:rsid w:val="63B73F3D"/>
    <w:rsid w:val="6401C7D0"/>
    <w:rsid w:val="640854F7"/>
    <w:rsid w:val="647B8DC7"/>
    <w:rsid w:val="65112F05"/>
    <w:rsid w:val="651EF9F9"/>
    <w:rsid w:val="65849098"/>
    <w:rsid w:val="65B578FD"/>
    <w:rsid w:val="66065DBC"/>
    <w:rsid w:val="68FF71B1"/>
    <w:rsid w:val="69897B10"/>
    <w:rsid w:val="6A2F024D"/>
    <w:rsid w:val="6A445D43"/>
    <w:rsid w:val="6AA5A59D"/>
    <w:rsid w:val="6AF0578B"/>
    <w:rsid w:val="6B764F67"/>
    <w:rsid w:val="6C3B5566"/>
    <w:rsid w:val="6C4CB9BD"/>
    <w:rsid w:val="6C6D1C1F"/>
    <w:rsid w:val="6C90D86B"/>
    <w:rsid w:val="6C9ABFB7"/>
    <w:rsid w:val="6CA3BB32"/>
    <w:rsid w:val="6CFB6703"/>
    <w:rsid w:val="6D422929"/>
    <w:rsid w:val="6D79305D"/>
    <w:rsid w:val="6DF5549C"/>
    <w:rsid w:val="6E553DD6"/>
    <w:rsid w:val="7028843D"/>
    <w:rsid w:val="70301A3E"/>
    <w:rsid w:val="7035B3A0"/>
    <w:rsid w:val="703BE7BB"/>
    <w:rsid w:val="70BA93FF"/>
    <w:rsid w:val="7214005A"/>
    <w:rsid w:val="727A0E0E"/>
    <w:rsid w:val="729F3C45"/>
    <w:rsid w:val="72C18912"/>
    <w:rsid w:val="72D9580E"/>
    <w:rsid w:val="747F0A33"/>
    <w:rsid w:val="74BDC736"/>
    <w:rsid w:val="75847E7F"/>
    <w:rsid w:val="75CC1C75"/>
    <w:rsid w:val="7626E9B5"/>
    <w:rsid w:val="7655A6A8"/>
    <w:rsid w:val="76D4EC00"/>
    <w:rsid w:val="770B2C0B"/>
    <w:rsid w:val="773EECB5"/>
    <w:rsid w:val="775E9D22"/>
    <w:rsid w:val="77AB3C34"/>
    <w:rsid w:val="77FA5980"/>
    <w:rsid w:val="78117B5D"/>
    <w:rsid w:val="786E6DD7"/>
    <w:rsid w:val="78A34482"/>
    <w:rsid w:val="78C27F4D"/>
    <w:rsid w:val="793E1178"/>
    <w:rsid w:val="796985DD"/>
    <w:rsid w:val="7A037F1D"/>
    <w:rsid w:val="7A46C643"/>
    <w:rsid w:val="7A483440"/>
    <w:rsid w:val="7A67518D"/>
    <w:rsid w:val="7BD58F0C"/>
    <w:rsid w:val="7C1A1070"/>
    <w:rsid w:val="7DAB0B78"/>
    <w:rsid w:val="7E874E5B"/>
    <w:rsid w:val="7EC3D782"/>
    <w:rsid w:val="7FD6BFF3"/>
    <w:rsid w:val="7FF6CF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D5376"/>
  <w15:docId w15:val="{4F021A6B-61D7-4FE7-94E2-836D5745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Open Sans Light"/>
        <w:sz w:val="22"/>
        <w:szCs w:val="22"/>
        <w:lang w:val="en-US" w:eastAsia="en-US" w:bidi="ar-SA"/>
      </w:rPr>
    </w:rPrDefault>
    <w:pPrDefault>
      <w:pPr>
        <w:spacing w:before="120" w:after="60" w:line="276" w:lineRule="auto"/>
        <w:ind w:left="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eneric"/>
    <w:uiPriority w:val="4"/>
    <w:qFormat/>
    <w:rsid w:val="00474409"/>
  </w:style>
  <w:style w:type="paragraph" w:styleId="Heading1">
    <w:name w:val="heading 1"/>
    <w:basedOn w:val="Normal"/>
    <w:next w:val="Body"/>
    <w:link w:val="Heading1Char"/>
    <w:uiPriority w:val="1"/>
    <w:qFormat/>
    <w:rsid w:val="008246B7"/>
    <w:pPr>
      <w:keepNext/>
      <w:keepLines/>
      <w:pageBreakBefore/>
      <w:numPr>
        <w:numId w:val="17"/>
      </w:numPr>
      <w:pBdr>
        <w:bottom w:val="single" w:sz="4" w:space="1" w:color="auto"/>
      </w:pBdr>
      <w:spacing w:before="360" w:after="240" w:line="240" w:lineRule="auto"/>
      <w:outlineLvl w:val="0"/>
    </w:pPr>
    <w:rPr>
      <w:rFonts w:ascii="Verdana" w:eastAsiaTheme="majorEastAsia" w:hAnsi="Verdana" w:cstheme="majorBidi"/>
      <w:b/>
      <w:bCs/>
      <w:color w:val="C00000"/>
      <w:sz w:val="36"/>
      <w:szCs w:val="28"/>
      <w:lang w:eastAsia="ja-JP"/>
    </w:rPr>
  </w:style>
  <w:style w:type="paragraph" w:styleId="Heading2">
    <w:name w:val="heading 2"/>
    <w:basedOn w:val="Normal"/>
    <w:next w:val="Body"/>
    <w:link w:val="Heading2Char"/>
    <w:uiPriority w:val="1"/>
    <w:unhideWhenUsed/>
    <w:qFormat/>
    <w:rsid w:val="008246B7"/>
    <w:pPr>
      <w:keepNext/>
      <w:keepLines/>
      <w:numPr>
        <w:ilvl w:val="1"/>
        <w:numId w:val="17"/>
      </w:numPr>
      <w:spacing w:before="200" w:after="80" w:line="288" w:lineRule="auto"/>
      <w:outlineLvl w:val="1"/>
    </w:pPr>
    <w:rPr>
      <w:rFonts w:ascii="Verdana" w:eastAsiaTheme="majorEastAsia" w:hAnsi="Verdana" w:cstheme="majorBidi"/>
      <w:b/>
      <w:bCs/>
      <w:color w:val="C00000"/>
      <w:sz w:val="28"/>
      <w:szCs w:val="24"/>
      <w:lang w:eastAsia="ja-JP"/>
    </w:rPr>
  </w:style>
  <w:style w:type="paragraph" w:styleId="Heading3">
    <w:name w:val="heading 3"/>
    <w:basedOn w:val="Normal"/>
    <w:next w:val="Body"/>
    <w:link w:val="Heading3Char"/>
    <w:uiPriority w:val="1"/>
    <w:unhideWhenUsed/>
    <w:qFormat/>
    <w:rsid w:val="008246B7"/>
    <w:pPr>
      <w:keepNext/>
      <w:keepLines/>
      <w:numPr>
        <w:ilvl w:val="2"/>
        <w:numId w:val="17"/>
      </w:numPr>
      <w:spacing w:before="360" w:after="120" w:line="288" w:lineRule="auto"/>
      <w:outlineLvl w:val="2"/>
    </w:pPr>
    <w:rPr>
      <w:rFonts w:ascii="Verdana" w:eastAsia="Times New Roman" w:hAnsi="Verdana" w:cstheme="majorBidi"/>
      <w:b/>
      <w:bCs/>
      <w:color w:val="C00000"/>
      <w:lang w:val="en-IN" w:eastAsia="ja-JP"/>
    </w:rPr>
  </w:style>
  <w:style w:type="paragraph" w:styleId="Heading4">
    <w:name w:val="heading 4"/>
    <w:basedOn w:val="Normal"/>
    <w:next w:val="Normal"/>
    <w:link w:val="Heading4Char"/>
    <w:uiPriority w:val="9"/>
    <w:unhideWhenUsed/>
    <w:rsid w:val="00F63F76"/>
    <w:pPr>
      <w:keepNext/>
      <w:keepLines/>
      <w:numPr>
        <w:ilvl w:val="3"/>
        <w:numId w:val="17"/>
      </w:numPr>
      <w:spacing w:before="40" w:after="0"/>
      <w:outlineLvl w:val="3"/>
    </w:pPr>
    <w:rPr>
      <w:rFonts w:ascii="Verdana" w:eastAsiaTheme="majorEastAsia" w:hAnsi="Verdana" w:cstheme="majorBidi"/>
      <w:i/>
      <w:iCs/>
      <w:color w:val="C00000"/>
    </w:rPr>
  </w:style>
  <w:style w:type="paragraph" w:styleId="Heading5">
    <w:name w:val="heading 5"/>
    <w:basedOn w:val="Normal"/>
    <w:next w:val="Normal"/>
    <w:link w:val="Heading5Char"/>
    <w:uiPriority w:val="9"/>
    <w:semiHidden/>
    <w:unhideWhenUsed/>
    <w:qFormat/>
    <w:rsid w:val="0082261C"/>
    <w:pPr>
      <w:keepNext/>
      <w:keepLines/>
      <w:numPr>
        <w:ilvl w:val="4"/>
        <w:numId w:val="17"/>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2261C"/>
    <w:pPr>
      <w:keepNext/>
      <w:keepLines/>
      <w:numPr>
        <w:ilvl w:val="5"/>
        <w:numId w:val="17"/>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F438D"/>
    <w:pPr>
      <w:keepNext/>
      <w:keepLines/>
      <w:numPr>
        <w:ilvl w:val="6"/>
        <w:numId w:val="1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2261C"/>
    <w:pPr>
      <w:keepNext/>
      <w:keepLines/>
      <w:numPr>
        <w:ilvl w:val="7"/>
        <w:numId w:val="17"/>
      </w:numPr>
      <w:spacing w:before="40" w:after="0"/>
      <w:outlineLvl w:val="7"/>
    </w:pPr>
    <w:rPr>
      <w:rFonts w:asciiTheme="majorHAnsi" w:eastAsiaTheme="majorEastAsia" w:hAnsiTheme="majorHAnsi" w:cstheme="majorBidi"/>
      <w:color w:val="000000" w:themeColor="text1"/>
      <w:sz w:val="21"/>
      <w:szCs w:val="21"/>
    </w:rPr>
  </w:style>
  <w:style w:type="paragraph" w:styleId="Heading9">
    <w:name w:val="heading 9"/>
    <w:basedOn w:val="Normal"/>
    <w:next w:val="Normal"/>
    <w:link w:val="Heading9Char"/>
    <w:uiPriority w:val="9"/>
    <w:semiHidden/>
    <w:unhideWhenUsed/>
    <w:qFormat/>
    <w:rsid w:val="0082261C"/>
    <w:pPr>
      <w:keepNext/>
      <w:keepLines/>
      <w:numPr>
        <w:ilvl w:val="8"/>
        <w:numId w:val="17"/>
      </w:numPr>
      <w:spacing w:before="40" w:after="0"/>
      <w:outlineLvl w:val="8"/>
    </w:pPr>
    <w:rPr>
      <w:rFonts w:asciiTheme="majorHAnsi" w:eastAsiaTheme="majorEastAsia" w:hAnsiTheme="majorHAnsi" w:cstheme="majorBidi"/>
      <w:i/>
      <w:iCs/>
      <w:color w:val="000000" w:themeColor="text1"/>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0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96E"/>
  </w:style>
  <w:style w:type="paragraph" w:styleId="Footer">
    <w:name w:val="footer"/>
    <w:basedOn w:val="Normal"/>
    <w:link w:val="FooterChar"/>
    <w:uiPriority w:val="99"/>
    <w:unhideWhenUsed/>
    <w:rsid w:val="00E40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96E"/>
  </w:style>
  <w:style w:type="character" w:customStyle="1" w:styleId="Heading1Char">
    <w:name w:val="Heading 1 Char"/>
    <w:basedOn w:val="DefaultParagraphFont"/>
    <w:link w:val="Heading1"/>
    <w:uiPriority w:val="1"/>
    <w:rsid w:val="008246B7"/>
    <w:rPr>
      <w:rFonts w:ascii="Verdana" w:eastAsiaTheme="majorEastAsia" w:hAnsi="Verdana" w:cstheme="majorBidi"/>
      <w:b/>
      <w:bCs/>
      <w:color w:val="C00000"/>
      <w:sz w:val="36"/>
      <w:szCs w:val="28"/>
      <w:lang w:eastAsia="ja-JP"/>
    </w:rPr>
  </w:style>
  <w:style w:type="paragraph" w:styleId="BalloonText">
    <w:name w:val="Balloon Text"/>
    <w:basedOn w:val="Normal"/>
    <w:link w:val="BalloonTextChar"/>
    <w:uiPriority w:val="99"/>
    <w:semiHidden/>
    <w:unhideWhenUsed/>
    <w:rsid w:val="00E40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096E"/>
    <w:rPr>
      <w:rFonts w:ascii="Tahoma" w:hAnsi="Tahoma" w:cs="Tahoma"/>
      <w:sz w:val="16"/>
      <w:szCs w:val="16"/>
    </w:rPr>
  </w:style>
  <w:style w:type="paragraph" w:customStyle="1" w:styleId="DocDescription">
    <w:name w:val="DocDescription"/>
    <w:basedOn w:val="Normal"/>
    <w:next w:val="Heading1"/>
    <w:link w:val="DocDescriptionChar"/>
    <w:uiPriority w:val="3"/>
    <w:qFormat/>
    <w:rsid w:val="008774F6"/>
    <w:pPr>
      <w:spacing w:after="0"/>
      <w:ind w:left="0"/>
    </w:pPr>
    <w:rPr>
      <w:i/>
    </w:rPr>
  </w:style>
  <w:style w:type="paragraph" w:styleId="Caption">
    <w:name w:val="caption"/>
    <w:basedOn w:val="Normal"/>
    <w:next w:val="Normal"/>
    <w:uiPriority w:val="35"/>
    <w:unhideWhenUsed/>
    <w:rsid w:val="00562FAF"/>
    <w:pPr>
      <w:spacing w:line="240" w:lineRule="auto"/>
    </w:pPr>
    <w:rPr>
      <w:bCs/>
      <w:caps/>
      <w:sz w:val="16"/>
      <w:szCs w:val="18"/>
    </w:rPr>
  </w:style>
  <w:style w:type="character" w:customStyle="1" w:styleId="Heading2Char">
    <w:name w:val="Heading 2 Char"/>
    <w:basedOn w:val="DefaultParagraphFont"/>
    <w:link w:val="Heading2"/>
    <w:uiPriority w:val="1"/>
    <w:rsid w:val="008246B7"/>
    <w:rPr>
      <w:rFonts w:ascii="Verdana" w:eastAsiaTheme="majorEastAsia" w:hAnsi="Verdana" w:cstheme="majorBidi"/>
      <w:b/>
      <w:bCs/>
      <w:color w:val="C00000"/>
      <w:sz w:val="28"/>
      <w:szCs w:val="24"/>
      <w:lang w:eastAsia="ja-JP"/>
    </w:rPr>
  </w:style>
  <w:style w:type="character" w:customStyle="1" w:styleId="Heading3Char">
    <w:name w:val="Heading 3 Char"/>
    <w:basedOn w:val="DefaultParagraphFont"/>
    <w:link w:val="Heading3"/>
    <w:uiPriority w:val="1"/>
    <w:rsid w:val="008246B7"/>
    <w:rPr>
      <w:rFonts w:ascii="Verdana" w:eastAsia="Times New Roman" w:hAnsi="Verdana" w:cstheme="majorBidi"/>
      <w:b/>
      <w:bCs/>
      <w:color w:val="C00000"/>
      <w:lang w:val="en-IN" w:eastAsia="ja-JP"/>
    </w:rPr>
  </w:style>
  <w:style w:type="paragraph" w:styleId="Title">
    <w:name w:val="Title"/>
    <w:basedOn w:val="DocTitle"/>
    <w:next w:val="Normal"/>
    <w:link w:val="TitleChar"/>
    <w:uiPriority w:val="5"/>
    <w:rsid w:val="009C7C7E"/>
    <w:pPr>
      <w:spacing w:before="240"/>
      <w:ind w:left="0"/>
    </w:pPr>
  </w:style>
  <w:style w:type="character" w:customStyle="1" w:styleId="TitleChar">
    <w:name w:val="Title Char"/>
    <w:basedOn w:val="DefaultParagraphFont"/>
    <w:link w:val="Title"/>
    <w:uiPriority w:val="5"/>
    <w:rsid w:val="009C7C7E"/>
    <w:rPr>
      <w:rFonts w:ascii="Century Gothic" w:hAnsi="Century Gothic" w:cs="Courier New"/>
      <w:sz w:val="60"/>
      <w:szCs w:val="60"/>
    </w:rPr>
  </w:style>
  <w:style w:type="character" w:styleId="PlaceholderText">
    <w:name w:val="Placeholder Text"/>
    <w:basedOn w:val="DefaultParagraphFont"/>
    <w:uiPriority w:val="99"/>
    <w:semiHidden/>
    <w:rsid w:val="008E3A2E"/>
    <w:rPr>
      <w:color w:val="808080"/>
    </w:rPr>
  </w:style>
  <w:style w:type="table" w:styleId="TableGrid">
    <w:name w:val="Table Grid"/>
    <w:basedOn w:val="TableNormal"/>
    <w:uiPriority w:val="39"/>
    <w:rsid w:val="008E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BodyText"/>
    <w:link w:val="BodyChar"/>
    <w:uiPriority w:val="99"/>
    <w:qFormat/>
    <w:rsid w:val="00EC2037"/>
  </w:style>
  <w:style w:type="paragraph" w:customStyle="1" w:styleId="Note">
    <w:name w:val="Note"/>
    <w:basedOn w:val="Normal"/>
    <w:next w:val="Subtitle"/>
    <w:link w:val="NoteChar"/>
    <w:uiPriority w:val="1"/>
    <w:qFormat/>
    <w:rsid w:val="00B65862"/>
    <w:pPr>
      <w:numPr>
        <w:numId w:val="3"/>
      </w:numPr>
      <w:pBdr>
        <w:top w:val="single" w:sz="4" w:space="4" w:color="auto"/>
        <w:bottom w:val="single" w:sz="4" w:space="2" w:color="auto"/>
      </w:pBdr>
      <w:spacing w:after="120" w:line="288" w:lineRule="auto"/>
      <w:ind w:hanging="720"/>
    </w:pPr>
    <w:rPr>
      <w:rFonts w:ascii="Arial" w:hAnsi="Arial"/>
      <w:sz w:val="20"/>
    </w:rPr>
  </w:style>
  <w:style w:type="paragraph" w:styleId="Subtitle">
    <w:name w:val="Subtitle"/>
    <w:basedOn w:val="DocDescription"/>
    <w:next w:val="Normal"/>
    <w:link w:val="SubtitleChar"/>
    <w:uiPriority w:val="7"/>
    <w:rsid w:val="009C7C7E"/>
  </w:style>
  <w:style w:type="paragraph" w:customStyle="1" w:styleId="DocTitle">
    <w:name w:val="DocTitle"/>
    <w:basedOn w:val="Header"/>
    <w:next w:val="DocDate"/>
    <w:link w:val="DocTitleChar"/>
    <w:uiPriority w:val="3"/>
    <w:qFormat/>
    <w:rsid w:val="0099492C"/>
    <w:pPr>
      <w:ind w:left="86"/>
    </w:pPr>
    <w:rPr>
      <w:rFonts w:ascii="Century Gothic" w:hAnsi="Century Gothic" w:cs="Courier New"/>
      <w:sz w:val="60"/>
      <w:szCs w:val="60"/>
    </w:rPr>
  </w:style>
  <w:style w:type="character" w:customStyle="1" w:styleId="SubtitleChar">
    <w:name w:val="Subtitle Char"/>
    <w:basedOn w:val="DefaultParagraphFont"/>
    <w:link w:val="Subtitle"/>
    <w:uiPriority w:val="7"/>
    <w:rsid w:val="009C7C7E"/>
    <w:rPr>
      <w:i/>
    </w:rPr>
  </w:style>
  <w:style w:type="character" w:styleId="Emphasis">
    <w:name w:val="Emphasis"/>
    <w:basedOn w:val="DefaultParagraphFont"/>
    <w:uiPriority w:val="20"/>
    <w:qFormat/>
    <w:rsid w:val="006E23F6"/>
    <w:rPr>
      <w:i/>
      <w:iCs/>
    </w:rPr>
  </w:style>
  <w:style w:type="character" w:customStyle="1" w:styleId="DocTitleChar">
    <w:name w:val="DocTitle Char"/>
    <w:basedOn w:val="HeaderChar"/>
    <w:link w:val="DocTitle"/>
    <w:uiPriority w:val="3"/>
    <w:rsid w:val="009C7C7E"/>
    <w:rPr>
      <w:rFonts w:ascii="Century Gothic" w:hAnsi="Century Gothic" w:cs="Courier New"/>
      <w:sz w:val="60"/>
      <w:szCs w:val="60"/>
    </w:rPr>
  </w:style>
  <w:style w:type="paragraph" w:customStyle="1" w:styleId="Figure">
    <w:name w:val="Figure"/>
    <w:basedOn w:val="Normal"/>
    <w:link w:val="FigureChar"/>
    <w:uiPriority w:val="2"/>
    <w:qFormat/>
    <w:rsid w:val="005331BA"/>
    <w:pPr>
      <w:numPr>
        <w:numId w:val="1"/>
      </w:numPr>
      <w:tabs>
        <w:tab w:val="left" w:pos="144"/>
        <w:tab w:val="left" w:pos="4950"/>
      </w:tabs>
      <w:spacing w:before="0" w:after="240" w:line="288" w:lineRule="auto"/>
      <w:jc w:val="center"/>
    </w:pPr>
    <w:rPr>
      <w:rFonts w:ascii="Arial" w:eastAsia="Times New Roman" w:hAnsi="Arial"/>
      <w:b/>
      <w:sz w:val="20"/>
      <w:szCs w:val="24"/>
    </w:rPr>
  </w:style>
  <w:style w:type="character" w:customStyle="1" w:styleId="DocDescriptionChar">
    <w:name w:val="DocDescription Char"/>
    <w:basedOn w:val="DefaultParagraphFont"/>
    <w:link w:val="DocDescription"/>
    <w:uiPriority w:val="3"/>
    <w:rsid w:val="009C7C7E"/>
    <w:rPr>
      <w:i/>
    </w:rPr>
  </w:style>
  <w:style w:type="character" w:customStyle="1" w:styleId="FigureChar">
    <w:name w:val="Figure Char"/>
    <w:basedOn w:val="DefaultParagraphFont"/>
    <w:link w:val="Figure"/>
    <w:uiPriority w:val="2"/>
    <w:rsid w:val="005331BA"/>
    <w:rPr>
      <w:rFonts w:ascii="Arial" w:eastAsia="Times New Roman" w:hAnsi="Arial"/>
      <w:b/>
      <w:sz w:val="20"/>
      <w:szCs w:val="24"/>
    </w:rPr>
  </w:style>
  <w:style w:type="paragraph" w:customStyle="1" w:styleId="TableTitle">
    <w:name w:val="TableTitle"/>
    <w:basedOn w:val="Normal"/>
    <w:link w:val="TableTitleChar"/>
    <w:autoRedefine/>
    <w:uiPriority w:val="4"/>
    <w:qFormat/>
    <w:rsid w:val="00421D27"/>
    <w:pPr>
      <w:spacing w:line="240" w:lineRule="auto"/>
      <w:ind w:left="0"/>
      <w:jc w:val="center"/>
    </w:pPr>
    <w:rPr>
      <w:rFonts w:ascii="Verdana" w:eastAsia="Times New Roman" w:hAnsi="Verdana"/>
      <w:b/>
      <w:sz w:val="18"/>
      <w:szCs w:val="18"/>
    </w:rPr>
  </w:style>
  <w:style w:type="character" w:customStyle="1" w:styleId="NoteChar">
    <w:name w:val="Note Char"/>
    <w:basedOn w:val="DefaultParagraphFont"/>
    <w:link w:val="Note"/>
    <w:uiPriority w:val="1"/>
    <w:rsid w:val="00B65862"/>
    <w:rPr>
      <w:rFonts w:ascii="Arial" w:hAnsi="Arial"/>
      <w:sz w:val="20"/>
    </w:rPr>
  </w:style>
  <w:style w:type="character" w:customStyle="1" w:styleId="TableTitleChar">
    <w:name w:val="TableTitle Char"/>
    <w:basedOn w:val="DefaultParagraphFont"/>
    <w:link w:val="TableTitle"/>
    <w:uiPriority w:val="4"/>
    <w:rsid w:val="009C7C7E"/>
    <w:rPr>
      <w:rFonts w:ascii="Verdana" w:eastAsia="Times New Roman" w:hAnsi="Verdana"/>
      <w:b/>
      <w:sz w:val="18"/>
      <w:szCs w:val="18"/>
    </w:rPr>
  </w:style>
  <w:style w:type="paragraph" w:customStyle="1" w:styleId="Numb">
    <w:name w:val="Numb"/>
    <w:basedOn w:val="Figure"/>
    <w:link w:val="NumbChar"/>
    <w:uiPriority w:val="1"/>
    <w:qFormat/>
    <w:rsid w:val="00877167"/>
    <w:pPr>
      <w:keepNext/>
      <w:keepLines/>
      <w:numPr>
        <w:numId w:val="2"/>
      </w:numPr>
      <w:spacing w:before="60" w:after="0"/>
      <w:ind w:left="1354"/>
      <w:contextualSpacing/>
      <w:jc w:val="left"/>
    </w:pPr>
    <w:rPr>
      <w:rFonts w:cs="Arial"/>
      <w:b w:val="0"/>
      <w:sz w:val="22"/>
    </w:rPr>
  </w:style>
  <w:style w:type="paragraph" w:customStyle="1" w:styleId="TableBody">
    <w:name w:val="TableBody"/>
    <w:basedOn w:val="Normal"/>
    <w:link w:val="TableBodyChar"/>
    <w:uiPriority w:val="4"/>
    <w:qFormat/>
    <w:rsid w:val="00421D27"/>
    <w:pPr>
      <w:spacing w:before="0" w:after="0" w:line="240" w:lineRule="auto"/>
      <w:ind w:left="0"/>
      <w:jc w:val="center"/>
    </w:pPr>
    <w:rPr>
      <w:rFonts w:eastAsia="Times New Roman"/>
      <w:sz w:val="20"/>
      <w:szCs w:val="20"/>
    </w:rPr>
  </w:style>
  <w:style w:type="character" w:customStyle="1" w:styleId="NumbChar">
    <w:name w:val="Numb Char"/>
    <w:basedOn w:val="FigureChar"/>
    <w:link w:val="Numb"/>
    <w:uiPriority w:val="1"/>
    <w:rsid w:val="00877167"/>
    <w:rPr>
      <w:rFonts w:ascii="Arial" w:eastAsia="Times New Roman" w:hAnsi="Arial" w:cs="Arial"/>
      <w:b w:val="0"/>
      <w:sz w:val="20"/>
      <w:szCs w:val="24"/>
    </w:rPr>
  </w:style>
  <w:style w:type="paragraph" w:customStyle="1" w:styleId="DocHeading">
    <w:name w:val="DocHeading"/>
    <w:basedOn w:val="Header"/>
    <w:next w:val="DocTitle"/>
    <w:link w:val="DocHeadingChar"/>
    <w:uiPriority w:val="3"/>
    <w:qFormat/>
    <w:rsid w:val="00421D27"/>
    <w:pPr>
      <w:spacing w:before="0"/>
      <w:ind w:left="0"/>
    </w:pPr>
    <w:rPr>
      <w:sz w:val="20"/>
      <w:szCs w:val="20"/>
    </w:rPr>
  </w:style>
  <w:style w:type="character" w:customStyle="1" w:styleId="TableBodyChar">
    <w:name w:val="TableBody Char"/>
    <w:basedOn w:val="DefaultParagraphFont"/>
    <w:link w:val="TableBody"/>
    <w:uiPriority w:val="4"/>
    <w:rsid w:val="009C7C7E"/>
    <w:rPr>
      <w:rFonts w:eastAsia="Times New Roman"/>
      <w:sz w:val="20"/>
      <w:szCs w:val="20"/>
    </w:rPr>
  </w:style>
  <w:style w:type="paragraph" w:customStyle="1" w:styleId="DocDate">
    <w:name w:val="DocDate"/>
    <w:basedOn w:val="Normal"/>
    <w:link w:val="DocDateChar"/>
    <w:uiPriority w:val="3"/>
    <w:qFormat/>
    <w:rsid w:val="0099492C"/>
    <w:pPr>
      <w:spacing w:before="60" w:line="288" w:lineRule="auto"/>
      <w:ind w:right="86"/>
      <w:jc w:val="right"/>
    </w:pPr>
    <w:rPr>
      <w:rFonts w:ascii="Verdana" w:hAnsi="Verdana"/>
      <w:b/>
      <w:sz w:val="18"/>
      <w:szCs w:val="18"/>
    </w:rPr>
  </w:style>
  <w:style w:type="character" w:customStyle="1" w:styleId="DocHeadingChar">
    <w:name w:val="DocHeading Char"/>
    <w:basedOn w:val="HeaderChar"/>
    <w:link w:val="DocHeading"/>
    <w:uiPriority w:val="3"/>
    <w:rsid w:val="00421D27"/>
    <w:rPr>
      <w:sz w:val="20"/>
      <w:szCs w:val="20"/>
    </w:rPr>
  </w:style>
  <w:style w:type="paragraph" w:customStyle="1" w:styleId="Bullet1">
    <w:name w:val="Bullet1"/>
    <w:basedOn w:val="Body"/>
    <w:link w:val="Bullet1Char"/>
    <w:uiPriority w:val="2"/>
    <w:qFormat/>
    <w:rsid w:val="00D91092"/>
    <w:pPr>
      <w:numPr>
        <w:numId w:val="5"/>
      </w:numPr>
    </w:pPr>
    <w:rPr>
      <w:rFonts w:cs="Arial"/>
      <w:color w:val="171717"/>
      <w:szCs w:val="20"/>
      <w:shd w:val="clear" w:color="auto" w:fill="FFFFFF"/>
    </w:rPr>
  </w:style>
  <w:style w:type="character" w:customStyle="1" w:styleId="DocDateChar">
    <w:name w:val="DocDate Char"/>
    <w:basedOn w:val="DefaultParagraphFont"/>
    <w:link w:val="DocDate"/>
    <w:uiPriority w:val="3"/>
    <w:rsid w:val="0099492C"/>
    <w:rPr>
      <w:rFonts w:ascii="Verdana" w:hAnsi="Verdana"/>
      <w:b/>
      <w:sz w:val="18"/>
      <w:szCs w:val="18"/>
    </w:rPr>
  </w:style>
  <w:style w:type="paragraph" w:customStyle="1" w:styleId="Bullet2">
    <w:name w:val="Bullet2"/>
    <w:basedOn w:val="Bullet1"/>
    <w:link w:val="Bullet2Char"/>
    <w:uiPriority w:val="2"/>
    <w:qFormat/>
    <w:rsid w:val="00B01FB2"/>
    <w:pPr>
      <w:numPr>
        <w:ilvl w:val="2"/>
        <w:numId w:val="4"/>
      </w:numPr>
    </w:pPr>
  </w:style>
  <w:style w:type="character" w:customStyle="1" w:styleId="BodyChar">
    <w:name w:val="Body Char"/>
    <w:basedOn w:val="DefaultParagraphFont"/>
    <w:link w:val="Body"/>
    <w:uiPriority w:val="99"/>
    <w:rsid w:val="00EC2037"/>
    <w:rPr>
      <w:rFonts w:ascii="Arial" w:eastAsia="Calibri" w:hAnsi="Arial" w:cstheme="minorBidi"/>
      <w:sz w:val="20"/>
    </w:rPr>
  </w:style>
  <w:style w:type="character" w:customStyle="1" w:styleId="Bullet1Char">
    <w:name w:val="Bullet1 Char"/>
    <w:basedOn w:val="BodyChar"/>
    <w:link w:val="Bullet1"/>
    <w:uiPriority w:val="2"/>
    <w:rsid w:val="00D91092"/>
    <w:rPr>
      <w:rFonts w:ascii="Arial" w:eastAsia="Calibri" w:hAnsi="Arial" w:cs="Arial"/>
      <w:color w:val="171717"/>
      <w:sz w:val="20"/>
      <w:szCs w:val="20"/>
    </w:rPr>
  </w:style>
  <w:style w:type="paragraph" w:customStyle="1" w:styleId="NumbBody">
    <w:name w:val="NumbBody"/>
    <w:basedOn w:val="Numb"/>
    <w:next w:val="Numb"/>
    <w:link w:val="NumbBodyChar"/>
    <w:uiPriority w:val="1"/>
    <w:qFormat/>
    <w:rsid w:val="00B01FB2"/>
    <w:pPr>
      <w:numPr>
        <w:numId w:val="0"/>
      </w:numPr>
      <w:spacing w:before="0"/>
      <w:ind w:left="1354"/>
      <w:contextualSpacing w:val="0"/>
    </w:pPr>
    <w:rPr>
      <w:rFonts w:ascii="Calibri" w:hAnsi="Calibri"/>
    </w:rPr>
  </w:style>
  <w:style w:type="character" w:customStyle="1" w:styleId="Bullet2Char">
    <w:name w:val="Bullet2 Char"/>
    <w:basedOn w:val="Bullet1Char"/>
    <w:link w:val="Bullet2"/>
    <w:uiPriority w:val="2"/>
    <w:rsid w:val="00B01FB2"/>
    <w:rPr>
      <w:rFonts w:ascii="Arial" w:eastAsia="Calibri" w:hAnsi="Arial" w:cs="Arial"/>
      <w:color w:val="171717"/>
      <w:sz w:val="20"/>
      <w:szCs w:val="20"/>
    </w:rPr>
  </w:style>
  <w:style w:type="paragraph" w:customStyle="1" w:styleId="Bullet1Cont">
    <w:name w:val="Bullet1Cont"/>
    <w:basedOn w:val="NumbBody"/>
    <w:link w:val="Bullet1ContChar"/>
    <w:uiPriority w:val="2"/>
    <w:qFormat/>
    <w:rsid w:val="00B01FB2"/>
    <w:pPr>
      <w:ind w:left="1800"/>
    </w:pPr>
  </w:style>
  <w:style w:type="character" w:customStyle="1" w:styleId="NumbBodyChar">
    <w:name w:val="NumbBody Char"/>
    <w:basedOn w:val="NumbChar"/>
    <w:link w:val="NumbBody"/>
    <w:uiPriority w:val="1"/>
    <w:rsid w:val="00B01FB2"/>
    <w:rPr>
      <w:rFonts w:asciiTheme="minorHAnsi" w:eastAsia="Times New Roman" w:hAnsiTheme="minorHAnsi" w:cs="Arial"/>
      <w:b w:val="0"/>
      <w:sz w:val="18"/>
      <w:szCs w:val="24"/>
    </w:rPr>
  </w:style>
  <w:style w:type="character" w:customStyle="1" w:styleId="Bullet1ContChar">
    <w:name w:val="Bullet1Cont Char"/>
    <w:basedOn w:val="NumbBodyChar"/>
    <w:link w:val="Bullet1Cont"/>
    <w:uiPriority w:val="2"/>
    <w:rsid w:val="00B01FB2"/>
    <w:rPr>
      <w:rFonts w:asciiTheme="minorHAnsi" w:eastAsia="Times New Roman" w:hAnsiTheme="minorHAnsi" w:cs="Arial"/>
      <w:b w:val="0"/>
      <w:sz w:val="18"/>
      <w:szCs w:val="24"/>
    </w:rPr>
  </w:style>
  <w:style w:type="paragraph" w:customStyle="1" w:styleId="DocTitle2">
    <w:name w:val="DocTitle2"/>
    <w:basedOn w:val="Header"/>
    <w:link w:val="DocTitle2Char"/>
    <w:uiPriority w:val="3"/>
    <w:qFormat/>
    <w:rsid w:val="001D0621"/>
    <w:pPr>
      <w:tabs>
        <w:tab w:val="clear" w:pos="4680"/>
        <w:tab w:val="clear" w:pos="9360"/>
        <w:tab w:val="center" w:pos="10710"/>
      </w:tabs>
      <w:ind w:left="0"/>
    </w:pPr>
    <w:rPr>
      <w:rFonts w:ascii="Century Gothic" w:hAnsi="Century Gothic"/>
      <w:sz w:val="48"/>
      <w:szCs w:val="48"/>
    </w:rPr>
  </w:style>
  <w:style w:type="paragraph" w:customStyle="1" w:styleId="TableFootnote">
    <w:name w:val="TableFootnote"/>
    <w:basedOn w:val="Normal"/>
    <w:link w:val="TableFootnoteChar"/>
    <w:uiPriority w:val="4"/>
    <w:rsid w:val="001D0621"/>
    <w:pPr>
      <w:keepNext/>
      <w:spacing w:before="0" w:after="0" w:line="240" w:lineRule="auto"/>
      <w:ind w:left="274" w:firstLine="720"/>
      <w:contextualSpacing/>
    </w:pPr>
    <w:rPr>
      <w:rFonts w:asciiTheme="minorHAnsi" w:eastAsia="Times New Roman" w:hAnsiTheme="minorHAnsi"/>
      <w:sz w:val="20"/>
      <w:szCs w:val="20"/>
    </w:rPr>
  </w:style>
  <w:style w:type="character" w:customStyle="1" w:styleId="DocTitle2Char">
    <w:name w:val="DocTitle2 Char"/>
    <w:basedOn w:val="HeaderChar"/>
    <w:link w:val="DocTitle2"/>
    <w:uiPriority w:val="3"/>
    <w:rsid w:val="001D0621"/>
    <w:rPr>
      <w:rFonts w:ascii="Century Gothic" w:hAnsi="Century Gothic"/>
      <w:sz w:val="48"/>
      <w:szCs w:val="48"/>
    </w:rPr>
  </w:style>
  <w:style w:type="character" w:styleId="CommentReference">
    <w:name w:val="annotation reference"/>
    <w:basedOn w:val="DefaultParagraphFont"/>
    <w:uiPriority w:val="99"/>
    <w:semiHidden/>
    <w:unhideWhenUsed/>
    <w:rsid w:val="00481718"/>
    <w:rPr>
      <w:sz w:val="16"/>
      <w:szCs w:val="16"/>
    </w:rPr>
  </w:style>
  <w:style w:type="character" w:customStyle="1" w:styleId="TableFootnoteChar">
    <w:name w:val="TableFootnote Char"/>
    <w:basedOn w:val="DefaultParagraphFont"/>
    <w:link w:val="TableFootnote"/>
    <w:uiPriority w:val="4"/>
    <w:rsid w:val="00BB431D"/>
    <w:rPr>
      <w:rFonts w:asciiTheme="minorHAnsi" w:eastAsia="Times New Roman" w:hAnsiTheme="minorHAnsi"/>
      <w:sz w:val="20"/>
      <w:szCs w:val="20"/>
    </w:rPr>
  </w:style>
  <w:style w:type="paragraph" w:styleId="CommentText">
    <w:name w:val="annotation text"/>
    <w:basedOn w:val="Normal"/>
    <w:link w:val="CommentTextChar"/>
    <w:uiPriority w:val="99"/>
    <w:unhideWhenUsed/>
    <w:rsid w:val="00481718"/>
    <w:pPr>
      <w:spacing w:line="240" w:lineRule="auto"/>
    </w:pPr>
    <w:rPr>
      <w:sz w:val="20"/>
      <w:szCs w:val="20"/>
    </w:rPr>
  </w:style>
  <w:style w:type="character" w:customStyle="1" w:styleId="CommentTextChar">
    <w:name w:val="Comment Text Char"/>
    <w:basedOn w:val="DefaultParagraphFont"/>
    <w:link w:val="CommentText"/>
    <w:uiPriority w:val="99"/>
    <w:rsid w:val="00481718"/>
    <w:rPr>
      <w:sz w:val="20"/>
      <w:szCs w:val="20"/>
    </w:rPr>
  </w:style>
  <w:style w:type="paragraph" w:styleId="CommentSubject">
    <w:name w:val="annotation subject"/>
    <w:basedOn w:val="CommentText"/>
    <w:next w:val="CommentText"/>
    <w:link w:val="CommentSubjectChar"/>
    <w:uiPriority w:val="99"/>
    <w:semiHidden/>
    <w:unhideWhenUsed/>
    <w:rsid w:val="00481718"/>
    <w:rPr>
      <w:b/>
      <w:bCs/>
    </w:rPr>
  </w:style>
  <w:style w:type="character" w:customStyle="1" w:styleId="CommentSubjectChar">
    <w:name w:val="Comment Subject Char"/>
    <w:basedOn w:val="CommentTextChar"/>
    <w:link w:val="CommentSubject"/>
    <w:uiPriority w:val="99"/>
    <w:semiHidden/>
    <w:rsid w:val="00481718"/>
    <w:rPr>
      <w:b/>
      <w:bCs/>
      <w:sz w:val="20"/>
      <w:szCs w:val="20"/>
    </w:rPr>
  </w:style>
  <w:style w:type="paragraph" w:styleId="Revision">
    <w:name w:val="Revision"/>
    <w:hidden/>
    <w:uiPriority w:val="99"/>
    <w:semiHidden/>
    <w:rsid w:val="00481718"/>
    <w:pPr>
      <w:spacing w:before="0" w:after="0" w:line="240" w:lineRule="auto"/>
      <w:ind w:left="0"/>
    </w:pPr>
  </w:style>
  <w:style w:type="paragraph" w:styleId="FootnoteText">
    <w:name w:val="footnote text"/>
    <w:basedOn w:val="Normal"/>
    <w:link w:val="FootnoteTextChar"/>
    <w:uiPriority w:val="99"/>
    <w:semiHidden/>
    <w:unhideWhenUsed/>
    <w:rsid w:val="00C47E5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C47E59"/>
    <w:rPr>
      <w:sz w:val="20"/>
      <w:szCs w:val="20"/>
    </w:rPr>
  </w:style>
  <w:style w:type="character" w:styleId="FootnoteReference">
    <w:name w:val="footnote reference"/>
    <w:basedOn w:val="DefaultParagraphFont"/>
    <w:uiPriority w:val="99"/>
    <w:semiHidden/>
    <w:unhideWhenUsed/>
    <w:rsid w:val="00C47E59"/>
    <w:rPr>
      <w:vertAlign w:val="superscript"/>
    </w:rPr>
  </w:style>
  <w:style w:type="paragraph" w:customStyle="1" w:styleId="FigureFormat">
    <w:name w:val="FigureFormat"/>
    <w:basedOn w:val="Body"/>
    <w:next w:val="Figure"/>
    <w:link w:val="FigureFormatChar"/>
    <w:uiPriority w:val="2"/>
    <w:qFormat/>
    <w:rsid w:val="00861F06"/>
    <w:pPr>
      <w:spacing w:before="160" w:after="40"/>
      <w:ind w:left="0"/>
      <w:jc w:val="center"/>
    </w:pPr>
  </w:style>
  <w:style w:type="character" w:customStyle="1" w:styleId="FigureFormatChar">
    <w:name w:val="FigureFormat Char"/>
    <w:basedOn w:val="BodyChar"/>
    <w:link w:val="FigureFormat"/>
    <w:uiPriority w:val="2"/>
    <w:rsid w:val="00861F06"/>
    <w:rPr>
      <w:rFonts w:asciiTheme="minorHAnsi" w:eastAsia="Calibri" w:hAnsiTheme="minorHAnsi" w:cs="Bell MT"/>
      <w:color w:val="000000"/>
      <w:w w:val="0"/>
      <w:sz w:val="24"/>
      <w:szCs w:val="24"/>
    </w:rPr>
  </w:style>
  <w:style w:type="paragraph" w:customStyle="1" w:styleId="NumbNote">
    <w:name w:val="NumbNote"/>
    <w:basedOn w:val="Note"/>
    <w:next w:val="Numb"/>
    <w:link w:val="NumbNoteChar"/>
    <w:uiPriority w:val="1"/>
    <w:qFormat/>
    <w:rsid w:val="00861F06"/>
    <w:pPr>
      <w:ind w:left="2074"/>
    </w:pPr>
  </w:style>
  <w:style w:type="paragraph" w:customStyle="1" w:styleId="Bullet2Cont">
    <w:name w:val="Bullet2Cont"/>
    <w:basedOn w:val="Bullet2"/>
    <w:link w:val="Bullet2ContChar"/>
    <w:uiPriority w:val="2"/>
    <w:qFormat/>
    <w:rsid w:val="00B01FB2"/>
    <w:pPr>
      <w:numPr>
        <w:ilvl w:val="0"/>
        <w:numId w:val="0"/>
      </w:numPr>
      <w:ind w:left="2340"/>
    </w:pPr>
  </w:style>
  <w:style w:type="character" w:customStyle="1" w:styleId="NumbNoteChar">
    <w:name w:val="NumbNote Char"/>
    <w:basedOn w:val="NoteChar"/>
    <w:link w:val="NumbNote"/>
    <w:uiPriority w:val="1"/>
    <w:rsid w:val="00861F06"/>
    <w:rPr>
      <w:rFonts w:ascii="Arial" w:hAnsi="Arial"/>
      <w:sz w:val="20"/>
    </w:rPr>
  </w:style>
  <w:style w:type="character" w:customStyle="1" w:styleId="Bullet2ContChar">
    <w:name w:val="Bullet2Cont Char"/>
    <w:basedOn w:val="Bullet2Char"/>
    <w:link w:val="Bullet2Cont"/>
    <w:uiPriority w:val="2"/>
    <w:rsid w:val="00B01FB2"/>
    <w:rPr>
      <w:rFonts w:asciiTheme="minorHAnsi" w:eastAsia="Calibri" w:hAnsiTheme="minorHAnsi" w:cs="Bell MT"/>
      <w:color w:val="000000"/>
      <w:w w:val="0"/>
      <w:sz w:val="24"/>
      <w:szCs w:val="24"/>
    </w:rPr>
  </w:style>
  <w:style w:type="paragraph" w:customStyle="1" w:styleId="TableParagraph">
    <w:name w:val="Table Paragraph"/>
    <w:basedOn w:val="Normal"/>
    <w:uiPriority w:val="1"/>
    <w:qFormat/>
    <w:rsid w:val="00B65862"/>
    <w:pPr>
      <w:widowControl w:val="0"/>
      <w:spacing w:before="40" w:after="40" w:line="240" w:lineRule="auto"/>
      <w:ind w:left="29" w:right="29"/>
    </w:pPr>
    <w:rPr>
      <w:rFonts w:ascii="Arial" w:eastAsiaTheme="minorHAnsi" w:hAnsi="Arial" w:cstheme="minorBidi"/>
      <w:sz w:val="20"/>
    </w:rPr>
  </w:style>
  <w:style w:type="paragraph" w:styleId="TOC1">
    <w:name w:val="toc 1"/>
    <w:basedOn w:val="Normal"/>
    <w:uiPriority w:val="39"/>
    <w:qFormat/>
    <w:rsid w:val="00022DFC"/>
    <w:pPr>
      <w:widowControl w:val="0"/>
      <w:spacing w:before="140" w:after="0" w:line="240" w:lineRule="auto"/>
      <w:ind w:left="600" w:hanging="441"/>
    </w:pPr>
    <w:rPr>
      <w:rFonts w:eastAsia="Calibri" w:cstheme="minorBidi"/>
    </w:rPr>
  </w:style>
  <w:style w:type="paragraph" w:styleId="TOC2">
    <w:name w:val="toc 2"/>
    <w:basedOn w:val="Normal"/>
    <w:uiPriority w:val="39"/>
    <w:qFormat/>
    <w:rsid w:val="00022DFC"/>
    <w:pPr>
      <w:widowControl w:val="0"/>
      <w:spacing w:before="140" w:after="0" w:line="240" w:lineRule="auto"/>
      <w:ind w:left="1039" w:hanging="660"/>
    </w:pPr>
    <w:rPr>
      <w:rFonts w:eastAsia="Calibri" w:cstheme="minorBidi"/>
    </w:rPr>
  </w:style>
  <w:style w:type="paragraph" w:styleId="TOC3">
    <w:name w:val="toc 3"/>
    <w:basedOn w:val="Normal"/>
    <w:uiPriority w:val="39"/>
    <w:qFormat/>
    <w:rsid w:val="00022DFC"/>
    <w:pPr>
      <w:widowControl w:val="0"/>
      <w:spacing w:before="140" w:after="0" w:line="240" w:lineRule="auto"/>
      <w:ind w:left="1479" w:hanging="880"/>
    </w:pPr>
    <w:rPr>
      <w:rFonts w:eastAsia="Calibri" w:cstheme="minorBidi"/>
    </w:rPr>
  </w:style>
  <w:style w:type="paragraph" w:styleId="BodyText">
    <w:name w:val="Body Text"/>
    <w:basedOn w:val="Normal"/>
    <w:link w:val="BodyTextChar"/>
    <w:uiPriority w:val="1"/>
    <w:qFormat/>
    <w:rsid w:val="004847EA"/>
    <w:pPr>
      <w:widowControl w:val="0"/>
      <w:spacing w:after="120" w:line="240" w:lineRule="auto"/>
    </w:pPr>
    <w:rPr>
      <w:rFonts w:ascii="Arial" w:eastAsia="Calibri" w:hAnsi="Arial" w:cstheme="minorBidi"/>
      <w:sz w:val="20"/>
    </w:rPr>
  </w:style>
  <w:style w:type="character" w:customStyle="1" w:styleId="BodyTextChar">
    <w:name w:val="Body Text Char"/>
    <w:basedOn w:val="DefaultParagraphFont"/>
    <w:link w:val="BodyText"/>
    <w:uiPriority w:val="1"/>
    <w:rsid w:val="004847EA"/>
    <w:rPr>
      <w:rFonts w:ascii="Arial" w:eastAsia="Calibri" w:hAnsi="Arial" w:cstheme="minorBidi"/>
      <w:sz w:val="20"/>
    </w:rPr>
  </w:style>
  <w:style w:type="paragraph" w:styleId="ListParagraph">
    <w:name w:val="List Paragraph"/>
    <w:basedOn w:val="Normal"/>
    <w:uiPriority w:val="34"/>
    <w:qFormat/>
    <w:rsid w:val="00022DFC"/>
    <w:pPr>
      <w:widowControl w:val="0"/>
      <w:spacing w:before="0" w:after="0" w:line="240" w:lineRule="auto"/>
      <w:ind w:left="0"/>
    </w:pPr>
    <w:rPr>
      <w:rFonts w:asciiTheme="minorHAnsi" w:eastAsiaTheme="minorHAnsi" w:hAnsiTheme="minorHAnsi" w:cstheme="minorBidi"/>
    </w:rPr>
  </w:style>
  <w:style w:type="character" w:styleId="Hyperlink">
    <w:name w:val="Hyperlink"/>
    <w:basedOn w:val="DefaultParagraphFont"/>
    <w:uiPriority w:val="99"/>
    <w:unhideWhenUsed/>
    <w:rsid w:val="00027E36"/>
    <w:rPr>
      <w:color w:val="0000FF" w:themeColor="hyperlink"/>
      <w:u w:val="single"/>
    </w:rPr>
  </w:style>
  <w:style w:type="table" w:styleId="LightList">
    <w:name w:val="Light List"/>
    <w:basedOn w:val="TableNormal"/>
    <w:uiPriority w:val="61"/>
    <w:rsid w:val="000162D4"/>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p1">
    <w:name w:val="p1"/>
    <w:basedOn w:val="Normal"/>
    <w:rsid w:val="00740CFE"/>
    <w:pPr>
      <w:spacing w:before="100" w:beforeAutospacing="1" w:after="100" w:afterAutospacing="1" w:line="240" w:lineRule="auto"/>
      <w:ind w:left="0"/>
    </w:pPr>
    <w:rPr>
      <w:rFonts w:ascii="Times New Roman" w:eastAsia="Times New Roman" w:hAnsi="Times New Roman" w:cs="Times New Roman"/>
      <w:sz w:val="24"/>
      <w:szCs w:val="24"/>
    </w:rPr>
  </w:style>
  <w:style w:type="character" w:customStyle="1" w:styleId="s1">
    <w:name w:val="s1"/>
    <w:basedOn w:val="DefaultParagraphFont"/>
    <w:rsid w:val="00740CFE"/>
  </w:style>
  <w:style w:type="paragraph" w:styleId="NormalWeb">
    <w:name w:val="Normal (Web)"/>
    <w:basedOn w:val="Normal"/>
    <w:uiPriority w:val="99"/>
    <w:unhideWhenUsed/>
    <w:rsid w:val="00740CFE"/>
    <w:pPr>
      <w:spacing w:before="100" w:beforeAutospacing="1" w:after="100" w:afterAutospacing="1" w:line="240" w:lineRule="auto"/>
      <w:ind w:left="0"/>
    </w:pPr>
    <w:rPr>
      <w:rFonts w:ascii="Times New Roman" w:eastAsia="Times New Roman" w:hAnsi="Times New Roman" w:cs="Times New Roman"/>
      <w:sz w:val="24"/>
      <w:szCs w:val="24"/>
    </w:rPr>
  </w:style>
  <w:style w:type="paragraph" w:customStyle="1" w:styleId="li1">
    <w:name w:val="li1"/>
    <w:basedOn w:val="Normal"/>
    <w:rsid w:val="00740CFE"/>
    <w:pPr>
      <w:spacing w:before="100" w:beforeAutospacing="1" w:after="100" w:afterAutospacing="1" w:line="240" w:lineRule="auto"/>
      <w:ind w:left="0"/>
    </w:pPr>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0F438D"/>
    <w:rPr>
      <w:rFonts w:asciiTheme="majorHAnsi" w:eastAsiaTheme="majorEastAsia" w:hAnsiTheme="majorHAnsi" w:cstheme="majorBidi"/>
      <w:i/>
      <w:iCs/>
      <w:color w:val="243F60" w:themeColor="accent1" w:themeShade="7F"/>
    </w:rPr>
  </w:style>
  <w:style w:type="paragraph" w:customStyle="1" w:styleId="Default">
    <w:name w:val="Default"/>
    <w:rsid w:val="000F438D"/>
    <w:pPr>
      <w:autoSpaceDE w:val="0"/>
      <w:autoSpaceDN w:val="0"/>
      <w:adjustRightInd w:val="0"/>
      <w:spacing w:before="0" w:after="0" w:line="240" w:lineRule="auto"/>
      <w:ind w:left="0"/>
    </w:pPr>
    <w:rPr>
      <w:rFonts w:ascii="Lucida Sans Unicode" w:hAnsi="Lucida Sans Unicode" w:cs="Lucida Sans Unicode"/>
      <w:color w:val="000000"/>
      <w:sz w:val="24"/>
      <w:szCs w:val="24"/>
    </w:rPr>
  </w:style>
  <w:style w:type="paragraph" w:customStyle="1" w:styleId="Numbered">
    <w:name w:val="Numbered"/>
    <w:uiPriority w:val="99"/>
    <w:rsid w:val="00AA2203"/>
    <w:pPr>
      <w:tabs>
        <w:tab w:val="left" w:pos="360"/>
      </w:tabs>
      <w:autoSpaceDE w:val="0"/>
      <w:autoSpaceDN w:val="0"/>
      <w:adjustRightInd w:val="0"/>
      <w:spacing w:before="0" w:after="0" w:line="280" w:lineRule="atLeast"/>
      <w:ind w:left="360" w:hanging="360"/>
    </w:pPr>
    <w:rPr>
      <w:rFonts w:ascii="Times New Roman" w:hAnsi="Times New Roman" w:cs="Times New Roman"/>
      <w:color w:val="000000"/>
      <w:w w:val="0"/>
      <w:sz w:val="24"/>
      <w:szCs w:val="24"/>
    </w:rPr>
  </w:style>
  <w:style w:type="paragraph" w:customStyle="1" w:styleId="HeadingRunIn">
    <w:name w:val="HeadingRunIn"/>
    <w:next w:val="Body"/>
    <w:rsid w:val="00A764EB"/>
    <w:pPr>
      <w:keepNext/>
      <w:autoSpaceDE w:val="0"/>
      <w:autoSpaceDN w:val="0"/>
      <w:adjustRightInd w:val="0"/>
      <w:spacing w:after="0" w:line="280" w:lineRule="atLeast"/>
      <w:ind w:left="0"/>
    </w:pPr>
    <w:rPr>
      <w:rFonts w:ascii="Times New Roman" w:hAnsi="Times New Roman" w:cs="Times New Roman"/>
      <w:b/>
      <w:bCs/>
      <w:color w:val="000000"/>
      <w:w w:val="0"/>
      <w:sz w:val="24"/>
      <w:szCs w:val="24"/>
    </w:rPr>
  </w:style>
  <w:style w:type="character" w:customStyle="1" w:styleId="UnresolvedMention1">
    <w:name w:val="Unresolved Mention1"/>
    <w:basedOn w:val="DefaultParagraphFont"/>
    <w:uiPriority w:val="99"/>
    <w:semiHidden/>
    <w:unhideWhenUsed/>
    <w:rsid w:val="004E6AE7"/>
    <w:rPr>
      <w:color w:val="605E5C"/>
      <w:shd w:val="clear" w:color="auto" w:fill="E1DFDD"/>
    </w:rPr>
  </w:style>
  <w:style w:type="paragraph" w:customStyle="1" w:styleId="FigureCaption">
    <w:name w:val="Figure Caption"/>
    <w:basedOn w:val="Body"/>
    <w:uiPriority w:val="4"/>
    <w:qFormat/>
    <w:rsid w:val="0050759D"/>
    <w:pPr>
      <w:spacing w:before="0"/>
      <w:jc w:val="center"/>
    </w:pPr>
  </w:style>
  <w:style w:type="character" w:customStyle="1" w:styleId="SC8196626">
    <w:name w:val="SC.8.196626"/>
    <w:uiPriority w:val="99"/>
    <w:rsid w:val="00177D39"/>
    <w:rPr>
      <w:rFonts w:cs="Lucida Sans Unicode"/>
      <w:color w:val="000000"/>
      <w:sz w:val="20"/>
      <w:szCs w:val="20"/>
    </w:rPr>
  </w:style>
  <w:style w:type="character" w:customStyle="1" w:styleId="UnresolvedMention2">
    <w:name w:val="Unresolved Mention2"/>
    <w:basedOn w:val="DefaultParagraphFont"/>
    <w:uiPriority w:val="99"/>
    <w:semiHidden/>
    <w:unhideWhenUsed/>
    <w:rsid w:val="00F558D1"/>
    <w:rPr>
      <w:color w:val="605E5C"/>
      <w:shd w:val="clear" w:color="auto" w:fill="E1DFDD"/>
    </w:rPr>
  </w:style>
  <w:style w:type="character" w:customStyle="1" w:styleId="spelle">
    <w:name w:val="spelle"/>
    <w:basedOn w:val="DefaultParagraphFont"/>
    <w:rsid w:val="004847EA"/>
  </w:style>
  <w:style w:type="paragraph" w:customStyle="1" w:styleId="SP21196629">
    <w:name w:val="SP.21.196629"/>
    <w:basedOn w:val="Default"/>
    <w:next w:val="Default"/>
    <w:uiPriority w:val="99"/>
    <w:rsid w:val="00774DD6"/>
    <w:rPr>
      <w:rFonts w:cs="Times New Roman"/>
      <w:color w:val="auto"/>
    </w:rPr>
  </w:style>
  <w:style w:type="character" w:customStyle="1" w:styleId="SC21262145">
    <w:name w:val="SC.21.262145"/>
    <w:uiPriority w:val="99"/>
    <w:rsid w:val="00774DD6"/>
    <w:rPr>
      <w:rFonts w:cs="Lucida Sans Unicode"/>
      <w:color w:val="000000"/>
      <w:sz w:val="20"/>
      <w:szCs w:val="20"/>
    </w:rPr>
  </w:style>
  <w:style w:type="paragraph" w:customStyle="1" w:styleId="SP21196664">
    <w:name w:val="SP.21.196664"/>
    <w:basedOn w:val="Default"/>
    <w:next w:val="Default"/>
    <w:uiPriority w:val="99"/>
    <w:rsid w:val="00774DD6"/>
    <w:rPr>
      <w:rFonts w:cs="Times New Roman"/>
      <w:color w:val="auto"/>
    </w:rPr>
  </w:style>
  <w:style w:type="paragraph" w:customStyle="1" w:styleId="Copyrite">
    <w:name w:val="Copyrite"/>
    <w:basedOn w:val="Normal"/>
    <w:qFormat/>
    <w:rsid w:val="00B45F42"/>
    <w:pPr>
      <w:autoSpaceDE w:val="0"/>
      <w:autoSpaceDN w:val="0"/>
      <w:adjustRightInd w:val="0"/>
      <w:spacing w:after="0" w:line="240" w:lineRule="auto"/>
      <w:ind w:left="0"/>
    </w:pPr>
    <w:rPr>
      <w:rFonts w:ascii="Neutra Text" w:eastAsiaTheme="minorHAnsi" w:hAnsi="Neutra Text" w:cs="Neutra Text"/>
      <w:color w:val="9A9A9A"/>
      <w:sz w:val="20"/>
      <w:szCs w:val="20"/>
    </w:rPr>
  </w:style>
  <w:style w:type="paragraph" w:customStyle="1" w:styleId="Heading-Title">
    <w:name w:val="Heading - Title"/>
    <w:basedOn w:val="Heading1"/>
    <w:qFormat/>
    <w:rsid w:val="00B45F42"/>
    <w:pPr>
      <w:pBdr>
        <w:bottom w:val="none" w:sz="0" w:space="0" w:color="auto"/>
      </w:pBdr>
      <w:spacing w:before="240" w:line="540" w:lineRule="exact"/>
    </w:pPr>
    <w:rPr>
      <w:rFonts w:ascii="Arial" w:eastAsia="Times New Roman" w:hAnsi="Arial"/>
      <w:b w:val="0"/>
      <w:noProof/>
      <w:color w:val="A40000"/>
      <w:sz w:val="56"/>
      <w:szCs w:val="56"/>
      <w:lang w:eastAsia="zh-CN"/>
    </w:rPr>
  </w:style>
  <w:style w:type="paragraph" w:styleId="HTMLPreformatted">
    <w:name w:val="HTML Preformatted"/>
    <w:basedOn w:val="Normal"/>
    <w:link w:val="HTMLPreformattedChar"/>
    <w:uiPriority w:val="99"/>
    <w:unhideWhenUsed/>
    <w:rsid w:val="00F02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029FE"/>
    <w:rPr>
      <w:rFonts w:ascii="Courier New" w:eastAsia="Times New Roman" w:hAnsi="Courier New" w:cs="Courier New"/>
      <w:sz w:val="20"/>
      <w:szCs w:val="20"/>
    </w:rPr>
  </w:style>
  <w:style w:type="paragraph" w:customStyle="1" w:styleId="Caution">
    <w:name w:val="Caution"/>
    <w:basedOn w:val="Note"/>
    <w:uiPriority w:val="4"/>
    <w:qFormat/>
    <w:rsid w:val="00F029FE"/>
    <w:rPr>
      <w:b/>
      <w:bCs/>
    </w:rPr>
  </w:style>
  <w:style w:type="character" w:styleId="FollowedHyperlink">
    <w:name w:val="FollowedHyperlink"/>
    <w:basedOn w:val="DefaultParagraphFont"/>
    <w:uiPriority w:val="99"/>
    <w:semiHidden/>
    <w:unhideWhenUsed/>
    <w:rsid w:val="00F029FE"/>
    <w:rPr>
      <w:color w:val="800080" w:themeColor="followedHyperlink"/>
      <w:u w:val="single"/>
    </w:rPr>
  </w:style>
  <w:style w:type="character" w:customStyle="1" w:styleId="UnresolvedMention3">
    <w:name w:val="Unresolved Mention3"/>
    <w:basedOn w:val="DefaultParagraphFont"/>
    <w:uiPriority w:val="99"/>
    <w:semiHidden/>
    <w:unhideWhenUsed/>
    <w:rsid w:val="00E875C7"/>
    <w:rPr>
      <w:color w:val="605E5C"/>
      <w:shd w:val="clear" w:color="auto" w:fill="E1DFDD"/>
    </w:rPr>
  </w:style>
  <w:style w:type="paragraph" w:customStyle="1" w:styleId="ChapterBeginning">
    <w:name w:val="Chapter Beginning"/>
    <w:basedOn w:val="Heading-Title"/>
    <w:uiPriority w:val="4"/>
    <w:qFormat/>
    <w:rsid w:val="00297664"/>
    <w:pPr>
      <w:spacing w:before="1680"/>
      <w:jc w:val="right"/>
    </w:pPr>
  </w:style>
  <w:style w:type="character" w:styleId="UnresolvedMention">
    <w:name w:val="Unresolved Mention"/>
    <w:basedOn w:val="DefaultParagraphFont"/>
    <w:uiPriority w:val="99"/>
    <w:semiHidden/>
    <w:unhideWhenUsed/>
    <w:rsid w:val="00247DB5"/>
    <w:rPr>
      <w:color w:val="605E5C"/>
      <w:shd w:val="clear" w:color="auto" w:fill="E1DFDD"/>
    </w:rPr>
  </w:style>
  <w:style w:type="character" w:customStyle="1" w:styleId="Heading4Char">
    <w:name w:val="Heading 4 Char"/>
    <w:basedOn w:val="DefaultParagraphFont"/>
    <w:link w:val="Heading4"/>
    <w:uiPriority w:val="9"/>
    <w:rsid w:val="00F63F76"/>
    <w:rPr>
      <w:rFonts w:ascii="Verdana" w:eastAsiaTheme="majorEastAsia" w:hAnsi="Verdana" w:cstheme="majorBidi"/>
      <w:i/>
      <w:iCs/>
      <w:color w:val="C00000"/>
    </w:rPr>
  </w:style>
  <w:style w:type="character" w:styleId="Strong">
    <w:name w:val="Strong"/>
    <w:basedOn w:val="DefaultParagraphFont"/>
    <w:uiPriority w:val="22"/>
    <w:qFormat/>
    <w:rsid w:val="00F06A62"/>
    <w:rPr>
      <w:b/>
      <w:bCs/>
    </w:rPr>
  </w:style>
  <w:style w:type="paragraph" w:styleId="ListBullet">
    <w:name w:val="List Bullet"/>
    <w:basedOn w:val="Normal"/>
    <w:uiPriority w:val="99"/>
    <w:unhideWhenUsed/>
    <w:rsid w:val="00BD2696"/>
    <w:pPr>
      <w:numPr>
        <w:numId w:val="6"/>
      </w:numPr>
      <w:contextualSpacing/>
    </w:pPr>
  </w:style>
  <w:style w:type="character" w:styleId="HTMLCode">
    <w:name w:val="HTML Code"/>
    <w:basedOn w:val="DefaultParagraphFont"/>
    <w:uiPriority w:val="99"/>
    <w:semiHidden/>
    <w:unhideWhenUsed/>
    <w:rsid w:val="00AC4E2D"/>
    <w:rPr>
      <w:rFonts w:ascii="Courier New" w:eastAsia="Times New Roman" w:hAnsi="Courier New" w:cs="Courier New"/>
      <w:sz w:val="20"/>
      <w:szCs w:val="20"/>
    </w:rPr>
  </w:style>
  <w:style w:type="character" w:styleId="Mention">
    <w:name w:val="Mention"/>
    <w:basedOn w:val="DefaultParagraphFont"/>
    <w:uiPriority w:val="99"/>
    <w:unhideWhenUsed/>
    <w:rsid w:val="00441C66"/>
    <w:rPr>
      <w:color w:val="2B579A"/>
      <w:shd w:val="clear" w:color="auto" w:fill="E1DFDD"/>
    </w:rPr>
  </w:style>
  <w:style w:type="character" w:customStyle="1" w:styleId="cf01">
    <w:name w:val="cf01"/>
    <w:basedOn w:val="DefaultParagraphFont"/>
    <w:rsid w:val="007B5CD0"/>
    <w:rPr>
      <w:rFonts w:ascii="Segoe UI" w:hAnsi="Segoe UI" w:cs="Segoe UI" w:hint="default"/>
      <w:sz w:val="18"/>
      <w:szCs w:val="18"/>
    </w:rPr>
  </w:style>
  <w:style w:type="paragraph" w:customStyle="1" w:styleId="pf0">
    <w:name w:val="pf0"/>
    <w:basedOn w:val="Normal"/>
    <w:rsid w:val="005622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923BA"/>
  </w:style>
  <w:style w:type="character" w:customStyle="1" w:styleId="ui-provider">
    <w:name w:val="ui-provider"/>
    <w:basedOn w:val="DefaultParagraphFont"/>
    <w:rsid w:val="001C57B3"/>
  </w:style>
  <w:style w:type="character" w:styleId="IntenseReference">
    <w:name w:val="Intense Reference"/>
    <w:basedOn w:val="DefaultParagraphFont"/>
    <w:uiPriority w:val="32"/>
    <w:rsid w:val="000305DE"/>
    <w:rPr>
      <w:b/>
      <w:bCs/>
      <w:smallCaps/>
      <w:color w:val="4F81BD" w:themeColor="accent1"/>
      <w:spacing w:val="5"/>
    </w:rPr>
  </w:style>
  <w:style w:type="character" w:customStyle="1" w:styleId="Heading5Char">
    <w:name w:val="Heading 5 Char"/>
    <w:basedOn w:val="DefaultParagraphFont"/>
    <w:link w:val="Heading5"/>
    <w:uiPriority w:val="9"/>
    <w:semiHidden/>
    <w:rsid w:val="0082261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82261C"/>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82261C"/>
    <w:rPr>
      <w:rFonts w:asciiTheme="majorHAnsi" w:eastAsiaTheme="majorEastAsia" w:hAnsiTheme="majorHAnsi" w:cstheme="majorBidi"/>
      <w:color w:val="000000" w:themeColor="text1"/>
      <w:sz w:val="21"/>
      <w:szCs w:val="21"/>
    </w:rPr>
  </w:style>
  <w:style w:type="character" w:customStyle="1" w:styleId="Heading9Char">
    <w:name w:val="Heading 9 Char"/>
    <w:basedOn w:val="DefaultParagraphFont"/>
    <w:link w:val="Heading9"/>
    <w:uiPriority w:val="9"/>
    <w:semiHidden/>
    <w:rsid w:val="0082261C"/>
    <w:rPr>
      <w:rFonts w:asciiTheme="majorHAnsi" w:eastAsiaTheme="majorEastAsia" w:hAnsiTheme="majorHAnsi" w:cstheme="majorBidi"/>
      <w:i/>
      <w:iCs/>
      <w:color w:val="000000"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027">
      <w:bodyDiv w:val="1"/>
      <w:marLeft w:val="0"/>
      <w:marRight w:val="0"/>
      <w:marTop w:val="0"/>
      <w:marBottom w:val="0"/>
      <w:divBdr>
        <w:top w:val="none" w:sz="0" w:space="0" w:color="auto"/>
        <w:left w:val="none" w:sz="0" w:space="0" w:color="auto"/>
        <w:bottom w:val="none" w:sz="0" w:space="0" w:color="auto"/>
        <w:right w:val="none" w:sz="0" w:space="0" w:color="auto"/>
      </w:divBdr>
      <w:divsChild>
        <w:div w:id="1590889253">
          <w:marLeft w:val="0"/>
          <w:marRight w:val="0"/>
          <w:marTop w:val="0"/>
          <w:marBottom w:val="0"/>
          <w:divBdr>
            <w:top w:val="none" w:sz="0" w:space="0" w:color="auto"/>
            <w:left w:val="none" w:sz="0" w:space="0" w:color="auto"/>
            <w:bottom w:val="none" w:sz="0" w:space="0" w:color="auto"/>
            <w:right w:val="none" w:sz="0" w:space="0" w:color="auto"/>
          </w:divBdr>
        </w:div>
      </w:divsChild>
    </w:div>
    <w:div w:id="53085143">
      <w:bodyDiv w:val="1"/>
      <w:marLeft w:val="0"/>
      <w:marRight w:val="0"/>
      <w:marTop w:val="0"/>
      <w:marBottom w:val="0"/>
      <w:divBdr>
        <w:top w:val="none" w:sz="0" w:space="0" w:color="auto"/>
        <w:left w:val="none" w:sz="0" w:space="0" w:color="auto"/>
        <w:bottom w:val="none" w:sz="0" w:space="0" w:color="auto"/>
        <w:right w:val="none" w:sz="0" w:space="0" w:color="auto"/>
      </w:divBdr>
    </w:div>
    <w:div w:id="145049712">
      <w:bodyDiv w:val="1"/>
      <w:marLeft w:val="0"/>
      <w:marRight w:val="0"/>
      <w:marTop w:val="0"/>
      <w:marBottom w:val="0"/>
      <w:divBdr>
        <w:top w:val="none" w:sz="0" w:space="0" w:color="auto"/>
        <w:left w:val="none" w:sz="0" w:space="0" w:color="auto"/>
        <w:bottom w:val="none" w:sz="0" w:space="0" w:color="auto"/>
        <w:right w:val="none" w:sz="0" w:space="0" w:color="auto"/>
      </w:divBdr>
    </w:div>
    <w:div w:id="181549314">
      <w:bodyDiv w:val="1"/>
      <w:marLeft w:val="0"/>
      <w:marRight w:val="0"/>
      <w:marTop w:val="0"/>
      <w:marBottom w:val="0"/>
      <w:divBdr>
        <w:top w:val="none" w:sz="0" w:space="0" w:color="auto"/>
        <w:left w:val="none" w:sz="0" w:space="0" w:color="auto"/>
        <w:bottom w:val="none" w:sz="0" w:space="0" w:color="auto"/>
        <w:right w:val="none" w:sz="0" w:space="0" w:color="auto"/>
      </w:divBdr>
    </w:div>
    <w:div w:id="199711218">
      <w:bodyDiv w:val="1"/>
      <w:marLeft w:val="0"/>
      <w:marRight w:val="0"/>
      <w:marTop w:val="0"/>
      <w:marBottom w:val="0"/>
      <w:divBdr>
        <w:top w:val="none" w:sz="0" w:space="0" w:color="auto"/>
        <w:left w:val="none" w:sz="0" w:space="0" w:color="auto"/>
        <w:bottom w:val="none" w:sz="0" w:space="0" w:color="auto"/>
        <w:right w:val="none" w:sz="0" w:space="0" w:color="auto"/>
      </w:divBdr>
    </w:div>
    <w:div w:id="237516879">
      <w:bodyDiv w:val="1"/>
      <w:marLeft w:val="0"/>
      <w:marRight w:val="0"/>
      <w:marTop w:val="0"/>
      <w:marBottom w:val="0"/>
      <w:divBdr>
        <w:top w:val="none" w:sz="0" w:space="0" w:color="auto"/>
        <w:left w:val="none" w:sz="0" w:space="0" w:color="auto"/>
        <w:bottom w:val="none" w:sz="0" w:space="0" w:color="auto"/>
        <w:right w:val="none" w:sz="0" w:space="0" w:color="auto"/>
      </w:divBdr>
      <w:divsChild>
        <w:div w:id="1261448315">
          <w:marLeft w:val="0"/>
          <w:marRight w:val="0"/>
          <w:marTop w:val="0"/>
          <w:marBottom w:val="0"/>
          <w:divBdr>
            <w:top w:val="none" w:sz="0" w:space="0" w:color="auto"/>
            <w:left w:val="none" w:sz="0" w:space="0" w:color="auto"/>
            <w:bottom w:val="none" w:sz="0" w:space="0" w:color="auto"/>
            <w:right w:val="none" w:sz="0" w:space="0" w:color="auto"/>
          </w:divBdr>
          <w:divsChild>
            <w:div w:id="612518092">
              <w:marLeft w:val="0"/>
              <w:marRight w:val="0"/>
              <w:marTop w:val="0"/>
              <w:marBottom w:val="0"/>
              <w:divBdr>
                <w:top w:val="none" w:sz="0" w:space="0" w:color="auto"/>
                <w:left w:val="none" w:sz="0" w:space="0" w:color="auto"/>
                <w:bottom w:val="none" w:sz="0" w:space="0" w:color="auto"/>
                <w:right w:val="none" w:sz="0" w:space="0" w:color="auto"/>
              </w:divBdr>
              <w:divsChild>
                <w:div w:id="1128546773">
                  <w:marLeft w:val="0"/>
                  <w:marRight w:val="0"/>
                  <w:marTop w:val="0"/>
                  <w:marBottom w:val="0"/>
                  <w:divBdr>
                    <w:top w:val="none" w:sz="0" w:space="0" w:color="auto"/>
                    <w:left w:val="none" w:sz="0" w:space="0" w:color="auto"/>
                    <w:bottom w:val="none" w:sz="0" w:space="0" w:color="auto"/>
                    <w:right w:val="none" w:sz="0" w:space="0" w:color="auto"/>
                  </w:divBdr>
                  <w:divsChild>
                    <w:div w:id="1592933135">
                      <w:marLeft w:val="0"/>
                      <w:marRight w:val="0"/>
                      <w:marTop w:val="0"/>
                      <w:marBottom w:val="0"/>
                      <w:divBdr>
                        <w:top w:val="none" w:sz="0" w:space="0" w:color="auto"/>
                        <w:left w:val="none" w:sz="0" w:space="0" w:color="auto"/>
                        <w:bottom w:val="none" w:sz="0" w:space="0" w:color="auto"/>
                        <w:right w:val="none" w:sz="0" w:space="0" w:color="auto"/>
                      </w:divBdr>
                      <w:divsChild>
                        <w:div w:id="1604532227">
                          <w:marLeft w:val="0"/>
                          <w:marRight w:val="0"/>
                          <w:marTop w:val="0"/>
                          <w:marBottom w:val="0"/>
                          <w:divBdr>
                            <w:top w:val="none" w:sz="0" w:space="0" w:color="auto"/>
                            <w:left w:val="none" w:sz="0" w:space="0" w:color="auto"/>
                            <w:bottom w:val="none" w:sz="0" w:space="0" w:color="auto"/>
                            <w:right w:val="none" w:sz="0" w:space="0" w:color="auto"/>
                          </w:divBdr>
                          <w:divsChild>
                            <w:div w:id="294681458">
                              <w:marLeft w:val="0"/>
                              <w:marRight w:val="0"/>
                              <w:marTop w:val="0"/>
                              <w:marBottom w:val="0"/>
                              <w:divBdr>
                                <w:top w:val="none" w:sz="0" w:space="0" w:color="auto"/>
                                <w:left w:val="none" w:sz="0" w:space="0" w:color="auto"/>
                                <w:bottom w:val="none" w:sz="0" w:space="0" w:color="auto"/>
                                <w:right w:val="none" w:sz="0" w:space="0" w:color="auto"/>
                              </w:divBdr>
                              <w:divsChild>
                                <w:div w:id="11100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151747">
      <w:bodyDiv w:val="1"/>
      <w:marLeft w:val="0"/>
      <w:marRight w:val="0"/>
      <w:marTop w:val="0"/>
      <w:marBottom w:val="0"/>
      <w:divBdr>
        <w:top w:val="none" w:sz="0" w:space="0" w:color="auto"/>
        <w:left w:val="none" w:sz="0" w:space="0" w:color="auto"/>
        <w:bottom w:val="none" w:sz="0" w:space="0" w:color="auto"/>
        <w:right w:val="none" w:sz="0" w:space="0" w:color="auto"/>
      </w:divBdr>
    </w:div>
    <w:div w:id="254360609">
      <w:bodyDiv w:val="1"/>
      <w:marLeft w:val="0"/>
      <w:marRight w:val="0"/>
      <w:marTop w:val="0"/>
      <w:marBottom w:val="0"/>
      <w:divBdr>
        <w:top w:val="none" w:sz="0" w:space="0" w:color="auto"/>
        <w:left w:val="none" w:sz="0" w:space="0" w:color="auto"/>
        <w:bottom w:val="none" w:sz="0" w:space="0" w:color="auto"/>
        <w:right w:val="none" w:sz="0" w:space="0" w:color="auto"/>
      </w:divBdr>
    </w:div>
    <w:div w:id="274144939">
      <w:bodyDiv w:val="1"/>
      <w:marLeft w:val="0"/>
      <w:marRight w:val="0"/>
      <w:marTop w:val="0"/>
      <w:marBottom w:val="0"/>
      <w:divBdr>
        <w:top w:val="none" w:sz="0" w:space="0" w:color="auto"/>
        <w:left w:val="none" w:sz="0" w:space="0" w:color="auto"/>
        <w:bottom w:val="none" w:sz="0" w:space="0" w:color="auto"/>
        <w:right w:val="none" w:sz="0" w:space="0" w:color="auto"/>
      </w:divBdr>
      <w:divsChild>
        <w:div w:id="117339625">
          <w:marLeft w:val="0"/>
          <w:marRight w:val="0"/>
          <w:marTop w:val="0"/>
          <w:marBottom w:val="0"/>
          <w:divBdr>
            <w:top w:val="none" w:sz="0" w:space="0" w:color="auto"/>
            <w:left w:val="none" w:sz="0" w:space="0" w:color="auto"/>
            <w:bottom w:val="none" w:sz="0" w:space="0" w:color="auto"/>
            <w:right w:val="none" w:sz="0" w:space="0" w:color="auto"/>
          </w:divBdr>
        </w:div>
      </w:divsChild>
    </w:div>
    <w:div w:id="443351113">
      <w:bodyDiv w:val="1"/>
      <w:marLeft w:val="0"/>
      <w:marRight w:val="0"/>
      <w:marTop w:val="0"/>
      <w:marBottom w:val="0"/>
      <w:divBdr>
        <w:top w:val="none" w:sz="0" w:space="0" w:color="auto"/>
        <w:left w:val="none" w:sz="0" w:space="0" w:color="auto"/>
        <w:bottom w:val="none" w:sz="0" w:space="0" w:color="auto"/>
        <w:right w:val="none" w:sz="0" w:space="0" w:color="auto"/>
      </w:divBdr>
    </w:div>
    <w:div w:id="445851144">
      <w:bodyDiv w:val="1"/>
      <w:marLeft w:val="0"/>
      <w:marRight w:val="0"/>
      <w:marTop w:val="0"/>
      <w:marBottom w:val="0"/>
      <w:divBdr>
        <w:top w:val="none" w:sz="0" w:space="0" w:color="auto"/>
        <w:left w:val="none" w:sz="0" w:space="0" w:color="auto"/>
        <w:bottom w:val="none" w:sz="0" w:space="0" w:color="auto"/>
        <w:right w:val="none" w:sz="0" w:space="0" w:color="auto"/>
      </w:divBdr>
    </w:div>
    <w:div w:id="457263537">
      <w:bodyDiv w:val="1"/>
      <w:marLeft w:val="0"/>
      <w:marRight w:val="0"/>
      <w:marTop w:val="0"/>
      <w:marBottom w:val="0"/>
      <w:divBdr>
        <w:top w:val="none" w:sz="0" w:space="0" w:color="auto"/>
        <w:left w:val="none" w:sz="0" w:space="0" w:color="auto"/>
        <w:bottom w:val="none" w:sz="0" w:space="0" w:color="auto"/>
        <w:right w:val="none" w:sz="0" w:space="0" w:color="auto"/>
      </w:divBdr>
    </w:div>
    <w:div w:id="485588151">
      <w:bodyDiv w:val="1"/>
      <w:marLeft w:val="0"/>
      <w:marRight w:val="0"/>
      <w:marTop w:val="0"/>
      <w:marBottom w:val="0"/>
      <w:divBdr>
        <w:top w:val="none" w:sz="0" w:space="0" w:color="auto"/>
        <w:left w:val="none" w:sz="0" w:space="0" w:color="auto"/>
        <w:bottom w:val="none" w:sz="0" w:space="0" w:color="auto"/>
        <w:right w:val="none" w:sz="0" w:space="0" w:color="auto"/>
      </w:divBdr>
    </w:div>
    <w:div w:id="492568854">
      <w:bodyDiv w:val="1"/>
      <w:marLeft w:val="0"/>
      <w:marRight w:val="0"/>
      <w:marTop w:val="0"/>
      <w:marBottom w:val="0"/>
      <w:divBdr>
        <w:top w:val="none" w:sz="0" w:space="0" w:color="auto"/>
        <w:left w:val="none" w:sz="0" w:space="0" w:color="auto"/>
        <w:bottom w:val="none" w:sz="0" w:space="0" w:color="auto"/>
        <w:right w:val="none" w:sz="0" w:space="0" w:color="auto"/>
      </w:divBdr>
    </w:div>
    <w:div w:id="499345880">
      <w:bodyDiv w:val="1"/>
      <w:marLeft w:val="0"/>
      <w:marRight w:val="0"/>
      <w:marTop w:val="0"/>
      <w:marBottom w:val="0"/>
      <w:divBdr>
        <w:top w:val="none" w:sz="0" w:space="0" w:color="auto"/>
        <w:left w:val="none" w:sz="0" w:space="0" w:color="auto"/>
        <w:bottom w:val="none" w:sz="0" w:space="0" w:color="auto"/>
        <w:right w:val="none" w:sz="0" w:space="0" w:color="auto"/>
      </w:divBdr>
      <w:divsChild>
        <w:div w:id="1433892076">
          <w:marLeft w:val="0"/>
          <w:marRight w:val="0"/>
          <w:marTop w:val="0"/>
          <w:marBottom w:val="0"/>
          <w:divBdr>
            <w:top w:val="none" w:sz="0" w:space="0" w:color="auto"/>
            <w:left w:val="none" w:sz="0" w:space="0" w:color="auto"/>
            <w:bottom w:val="none" w:sz="0" w:space="0" w:color="auto"/>
            <w:right w:val="none" w:sz="0" w:space="0" w:color="auto"/>
          </w:divBdr>
          <w:divsChild>
            <w:div w:id="112368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7129">
      <w:bodyDiv w:val="1"/>
      <w:marLeft w:val="0"/>
      <w:marRight w:val="0"/>
      <w:marTop w:val="0"/>
      <w:marBottom w:val="0"/>
      <w:divBdr>
        <w:top w:val="none" w:sz="0" w:space="0" w:color="auto"/>
        <w:left w:val="none" w:sz="0" w:space="0" w:color="auto"/>
        <w:bottom w:val="none" w:sz="0" w:space="0" w:color="auto"/>
        <w:right w:val="none" w:sz="0" w:space="0" w:color="auto"/>
      </w:divBdr>
    </w:div>
    <w:div w:id="571623031">
      <w:bodyDiv w:val="1"/>
      <w:marLeft w:val="0"/>
      <w:marRight w:val="0"/>
      <w:marTop w:val="0"/>
      <w:marBottom w:val="0"/>
      <w:divBdr>
        <w:top w:val="none" w:sz="0" w:space="0" w:color="auto"/>
        <w:left w:val="none" w:sz="0" w:space="0" w:color="auto"/>
        <w:bottom w:val="none" w:sz="0" w:space="0" w:color="auto"/>
        <w:right w:val="none" w:sz="0" w:space="0" w:color="auto"/>
      </w:divBdr>
    </w:div>
    <w:div w:id="596207449">
      <w:bodyDiv w:val="1"/>
      <w:marLeft w:val="0"/>
      <w:marRight w:val="0"/>
      <w:marTop w:val="0"/>
      <w:marBottom w:val="0"/>
      <w:divBdr>
        <w:top w:val="none" w:sz="0" w:space="0" w:color="auto"/>
        <w:left w:val="none" w:sz="0" w:space="0" w:color="auto"/>
        <w:bottom w:val="none" w:sz="0" w:space="0" w:color="auto"/>
        <w:right w:val="none" w:sz="0" w:space="0" w:color="auto"/>
      </w:divBdr>
      <w:divsChild>
        <w:div w:id="691564866">
          <w:marLeft w:val="0"/>
          <w:marRight w:val="0"/>
          <w:marTop w:val="0"/>
          <w:marBottom w:val="0"/>
          <w:divBdr>
            <w:top w:val="none" w:sz="0" w:space="0" w:color="auto"/>
            <w:left w:val="none" w:sz="0" w:space="0" w:color="auto"/>
            <w:bottom w:val="none" w:sz="0" w:space="0" w:color="auto"/>
            <w:right w:val="none" w:sz="0" w:space="0" w:color="auto"/>
          </w:divBdr>
          <w:divsChild>
            <w:div w:id="1815442157">
              <w:marLeft w:val="0"/>
              <w:marRight w:val="0"/>
              <w:marTop w:val="0"/>
              <w:marBottom w:val="0"/>
              <w:divBdr>
                <w:top w:val="none" w:sz="0" w:space="0" w:color="auto"/>
                <w:left w:val="none" w:sz="0" w:space="0" w:color="auto"/>
                <w:bottom w:val="none" w:sz="0" w:space="0" w:color="auto"/>
                <w:right w:val="none" w:sz="0" w:space="0" w:color="auto"/>
              </w:divBdr>
              <w:divsChild>
                <w:div w:id="1413358514">
                  <w:marLeft w:val="0"/>
                  <w:marRight w:val="0"/>
                  <w:marTop w:val="0"/>
                  <w:marBottom w:val="0"/>
                  <w:divBdr>
                    <w:top w:val="none" w:sz="0" w:space="0" w:color="auto"/>
                    <w:left w:val="none" w:sz="0" w:space="0" w:color="auto"/>
                    <w:bottom w:val="none" w:sz="0" w:space="0" w:color="auto"/>
                    <w:right w:val="none" w:sz="0" w:space="0" w:color="auto"/>
                  </w:divBdr>
                  <w:divsChild>
                    <w:div w:id="1362393169">
                      <w:marLeft w:val="0"/>
                      <w:marRight w:val="0"/>
                      <w:marTop w:val="0"/>
                      <w:marBottom w:val="0"/>
                      <w:divBdr>
                        <w:top w:val="none" w:sz="0" w:space="0" w:color="auto"/>
                        <w:left w:val="none" w:sz="0" w:space="0" w:color="auto"/>
                        <w:bottom w:val="none" w:sz="0" w:space="0" w:color="auto"/>
                        <w:right w:val="none" w:sz="0" w:space="0" w:color="auto"/>
                      </w:divBdr>
                      <w:divsChild>
                        <w:div w:id="531112527">
                          <w:marLeft w:val="0"/>
                          <w:marRight w:val="0"/>
                          <w:marTop w:val="0"/>
                          <w:marBottom w:val="0"/>
                          <w:divBdr>
                            <w:top w:val="none" w:sz="0" w:space="0" w:color="auto"/>
                            <w:left w:val="none" w:sz="0" w:space="0" w:color="auto"/>
                            <w:bottom w:val="none" w:sz="0" w:space="0" w:color="auto"/>
                            <w:right w:val="none" w:sz="0" w:space="0" w:color="auto"/>
                          </w:divBdr>
                        </w:div>
                        <w:div w:id="1456753930">
                          <w:marLeft w:val="0"/>
                          <w:marRight w:val="0"/>
                          <w:marTop w:val="0"/>
                          <w:marBottom w:val="0"/>
                          <w:divBdr>
                            <w:top w:val="none" w:sz="0" w:space="0" w:color="auto"/>
                            <w:left w:val="none" w:sz="0" w:space="0" w:color="auto"/>
                            <w:bottom w:val="none" w:sz="0" w:space="0" w:color="auto"/>
                            <w:right w:val="none" w:sz="0" w:space="0" w:color="auto"/>
                          </w:divBdr>
                          <w:divsChild>
                            <w:div w:id="588656040">
                              <w:marLeft w:val="0"/>
                              <w:marRight w:val="0"/>
                              <w:marTop w:val="0"/>
                              <w:marBottom w:val="0"/>
                              <w:divBdr>
                                <w:top w:val="none" w:sz="0" w:space="0" w:color="auto"/>
                                <w:left w:val="none" w:sz="0" w:space="0" w:color="auto"/>
                                <w:bottom w:val="none" w:sz="0" w:space="0" w:color="auto"/>
                                <w:right w:val="none" w:sz="0" w:space="0" w:color="auto"/>
                              </w:divBdr>
                            </w:div>
                            <w:div w:id="6111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5646">
                  <w:marLeft w:val="0"/>
                  <w:marRight w:val="0"/>
                  <w:marTop w:val="0"/>
                  <w:marBottom w:val="0"/>
                  <w:divBdr>
                    <w:top w:val="none" w:sz="0" w:space="0" w:color="auto"/>
                    <w:left w:val="none" w:sz="0" w:space="0" w:color="auto"/>
                    <w:bottom w:val="none" w:sz="0" w:space="0" w:color="auto"/>
                    <w:right w:val="none" w:sz="0" w:space="0" w:color="auto"/>
                  </w:divBdr>
                  <w:divsChild>
                    <w:div w:id="2096391311">
                      <w:marLeft w:val="0"/>
                      <w:marRight w:val="0"/>
                      <w:marTop w:val="0"/>
                      <w:marBottom w:val="0"/>
                      <w:divBdr>
                        <w:top w:val="none" w:sz="0" w:space="0" w:color="auto"/>
                        <w:left w:val="none" w:sz="0" w:space="0" w:color="auto"/>
                        <w:bottom w:val="none" w:sz="0" w:space="0" w:color="auto"/>
                        <w:right w:val="none" w:sz="0" w:space="0" w:color="auto"/>
                      </w:divBdr>
                      <w:divsChild>
                        <w:div w:id="1489713586">
                          <w:marLeft w:val="0"/>
                          <w:marRight w:val="0"/>
                          <w:marTop w:val="0"/>
                          <w:marBottom w:val="0"/>
                          <w:divBdr>
                            <w:top w:val="none" w:sz="0" w:space="0" w:color="auto"/>
                            <w:left w:val="none" w:sz="0" w:space="0" w:color="auto"/>
                            <w:bottom w:val="none" w:sz="0" w:space="0" w:color="auto"/>
                            <w:right w:val="none" w:sz="0" w:space="0" w:color="auto"/>
                          </w:divBdr>
                          <w:divsChild>
                            <w:div w:id="1551838797">
                              <w:marLeft w:val="0"/>
                              <w:marRight w:val="0"/>
                              <w:marTop w:val="0"/>
                              <w:marBottom w:val="0"/>
                              <w:divBdr>
                                <w:top w:val="none" w:sz="0" w:space="0" w:color="auto"/>
                                <w:left w:val="none" w:sz="0" w:space="0" w:color="auto"/>
                                <w:bottom w:val="none" w:sz="0" w:space="0" w:color="auto"/>
                                <w:right w:val="none" w:sz="0" w:space="0" w:color="auto"/>
                              </w:divBdr>
                              <w:divsChild>
                                <w:div w:id="45456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487113">
      <w:bodyDiv w:val="1"/>
      <w:marLeft w:val="0"/>
      <w:marRight w:val="0"/>
      <w:marTop w:val="0"/>
      <w:marBottom w:val="0"/>
      <w:divBdr>
        <w:top w:val="none" w:sz="0" w:space="0" w:color="auto"/>
        <w:left w:val="none" w:sz="0" w:space="0" w:color="auto"/>
        <w:bottom w:val="none" w:sz="0" w:space="0" w:color="auto"/>
        <w:right w:val="none" w:sz="0" w:space="0" w:color="auto"/>
      </w:divBdr>
    </w:div>
    <w:div w:id="751706676">
      <w:bodyDiv w:val="1"/>
      <w:marLeft w:val="0"/>
      <w:marRight w:val="0"/>
      <w:marTop w:val="0"/>
      <w:marBottom w:val="0"/>
      <w:divBdr>
        <w:top w:val="none" w:sz="0" w:space="0" w:color="auto"/>
        <w:left w:val="none" w:sz="0" w:space="0" w:color="auto"/>
        <w:bottom w:val="none" w:sz="0" w:space="0" w:color="auto"/>
        <w:right w:val="none" w:sz="0" w:space="0" w:color="auto"/>
      </w:divBdr>
      <w:divsChild>
        <w:div w:id="1446119472">
          <w:marLeft w:val="0"/>
          <w:marRight w:val="0"/>
          <w:marTop w:val="0"/>
          <w:marBottom w:val="0"/>
          <w:divBdr>
            <w:top w:val="none" w:sz="0" w:space="0" w:color="auto"/>
            <w:left w:val="none" w:sz="0" w:space="0" w:color="auto"/>
            <w:bottom w:val="none" w:sz="0" w:space="0" w:color="auto"/>
            <w:right w:val="none" w:sz="0" w:space="0" w:color="auto"/>
          </w:divBdr>
        </w:div>
      </w:divsChild>
    </w:div>
    <w:div w:id="756288913">
      <w:bodyDiv w:val="1"/>
      <w:marLeft w:val="0"/>
      <w:marRight w:val="0"/>
      <w:marTop w:val="0"/>
      <w:marBottom w:val="0"/>
      <w:divBdr>
        <w:top w:val="none" w:sz="0" w:space="0" w:color="auto"/>
        <w:left w:val="none" w:sz="0" w:space="0" w:color="auto"/>
        <w:bottom w:val="none" w:sz="0" w:space="0" w:color="auto"/>
        <w:right w:val="none" w:sz="0" w:space="0" w:color="auto"/>
      </w:divBdr>
    </w:div>
    <w:div w:id="782069548">
      <w:bodyDiv w:val="1"/>
      <w:marLeft w:val="0"/>
      <w:marRight w:val="0"/>
      <w:marTop w:val="0"/>
      <w:marBottom w:val="0"/>
      <w:divBdr>
        <w:top w:val="none" w:sz="0" w:space="0" w:color="auto"/>
        <w:left w:val="none" w:sz="0" w:space="0" w:color="auto"/>
        <w:bottom w:val="none" w:sz="0" w:space="0" w:color="auto"/>
        <w:right w:val="none" w:sz="0" w:space="0" w:color="auto"/>
      </w:divBdr>
    </w:div>
    <w:div w:id="808590959">
      <w:bodyDiv w:val="1"/>
      <w:marLeft w:val="0"/>
      <w:marRight w:val="0"/>
      <w:marTop w:val="0"/>
      <w:marBottom w:val="0"/>
      <w:divBdr>
        <w:top w:val="none" w:sz="0" w:space="0" w:color="auto"/>
        <w:left w:val="none" w:sz="0" w:space="0" w:color="auto"/>
        <w:bottom w:val="none" w:sz="0" w:space="0" w:color="auto"/>
        <w:right w:val="none" w:sz="0" w:space="0" w:color="auto"/>
      </w:divBdr>
    </w:div>
    <w:div w:id="875434167">
      <w:bodyDiv w:val="1"/>
      <w:marLeft w:val="0"/>
      <w:marRight w:val="0"/>
      <w:marTop w:val="0"/>
      <w:marBottom w:val="0"/>
      <w:divBdr>
        <w:top w:val="none" w:sz="0" w:space="0" w:color="auto"/>
        <w:left w:val="none" w:sz="0" w:space="0" w:color="auto"/>
        <w:bottom w:val="none" w:sz="0" w:space="0" w:color="auto"/>
        <w:right w:val="none" w:sz="0" w:space="0" w:color="auto"/>
      </w:divBdr>
    </w:div>
    <w:div w:id="898050277">
      <w:bodyDiv w:val="1"/>
      <w:marLeft w:val="0"/>
      <w:marRight w:val="0"/>
      <w:marTop w:val="0"/>
      <w:marBottom w:val="0"/>
      <w:divBdr>
        <w:top w:val="none" w:sz="0" w:space="0" w:color="auto"/>
        <w:left w:val="none" w:sz="0" w:space="0" w:color="auto"/>
        <w:bottom w:val="none" w:sz="0" w:space="0" w:color="auto"/>
        <w:right w:val="none" w:sz="0" w:space="0" w:color="auto"/>
      </w:divBdr>
    </w:div>
    <w:div w:id="901332637">
      <w:bodyDiv w:val="1"/>
      <w:marLeft w:val="0"/>
      <w:marRight w:val="0"/>
      <w:marTop w:val="0"/>
      <w:marBottom w:val="0"/>
      <w:divBdr>
        <w:top w:val="none" w:sz="0" w:space="0" w:color="auto"/>
        <w:left w:val="none" w:sz="0" w:space="0" w:color="auto"/>
        <w:bottom w:val="none" w:sz="0" w:space="0" w:color="auto"/>
        <w:right w:val="none" w:sz="0" w:space="0" w:color="auto"/>
      </w:divBdr>
    </w:div>
    <w:div w:id="904485729">
      <w:bodyDiv w:val="1"/>
      <w:marLeft w:val="0"/>
      <w:marRight w:val="0"/>
      <w:marTop w:val="0"/>
      <w:marBottom w:val="0"/>
      <w:divBdr>
        <w:top w:val="none" w:sz="0" w:space="0" w:color="auto"/>
        <w:left w:val="none" w:sz="0" w:space="0" w:color="auto"/>
        <w:bottom w:val="none" w:sz="0" w:space="0" w:color="auto"/>
        <w:right w:val="none" w:sz="0" w:space="0" w:color="auto"/>
      </w:divBdr>
      <w:divsChild>
        <w:div w:id="457528764">
          <w:marLeft w:val="0"/>
          <w:marRight w:val="0"/>
          <w:marTop w:val="0"/>
          <w:marBottom w:val="0"/>
          <w:divBdr>
            <w:top w:val="none" w:sz="0" w:space="0" w:color="auto"/>
            <w:left w:val="none" w:sz="0" w:space="0" w:color="auto"/>
            <w:bottom w:val="none" w:sz="0" w:space="0" w:color="auto"/>
            <w:right w:val="none" w:sz="0" w:space="0" w:color="auto"/>
          </w:divBdr>
          <w:divsChild>
            <w:div w:id="1182008124">
              <w:marLeft w:val="0"/>
              <w:marRight w:val="0"/>
              <w:marTop w:val="0"/>
              <w:marBottom w:val="0"/>
              <w:divBdr>
                <w:top w:val="none" w:sz="0" w:space="0" w:color="auto"/>
                <w:left w:val="none" w:sz="0" w:space="0" w:color="auto"/>
                <w:bottom w:val="none" w:sz="0" w:space="0" w:color="auto"/>
                <w:right w:val="none" w:sz="0" w:space="0" w:color="auto"/>
              </w:divBdr>
              <w:divsChild>
                <w:div w:id="353189707">
                  <w:marLeft w:val="0"/>
                  <w:marRight w:val="0"/>
                  <w:marTop w:val="0"/>
                  <w:marBottom w:val="0"/>
                  <w:divBdr>
                    <w:top w:val="none" w:sz="0" w:space="0" w:color="auto"/>
                    <w:left w:val="none" w:sz="0" w:space="0" w:color="auto"/>
                    <w:bottom w:val="none" w:sz="0" w:space="0" w:color="auto"/>
                    <w:right w:val="none" w:sz="0" w:space="0" w:color="auto"/>
                  </w:divBdr>
                  <w:divsChild>
                    <w:div w:id="891305532">
                      <w:marLeft w:val="0"/>
                      <w:marRight w:val="0"/>
                      <w:marTop w:val="0"/>
                      <w:marBottom w:val="0"/>
                      <w:divBdr>
                        <w:top w:val="none" w:sz="0" w:space="0" w:color="auto"/>
                        <w:left w:val="none" w:sz="0" w:space="0" w:color="auto"/>
                        <w:bottom w:val="none" w:sz="0" w:space="0" w:color="auto"/>
                        <w:right w:val="none" w:sz="0" w:space="0" w:color="auto"/>
                      </w:divBdr>
                      <w:divsChild>
                        <w:div w:id="928276165">
                          <w:marLeft w:val="0"/>
                          <w:marRight w:val="0"/>
                          <w:marTop w:val="0"/>
                          <w:marBottom w:val="0"/>
                          <w:divBdr>
                            <w:top w:val="none" w:sz="0" w:space="0" w:color="auto"/>
                            <w:left w:val="none" w:sz="0" w:space="0" w:color="auto"/>
                            <w:bottom w:val="none" w:sz="0" w:space="0" w:color="auto"/>
                            <w:right w:val="none" w:sz="0" w:space="0" w:color="auto"/>
                          </w:divBdr>
                          <w:divsChild>
                            <w:div w:id="444740485">
                              <w:marLeft w:val="0"/>
                              <w:marRight w:val="0"/>
                              <w:marTop w:val="0"/>
                              <w:marBottom w:val="0"/>
                              <w:divBdr>
                                <w:top w:val="none" w:sz="0" w:space="0" w:color="auto"/>
                                <w:left w:val="none" w:sz="0" w:space="0" w:color="auto"/>
                                <w:bottom w:val="none" w:sz="0" w:space="0" w:color="auto"/>
                                <w:right w:val="none" w:sz="0" w:space="0" w:color="auto"/>
                              </w:divBdr>
                            </w:div>
                            <w:div w:id="2134864302">
                              <w:marLeft w:val="0"/>
                              <w:marRight w:val="0"/>
                              <w:marTop w:val="0"/>
                              <w:marBottom w:val="0"/>
                              <w:divBdr>
                                <w:top w:val="none" w:sz="0" w:space="0" w:color="auto"/>
                                <w:left w:val="none" w:sz="0" w:space="0" w:color="auto"/>
                                <w:bottom w:val="none" w:sz="0" w:space="0" w:color="auto"/>
                                <w:right w:val="none" w:sz="0" w:space="0" w:color="auto"/>
                              </w:divBdr>
                            </w:div>
                          </w:divsChild>
                        </w:div>
                        <w:div w:id="14625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4862">
                  <w:marLeft w:val="0"/>
                  <w:marRight w:val="0"/>
                  <w:marTop w:val="0"/>
                  <w:marBottom w:val="0"/>
                  <w:divBdr>
                    <w:top w:val="none" w:sz="0" w:space="0" w:color="auto"/>
                    <w:left w:val="none" w:sz="0" w:space="0" w:color="auto"/>
                    <w:bottom w:val="none" w:sz="0" w:space="0" w:color="auto"/>
                    <w:right w:val="none" w:sz="0" w:space="0" w:color="auto"/>
                  </w:divBdr>
                  <w:divsChild>
                    <w:div w:id="1684865851">
                      <w:marLeft w:val="0"/>
                      <w:marRight w:val="0"/>
                      <w:marTop w:val="0"/>
                      <w:marBottom w:val="0"/>
                      <w:divBdr>
                        <w:top w:val="none" w:sz="0" w:space="0" w:color="auto"/>
                        <w:left w:val="none" w:sz="0" w:space="0" w:color="auto"/>
                        <w:bottom w:val="none" w:sz="0" w:space="0" w:color="auto"/>
                        <w:right w:val="none" w:sz="0" w:space="0" w:color="auto"/>
                      </w:divBdr>
                      <w:divsChild>
                        <w:div w:id="75175079">
                          <w:marLeft w:val="0"/>
                          <w:marRight w:val="0"/>
                          <w:marTop w:val="0"/>
                          <w:marBottom w:val="0"/>
                          <w:divBdr>
                            <w:top w:val="none" w:sz="0" w:space="0" w:color="auto"/>
                            <w:left w:val="none" w:sz="0" w:space="0" w:color="auto"/>
                            <w:bottom w:val="none" w:sz="0" w:space="0" w:color="auto"/>
                            <w:right w:val="none" w:sz="0" w:space="0" w:color="auto"/>
                          </w:divBdr>
                          <w:divsChild>
                            <w:div w:id="379011914">
                              <w:marLeft w:val="0"/>
                              <w:marRight w:val="0"/>
                              <w:marTop w:val="0"/>
                              <w:marBottom w:val="0"/>
                              <w:divBdr>
                                <w:top w:val="none" w:sz="0" w:space="0" w:color="auto"/>
                                <w:left w:val="none" w:sz="0" w:space="0" w:color="auto"/>
                                <w:bottom w:val="none" w:sz="0" w:space="0" w:color="auto"/>
                                <w:right w:val="none" w:sz="0" w:space="0" w:color="auto"/>
                              </w:divBdr>
                              <w:divsChild>
                                <w:div w:id="775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531703">
      <w:bodyDiv w:val="1"/>
      <w:marLeft w:val="0"/>
      <w:marRight w:val="0"/>
      <w:marTop w:val="0"/>
      <w:marBottom w:val="0"/>
      <w:divBdr>
        <w:top w:val="none" w:sz="0" w:space="0" w:color="auto"/>
        <w:left w:val="none" w:sz="0" w:space="0" w:color="auto"/>
        <w:bottom w:val="none" w:sz="0" w:space="0" w:color="auto"/>
        <w:right w:val="none" w:sz="0" w:space="0" w:color="auto"/>
      </w:divBdr>
    </w:div>
    <w:div w:id="978417234">
      <w:bodyDiv w:val="1"/>
      <w:marLeft w:val="0"/>
      <w:marRight w:val="0"/>
      <w:marTop w:val="0"/>
      <w:marBottom w:val="0"/>
      <w:divBdr>
        <w:top w:val="none" w:sz="0" w:space="0" w:color="auto"/>
        <w:left w:val="none" w:sz="0" w:space="0" w:color="auto"/>
        <w:bottom w:val="none" w:sz="0" w:space="0" w:color="auto"/>
        <w:right w:val="none" w:sz="0" w:space="0" w:color="auto"/>
      </w:divBdr>
    </w:div>
    <w:div w:id="1001734607">
      <w:bodyDiv w:val="1"/>
      <w:marLeft w:val="0"/>
      <w:marRight w:val="0"/>
      <w:marTop w:val="0"/>
      <w:marBottom w:val="0"/>
      <w:divBdr>
        <w:top w:val="none" w:sz="0" w:space="0" w:color="auto"/>
        <w:left w:val="none" w:sz="0" w:space="0" w:color="auto"/>
        <w:bottom w:val="none" w:sz="0" w:space="0" w:color="auto"/>
        <w:right w:val="none" w:sz="0" w:space="0" w:color="auto"/>
      </w:divBdr>
    </w:div>
    <w:div w:id="1003510197">
      <w:bodyDiv w:val="1"/>
      <w:marLeft w:val="0"/>
      <w:marRight w:val="0"/>
      <w:marTop w:val="0"/>
      <w:marBottom w:val="0"/>
      <w:divBdr>
        <w:top w:val="none" w:sz="0" w:space="0" w:color="auto"/>
        <w:left w:val="none" w:sz="0" w:space="0" w:color="auto"/>
        <w:bottom w:val="none" w:sz="0" w:space="0" w:color="auto"/>
        <w:right w:val="none" w:sz="0" w:space="0" w:color="auto"/>
      </w:divBdr>
    </w:div>
    <w:div w:id="1024676623">
      <w:bodyDiv w:val="1"/>
      <w:marLeft w:val="0"/>
      <w:marRight w:val="0"/>
      <w:marTop w:val="0"/>
      <w:marBottom w:val="0"/>
      <w:divBdr>
        <w:top w:val="none" w:sz="0" w:space="0" w:color="auto"/>
        <w:left w:val="none" w:sz="0" w:space="0" w:color="auto"/>
        <w:bottom w:val="none" w:sz="0" w:space="0" w:color="auto"/>
        <w:right w:val="none" w:sz="0" w:space="0" w:color="auto"/>
      </w:divBdr>
      <w:divsChild>
        <w:div w:id="37625972">
          <w:marLeft w:val="1166"/>
          <w:marRight w:val="0"/>
          <w:marTop w:val="0"/>
          <w:marBottom w:val="0"/>
          <w:divBdr>
            <w:top w:val="none" w:sz="0" w:space="0" w:color="auto"/>
            <w:left w:val="none" w:sz="0" w:space="0" w:color="auto"/>
            <w:bottom w:val="none" w:sz="0" w:space="0" w:color="auto"/>
            <w:right w:val="none" w:sz="0" w:space="0" w:color="auto"/>
          </w:divBdr>
        </w:div>
        <w:div w:id="2026975069">
          <w:marLeft w:val="1166"/>
          <w:marRight w:val="0"/>
          <w:marTop w:val="0"/>
          <w:marBottom w:val="0"/>
          <w:divBdr>
            <w:top w:val="none" w:sz="0" w:space="0" w:color="auto"/>
            <w:left w:val="none" w:sz="0" w:space="0" w:color="auto"/>
            <w:bottom w:val="none" w:sz="0" w:space="0" w:color="auto"/>
            <w:right w:val="none" w:sz="0" w:space="0" w:color="auto"/>
          </w:divBdr>
        </w:div>
      </w:divsChild>
    </w:div>
    <w:div w:id="1073742212">
      <w:bodyDiv w:val="1"/>
      <w:marLeft w:val="0"/>
      <w:marRight w:val="0"/>
      <w:marTop w:val="0"/>
      <w:marBottom w:val="0"/>
      <w:divBdr>
        <w:top w:val="none" w:sz="0" w:space="0" w:color="auto"/>
        <w:left w:val="none" w:sz="0" w:space="0" w:color="auto"/>
        <w:bottom w:val="none" w:sz="0" w:space="0" w:color="auto"/>
        <w:right w:val="none" w:sz="0" w:space="0" w:color="auto"/>
      </w:divBdr>
    </w:div>
    <w:div w:id="1083794952">
      <w:bodyDiv w:val="1"/>
      <w:marLeft w:val="0"/>
      <w:marRight w:val="0"/>
      <w:marTop w:val="0"/>
      <w:marBottom w:val="0"/>
      <w:divBdr>
        <w:top w:val="none" w:sz="0" w:space="0" w:color="auto"/>
        <w:left w:val="none" w:sz="0" w:space="0" w:color="auto"/>
        <w:bottom w:val="none" w:sz="0" w:space="0" w:color="auto"/>
        <w:right w:val="none" w:sz="0" w:space="0" w:color="auto"/>
      </w:divBdr>
    </w:div>
    <w:div w:id="1098138532">
      <w:bodyDiv w:val="1"/>
      <w:marLeft w:val="0"/>
      <w:marRight w:val="0"/>
      <w:marTop w:val="0"/>
      <w:marBottom w:val="0"/>
      <w:divBdr>
        <w:top w:val="none" w:sz="0" w:space="0" w:color="auto"/>
        <w:left w:val="none" w:sz="0" w:space="0" w:color="auto"/>
        <w:bottom w:val="none" w:sz="0" w:space="0" w:color="auto"/>
        <w:right w:val="none" w:sz="0" w:space="0" w:color="auto"/>
      </w:divBdr>
    </w:div>
    <w:div w:id="1101800968">
      <w:bodyDiv w:val="1"/>
      <w:marLeft w:val="0"/>
      <w:marRight w:val="0"/>
      <w:marTop w:val="0"/>
      <w:marBottom w:val="0"/>
      <w:divBdr>
        <w:top w:val="none" w:sz="0" w:space="0" w:color="auto"/>
        <w:left w:val="none" w:sz="0" w:space="0" w:color="auto"/>
        <w:bottom w:val="none" w:sz="0" w:space="0" w:color="auto"/>
        <w:right w:val="none" w:sz="0" w:space="0" w:color="auto"/>
      </w:divBdr>
    </w:div>
    <w:div w:id="1128552711">
      <w:bodyDiv w:val="1"/>
      <w:marLeft w:val="0"/>
      <w:marRight w:val="0"/>
      <w:marTop w:val="0"/>
      <w:marBottom w:val="0"/>
      <w:divBdr>
        <w:top w:val="none" w:sz="0" w:space="0" w:color="auto"/>
        <w:left w:val="none" w:sz="0" w:space="0" w:color="auto"/>
        <w:bottom w:val="none" w:sz="0" w:space="0" w:color="auto"/>
        <w:right w:val="none" w:sz="0" w:space="0" w:color="auto"/>
      </w:divBdr>
      <w:divsChild>
        <w:div w:id="298071876">
          <w:marLeft w:val="0"/>
          <w:marRight w:val="0"/>
          <w:marTop w:val="0"/>
          <w:marBottom w:val="0"/>
          <w:divBdr>
            <w:top w:val="none" w:sz="0" w:space="0" w:color="auto"/>
            <w:left w:val="none" w:sz="0" w:space="0" w:color="auto"/>
            <w:bottom w:val="none" w:sz="0" w:space="0" w:color="auto"/>
            <w:right w:val="none" w:sz="0" w:space="0" w:color="auto"/>
          </w:divBdr>
        </w:div>
      </w:divsChild>
    </w:div>
    <w:div w:id="1162549482">
      <w:bodyDiv w:val="1"/>
      <w:marLeft w:val="0"/>
      <w:marRight w:val="0"/>
      <w:marTop w:val="0"/>
      <w:marBottom w:val="0"/>
      <w:divBdr>
        <w:top w:val="none" w:sz="0" w:space="0" w:color="auto"/>
        <w:left w:val="none" w:sz="0" w:space="0" w:color="auto"/>
        <w:bottom w:val="none" w:sz="0" w:space="0" w:color="auto"/>
        <w:right w:val="none" w:sz="0" w:space="0" w:color="auto"/>
      </w:divBdr>
    </w:div>
    <w:div w:id="1189173889">
      <w:bodyDiv w:val="1"/>
      <w:marLeft w:val="0"/>
      <w:marRight w:val="0"/>
      <w:marTop w:val="0"/>
      <w:marBottom w:val="0"/>
      <w:divBdr>
        <w:top w:val="none" w:sz="0" w:space="0" w:color="auto"/>
        <w:left w:val="none" w:sz="0" w:space="0" w:color="auto"/>
        <w:bottom w:val="none" w:sz="0" w:space="0" w:color="auto"/>
        <w:right w:val="none" w:sz="0" w:space="0" w:color="auto"/>
      </w:divBdr>
    </w:div>
    <w:div w:id="1225410180">
      <w:bodyDiv w:val="1"/>
      <w:marLeft w:val="0"/>
      <w:marRight w:val="0"/>
      <w:marTop w:val="0"/>
      <w:marBottom w:val="0"/>
      <w:divBdr>
        <w:top w:val="none" w:sz="0" w:space="0" w:color="auto"/>
        <w:left w:val="none" w:sz="0" w:space="0" w:color="auto"/>
        <w:bottom w:val="none" w:sz="0" w:space="0" w:color="auto"/>
        <w:right w:val="none" w:sz="0" w:space="0" w:color="auto"/>
      </w:divBdr>
    </w:div>
    <w:div w:id="1257902556">
      <w:bodyDiv w:val="1"/>
      <w:marLeft w:val="0"/>
      <w:marRight w:val="0"/>
      <w:marTop w:val="0"/>
      <w:marBottom w:val="0"/>
      <w:divBdr>
        <w:top w:val="none" w:sz="0" w:space="0" w:color="auto"/>
        <w:left w:val="none" w:sz="0" w:space="0" w:color="auto"/>
        <w:bottom w:val="none" w:sz="0" w:space="0" w:color="auto"/>
        <w:right w:val="none" w:sz="0" w:space="0" w:color="auto"/>
      </w:divBdr>
    </w:div>
    <w:div w:id="1279531725">
      <w:bodyDiv w:val="1"/>
      <w:marLeft w:val="0"/>
      <w:marRight w:val="0"/>
      <w:marTop w:val="0"/>
      <w:marBottom w:val="0"/>
      <w:divBdr>
        <w:top w:val="none" w:sz="0" w:space="0" w:color="auto"/>
        <w:left w:val="none" w:sz="0" w:space="0" w:color="auto"/>
        <w:bottom w:val="none" w:sz="0" w:space="0" w:color="auto"/>
        <w:right w:val="none" w:sz="0" w:space="0" w:color="auto"/>
      </w:divBdr>
    </w:div>
    <w:div w:id="1286161463">
      <w:bodyDiv w:val="1"/>
      <w:marLeft w:val="0"/>
      <w:marRight w:val="0"/>
      <w:marTop w:val="0"/>
      <w:marBottom w:val="0"/>
      <w:divBdr>
        <w:top w:val="none" w:sz="0" w:space="0" w:color="auto"/>
        <w:left w:val="none" w:sz="0" w:space="0" w:color="auto"/>
        <w:bottom w:val="none" w:sz="0" w:space="0" w:color="auto"/>
        <w:right w:val="none" w:sz="0" w:space="0" w:color="auto"/>
      </w:divBdr>
    </w:div>
    <w:div w:id="1288588539">
      <w:bodyDiv w:val="1"/>
      <w:marLeft w:val="0"/>
      <w:marRight w:val="0"/>
      <w:marTop w:val="0"/>
      <w:marBottom w:val="0"/>
      <w:divBdr>
        <w:top w:val="none" w:sz="0" w:space="0" w:color="auto"/>
        <w:left w:val="none" w:sz="0" w:space="0" w:color="auto"/>
        <w:bottom w:val="none" w:sz="0" w:space="0" w:color="auto"/>
        <w:right w:val="none" w:sz="0" w:space="0" w:color="auto"/>
      </w:divBdr>
      <w:divsChild>
        <w:div w:id="233975259">
          <w:marLeft w:val="0"/>
          <w:marRight w:val="0"/>
          <w:marTop w:val="0"/>
          <w:marBottom w:val="0"/>
          <w:divBdr>
            <w:top w:val="none" w:sz="0" w:space="0" w:color="auto"/>
            <w:left w:val="none" w:sz="0" w:space="0" w:color="auto"/>
            <w:bottom w:val="none" w:sz="0" w:space="0" w:color="auto"/>
            <w:right w:val="none" w:sz="0" w:space="0" w:color="auto"/>
          </w:divBdr>
        </w:div>
      </w:divsChild>
    </w:div>
    <w:div w:id="1303148788">
      <w:bodyDiv w:val="1"/>
      <w:marLeft w:val="0"/>
      <w:marRight w:val="0"/>
      <w:marTop w:val="0"/>
      <w:marBottom w:val="0"/>
      <w:divBdr>
        <w:top w:val="none" w:sz="0" w:space="0" w:color="auto"/>
        <w:left w:val="none" w:sz="0" w:space="0" w:color="auto"/>
        <w:bottom w:val="none" w:sz="0" w:space="0" w:color="auto"/>
        <w:right w:val="none" w:sz="0" w:space="0" w:color="auto"/>
      </w:divBdr>
    </w:div>
    <w:div w:id="1318728507">
      <w:bodyDiv w:val="1"/>
      <w:marLeft w:val="0"/>
      <w:marRight w:val="0"/>
      <w:marTop w:val="0"/>
      <w:marBottom w:val="0"/>
      <w:divBdr>
        <w:top w:val="none" w:sz="0" w:space="0" w:color="auto"/>
        <w:left w:val="none" w:sz="0" w:space="0" w:color="auto"/>
        <w:bottom w:val="none" w:sz="0" w:space="0" w:color="auto"/>
        <w:right w:val="none" w:sz="0" w:space="0" w:color="auto"/>
      </w:divBdr>
    </w:div>
    <w:div w:id="1441997539">
      <w:bodyDiv w:val="1"/>
      <w:marLeft w:val="0"/>
      <w:marRight w:val="0"/>
      <w:marTop w:val="0"/>
      <w:marBottom w:val="0"/>
      <w:divBdr>
        <w:top w:val="none" w:sz="0" w:space="0" w:color="auto"/>
        <w:left w:val="none" w:sz="0" w:space="0" w:color="auto"/>
        <w:bottom w:val="none" w:sz="0" w:space="0" w:color="auto"/>
        <w:right w:val="none" w:sz="0" w:space="0" w:color="auto"/>
      </w:divBdr>
    </w:div>
    <w:div w:id="1454717014">
      <w:bodyDiv w:val="1"/>
      <w:marLeft w:val="0"/>
      <w:marRight w:val="0"/>
      <w:marTop w:val="0"/>
      <w:marBottom w:val="0"/>
      <w:divBdr>
        <w:top w:val="none" w:sz="0" w:space="0" w:color="auto"/>
        <w:left w:val="none" w:sz="0" w:space="0" w:color="auto"/>
        <w:bottom w:val="none" w:sz="0" w:space="0" w:color="auto"/>
        <w:right w:val="none" w:sz="0" w:space="0" w:color="auto"/>
      </w:divBdr>
    </w:div>
    <w:div w:id="1457066130">
      <w:bodyDiv w:val="1"/>
      <w:marLeft w:val="0"/>
      <w:marRight w:val="0"/>
      <w:marTop w:val="0"/>
      <w:marBottom w:val="0"/>
      <w:divBdr>
        <w:top w:val="none" w:sz="0" w:space="0" w:color="auto"/>
        <w:left w:val="none" w:sz="0" w:space="0" w:color="auto"/>
        <w:bottom w:val="none" w:sz="0" w:space="0" w:color="auto"/>
        <w:right w:val="none" w:sz="0" w:space="0" w:color="auto"/>
      </w:divBdr>
    </w:div>
    <w:div w:id="1519276801">
      <w:bodyDiv w:val="1"/>
      <w:marLeft w:val="0"/>
      <w:marRight w:val="0"/>
      <w:marTop w:val="0"/>
      <w:marBottom w:val="0"/>
      <w:divBdr>
        <w:top w:val="none" w:sz="0" w:space="0" w:color="auto"/>
        <w:left w:val="none" w:sz="0" w:space="0" w:color="auto"/>
        <w:bottom w:val="none" w:sz="0" w:space="0" w:color="auto"/>
        <w:right w:val="none" w:sz="0" w:space="0" w:color="auto"/>
      </w:divBdr>
      <w:divsChild>
        <w:div w:id="1432555760">
          <w:marLeft w:val="0"/>
          <w:marRight w:val="0"/>
          <w:marTop w:val="0"/>
          <w:marBottom w:val="0"/>
          <w:divBdr>
            <w:top w:val="none" w:sz="0" w:space="0" w:color="auto"/>
            <w:left w:val="none" w:sz="0" w:space="0" w:color="auto"/>
            <w:bottom w:val="none" w:sz="0" w:space="0" w:color="auto"/>
            <w:right w:val="none" w:sz="0" w:space="0" w:color="auto"/>
          </w:divBdr>
        </w:div>
      </w:divsChild>
    </w:div>
    <w:div w:id="1521118759">
      <w:bodyDiv w:val="1"/>
      <w:marLeft w:val="0"/>
      <w:marRight w:val="0"/>
      <w:marTop w:val="0"/>
      <w:marBottom w:val="0"/>
      <w:divBdr>
        <w:top w:val="none" w:sz="0" w:space="0" w:color="auto"/>
        <w:left w:val="none" w:sz="0" w:space="0" w:color="auto"/>
        <w:bottom w:val="none" w:sz="0" w:space="0" w:color="auto"/>
        <w:right w:val="none" w:sz="0" w:space="0" w:color="auto"/>
      </w:divBdr>
    </w:div>
    <w:div w:id="1548106354">
      <w:bodyDiv w:val="1"/>
      <w:marLeft w:val="0"/>
      <w:marRight w:val="0"/>
      <w:marTop w:val="0"/>
      <w:marBottom w:val="0"/>
      <w:divBdr>
        <w:top w:val="none" w:sz="0" w:space="0" w:color="auto"/>
        <w:left w:val="none" w:sz="0" w:space="0" w:color="auto"/>
        <w:bottom w:val="none" w:sz="0" w:space="0" w:color="auto"/>
        <w:right w:val="none" w:sz="0" w:space="0" w:color="auto"/>
      </w:divBdr>
    </w:div>
    <w:div w:id="1566256853">
      <w:bodyDiv w:val="1"/>
      <w:marLeft w:val="0"/>
      <w:marRight w:val="0"/>
      <w:marTop w:val="0"/>
      <w:marBottom w:val="0"/>
      <w:divBdr>
        <w:top w:val="none" w:sz="0" w:space="0" w:color="auto"/>
        <w:left w:val="none" w:sz="0" w:space="0" w:color="auto"/>
        <w:bottom w:val="none" w:sz="0" w:space="0" w:color="auto"/>
        <w:right w:val="none" w:sz="0" w:space="0" w:color="auto"/>
      </w:divBdr>
    </w:div>
    <w:div w:id="1614946819">
      <w:bodyDiv w:val="1"/>
      <w:marLeft w:val="0"/>
      <w:marRight w:val="0"/>
      <w:marTop w:val="0"/>
      <w:marBottom w:val="0"/>
      <w:divBdr>
        <w:top w:val="none" w:sz="0" w:space="0" w:color="auto"/>
        <w:left w:val="none" w:sz="0" w:space="0" w:color="auto"/>
        <w:bottom w:val="none" w:sz="0" w:space="0" w:color="auto"/>
        <w:right w:val="none" w:sz="0" w:space="0" w:color="auto"/>
      </w:divBdr>
    </w:div>
    <w:div w:id="1636520056">
      <w:bodyDiv w:val="1"/>
      <w:marLeft w:val="0"/>
      <w:marRight w:val="0"/>
      <w:marTop w:val="0"/>
      <w:marBottom w:val="0"/>
      <w:divBdr>
        <w:top w:val="none" w:sz="0" w:space="0" w:color="auto"/>
        <w:left w:val="none" w:sz="0" w:space="0" w:color="auto"/>
        <w:bottom w:val="none" w:sz="0" w:space="0" w:color="auto"/>
        <w:right w:val="none" w:sz="0" w:space="0" w:color="auto"/>
      </w:divBdr>
    </w:div>
    <w:div w:id="1658263446">
      <w:bodyDiv w:val="1"/>
      <w:marLeft w:val="0"/>
      <w:marRight w:val="0"/>
      <w:marTop w:val="0"/>
      <w:marBottom w:val="0"/>
      <w:divBdr>
        <w:top w:val="none" w:sz="0" w:space="0" w:color="auto"/>
        <w:left w:val="none" w:sz="0" w:space="0" w:color="auto"/>
        <w:bottom w:val="none" w:sz="0" w:space="0" w:color="auto"/>
        <w:right w:val="none" w:sz="0" w:space="0" w:color="auto"/>
      </w:divBdr>
    </w:div>
    <w:div w:id="1699315144">
      <w:bodyDiv w:val="1"/>
      <w:marLeft w:val="0"/>
      <w:marRight w:val="0"/>
      <w:marTop w:val="0"/>
      <w:marBottom w:val="0"/>
      <w:divBdr>
        <w:top w:val="none" w:sz="0" w:space="0" w:color="auto"/>
        <w:left w:val="none" w:sz="0" w:space="0" w:color="auto"/>
        <w:bottom w:val="none" w:sz="0" w:space="0" w:color="auto"/>
        <w:right w:val="none" w:sz="0" w:space="0" w:color="auto"/>
      </w:divBdr>
      <w:divsChild>
        <w:div w:id="1953049766">
          <w:marLeft w:val="0"/>
          <w:marRight w:val="0"/>
          <w:marTop w:val="0"/>
          <w:marBottom w:val="0"/>
          <w:divBdr>
            <w:top w:val="none" w:sz="0" w:space="0" w:color="auto"/>
            <w:left w:val="none" w:sz="0" w:space="0" w:color="auto"/>
            <w:bottom w:val="none" w:sz="0" w:space="0" w:color="auto"/>
            <w:right w:val="none" w:sz="0" w:space="0" w:color="auto"/>
          </w:divBdr>
        </w:div>
      </w:divsChild>
    </w:div>
    <w:div w:id="1715613639">
      <w:bodyDiv w:val="1"/>
      <w:marLeft w:val="0"/>
      <w:marRight w:val="0"/>
      <w:marTop w:val="0"/>
      <w:marBottom w:val="0"/>
      <w:divBdr>
        <w:top w:val="none" w:sz="0" w:space="0" w:color="auto"/>
        <w:left w:val="none" w:sz="0" w:space="0" w:color="auto"/>
        <w:bottom w:val="none" w:sz="0" w:space="0" w:color="auto"/>
        <w:right w:val="none" w:sz="0" w:space="0" w:color="auto"/>
      </w:divBdr>
    </w:div>
    <w:div w:id="1734742891">
      <w:bodyDiv w:val="1"/>
      <w:marLeft w:val="0"/>
      <w:marRight w:val="0"/>
      <w:marTop w:val="0"/>
      <w:marBottom w:val="0"/>
      <w:divBdr>
        <w:top w:val="none" w:sz="0" w:space="0" w:color="auto"/>
        <w:left w:val="none" w:sz="0" w:space="0" w:color="auto"/>
        <w:bottom w:val="none" w:sz="0" w:space="0" w:color="auto"/>
        <w:right w:val="none" w:sz="0" w:space="0" w:color="auto"/>
      </w:divBdr>
      <w:divsChild>
        <w:div w:id="1558710846">
          <w:marLeft w:val="0"/>
          <w:marRight w:val="0"/>
          <w:marTop w:val="0"/>
          <w:marBottom w:val="0"/>
          <w:divBdr>
            <w:top w:val="none" w:sz="0" w:space="0" w:color="auto"/>
            <w:left w:val="none" w:sz="0" w:space="0" w:color="auto"/>
            <w:bottom w:val="none" w:sz="0" w:space="0" w:color="auto"/>
            <w:right w:val="none" w:sz="0" w:space="0" w:color="auto"/>
          </w:divBdr>
        </w:div>
      </w:divsChild>
    </w:div>
    <w:div w:id="1759326970">
      <w:bodyDiv w:val="1"/>
      <w:marLeft w:val="0"/>
      <w:marRight w:val="0"/>
      <w:marTop w:val="0"/>
      <w:marBottom w:val="0"/>
      <w:divBdr>
        <w:top w:val="none" w:sz="0" w:space="0" w:color="auto"/>
        <w:left w:val="none" w:sz="0" w:space="0" w:color="auto"/>
        <w:bottom w:val="none" w:sz="0" w:space="0" w:color="auto"/>
        <w:right w:val="none" w:sz="0" w:space="0" w:color="auto"/>
      </w:divBdr>
    </w:div>
    <w:div w:id="1763797716">
      <w:bodyDiv w:val="1"/>
      <w:marLeft w:val="0"/>
      <w:marRight w:val="0"/>
      <w:marTop w:val="0"/>
      <w:marBottom w:val="0"/>
      <w:divBdr>
        <w:top w:val="none" w:sz="0" w:space="0" w:color="auto"/>
        <w:left w:val="none" w:sz="0" w:space="0" w:color="auto"/>
        <w:bottom w:val="none" w:sz="0" w:space="0" w:color="auto"/>
        <w:right w:val="none" w:sz="0" w:space="0" w:color="auto"/>
      </w:divBdr>
    </w:div>
    <w:div w:id="1811632558">
      <w:bodyDiv w:val="1"/>
      <w:marLeft w:val="0"/>
      <w:marRight w:val="0"/>
      <w:marTop w:val="0"/>
      <w:marBottom w:val="0"/>
      <w:divBdr>
        <w:top w:val="none" w:sz="0" w:space="0" w:color="auto"/>
        <w:left w:val="none" w:sz="0" w:space="0" w:color="auto"/>
        <w:bottom w:val="none" w:sz="0" w:space="0" w:color="auto"/>
        <w:right w:val="none" w:sz="0" w:space="0" w:color="auto"/>
      </w:divBdr>
    </w:div>
    <w:div w:id="1879272783">
      <w:bodyDiv w:val="1"/>
      <w:marLeft w:val="0"/>
      <w:marRight w:val="0"/>
      <w:marTop w:val="0"/>
      <w:marBottom w:val="0"/>
      <w:divBdr>
        <w:top w:val="none" w:sz="0" w:space="0" w:color="auto"/>
        <w:left w:val="none" w:sz="0" w:space="0" w:color="auto"/>
        <w:bottom w:val="none" w:sz="0" w:space="0" w:color="auto"/>
        <w:right w:val="none" w:sz="0" w:space="0" w:color="auto"/>
      </w:divBdr>
    </w:div>
    <w:div w:id="1911697105">
      <w:bodyDiv w:val="1"/>
      <w:marLeft w:val="0"/>
      <w:marRight w:val="0"/>
      <w:marTop w:val="0"/>
      <w:marBottom w:val="0"/>
      <w:divBdr>
        <w:top w:val="none" w:sz="0" w:space="0" w:color="auto"/>
        <w:left w:val="none" w:sz="0" w:space="0" w:color="auto"/>
        <w:bottom w:val="none" w:sz="0" w:space="0" w:color="auto"/>
        <w:right w:val="none" w:sz="0" w:space="0" w:color="auto"/>
      </w:divBdr>
    </w:div>
    <w:div w:id="1945381866">
      <w:bodyDiv w:val="1"/>
      <w:marLeft w:val="0"/>
      <w:marRight w:val="0"/>
      <w:marTop w:val="0"/>
      <w:marBottom w:val="0"/>
      <w:divBdr>
        <w:top w:val="none" w:sz="0" w:space="0" w:color="auto"/>
        <w:left w:val="none" w:sz="0" w:space="0" w:color="auto"/>
        <w:bottom w:val="none" w:sz="0" w:space="0" w:color="auto"/>
        <w:right w:val="none" w:sz="0" w:space="0" w:color="auto"/>
      </w:divBdr>
    </w:div>
    <w:div w:id="2013945766">
      <w:bodyDiv w:val="1"/>
      <w:marLeft w:val="0"/>
      <w:marRight w:val="0"/>
      <w:marTop w:val="0"/>
      <w:marBottom w:val="0"/>
      <w:divBdr>
        <w:top w:val="none" w:sz="0" w:space="0" w:color="auto"/>
        <w:left w:val="none" w:sz="0" w:space="0" w:color="auto"/>
        <w:bottom w:val="none" w:sz="0" w:space="0" w:color="auto"/>
        <w:right w:val="none" w:sz="0" w:space="0" w:color="auto"/>
      </w:divBdr>
      <w:divsChild>
        <w:div w:id="780035090">
          <w:marLeft w:val="1166"/>
          <w:marRight w:val="0"/>
          <w:marTop w:val="0"/>
          <w:marBottom w:val="0"/>
          <w:divBdr>
            <w:top w:val="none" w:sz="0" w:space="0" w:color="auto"/>
            <w:left w:val="none" w:sz="0" w:space="0" w:color="auto"/>
            <w:bottom w:val="none" w:sz="0" w:space="0" w:color="auto"/>
            <w:right w:val="none" w:sz="0" w:space="0" w:color="auto"/>
          </w:divBdr>
        </w:div>
        <w:div w:id="1112895578">
          <w:marLeft w:val="1166"/>
          <w:marRight w:val="0"/>
          <w:marTop w:val="0"/>
          <w:marBottom w:val="0"/>
          <w:divBdr>
            <w:top w:val="none" w:sz="0" w:space="0" w:color="auto"/>
            <w:left w:val="none" w:sz="0" w:space="0" w:color="auto"/>
            <w:bottom w:val="none" w:sz="0" w:space="0" w:color="auto"/>
            <w:right w:val="none" w:sz="0" w:space="0" w:color="auto"/>
          </w:divBdr>
        </w:div>
        <w:div w:id="2131976285">
          <w:marLeft w:val="1166"/>
          <w:marRight w:val="0"/>
          <w:marTop w:val="0"/>
          <w:marBottom w:val="0"/>
          <w:divBdr>
            <w:top w:val="none" w:sz="0" w:space="0" w:color="auto"/>
            <w:left w:val="none" w:sz="0" w:space="0" w:color="auto"/>
            <w:bottom w:val="none" w:sz="0" w:space="0" w:color="auto"/>
            <w:right w:val="none" w:sz="0" w:space="0" w:color="auto"/>
          </w:divBdr>
        </w:div>
      </w:divsChild>
    </w:div>
    <w:div w:id="2030444810">
      <w:bodyDiv w:val="1"/>
      <w:marLeft w:val="0"/>
      <w:marRight w:val="0"/>
      <w:marTop w:val="0"/>
      <w:marBottom w:val="0"/>
      <w:divBdr>
        <w:top w:val="none" w:sz="0" w:space="0" w:color="auto"/>
        <w:left w:val="none" w:sz="0" w:space="0" w:color="auto"/>
        <w:bottom w:val="none" w:sz="0" w:space="0" w:color="auto"/>
        <w:right w:val="none" w:sz="0" w:space="0" w:color="auto"/>
      </w:divBdr>
    </w:div>
    <w:div w:id="2076664910">
      <w:bodyDiv w:val="1"/>
      <w:marLeft w:val="0"/>
      <w:marRight w:val="0"/>
      <w:marTop w:val="0"/>
      <w:marBottom w:val="0"/>
      <w:divBdr>
        <w:top w:val="none" w:sz="0" w:space="0" w:color="auto"/>
        <w:left w:val="none" w:sz="0" w:space="0" w:color="auto"/>
        <w:bottom w:val="none" w:sz="0" w:space="0" w:color="auto"/>
        <w:right w:val="none" w:sz="0" w:space="0" w:color="auto"/>
      </w:divBdr>
    </w:div>
    <w:div w:id="211172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mailto:JPitzen@zlti.com" TargetMode="External"/><Relationship Id="rId1" Type="http://schemas.openxmlformats.org/officeDocument/2006/relationships/hyperlink" Target="mailto:GCharipalli@zlti.com"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1.xml"/><Relationship Id="rId26" Type="http://schemas.openxmlformats.org/officeDocument/2006/relationships/image" Target="media/image5.png"/><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5.xml"/><Relationship Id="rId25" Type="http://schemas.openxmlformats.org/officeDocument/2006/relationships/image" Target="media/image4.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6/09/relationships/commentsIds" Target="commentsIds.xml"/><Relationship Id="rId27" Type="http://schemas.openxmlformats.org/officeDocument/2006/relationships/header" Target="header7.xml"/><Relationship Id="rId30" Type="http://schemas.openxmlformats.org/officeDocument/2006/relationships/header" Target="header9.xml"/><Relationship Id="rId35" Type="http://schemas.microsoft.com/office/2019/05/relationships/documenttasks" Target="documenttasks/documenttasks1.xml"/><Relationship Id="rId8" Type="http://schemas.openxmlformats.org/officeDocument/2006/relationships/webSettings" Target="webSettings.xml"/></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117886BA-4C23-46CA-93C7-AA1896F617F4}">
    <t:Anchor>
      <t:Comment id="1832879799"/>
    </t:Anchor>
    <t:History>
      <t:Event id="{D99A17CA-D1F3-4E26-AB87-1180CAE08C4E}" time="2025-11-19T14:15:02.935Z">
        <t:Attribution userId="S::JPitzen@ziplip.net::fd4e61b9-8fb3-4b51-9ef2-8579ddae0f6c" userProvider="AD" userName="Jeff Pitzen"/>
        <t:Anchor>
          <t:Comment id="1832879799"/>
        </t:Anchor>
        <t:Create/>
      </t:Event>
      <t:Event id="{52D1ACBE-F0C9-48FE-94A4-2C4A31ACBFB2}" time="2025-11-19T14:15:02.935Z">
        <t:Attribution userId="S::JPitzen@ziplip.net::fd4e61b9-8fb3-4b51-9ef2-8579ddae0f6c" userProvider="AD" userName="Jeff Pitzen"/>
        <t:Anchor>
          <t:Comment id="1832879799"/>
        </t:Anchor>
        <t:Assign userId="S::GCharipalli@ziplip.net::0aa1b45d-0f05-4146-b680-11101723640f" userProvider="AD" userName="Gopalakrishna Charipalli"/>
      </t:Event>
      <t:Event id="{1429DD0E-ECBD-4B41-9F1A-BEF645DDAED0}" time="2025-11-19T14:15:02.935Z">
        <t:Attribution userId="S::JPitzen@ziplip.net::fd4e61b9-8fb3-4b51-9ef2-8579ddae0f6c" userProvider="AD" userName="Jeff Pitzen"/>
        <t:Anchor>
          <t:Comment id="1832879799"/>
        </t:Anchor>
        <t:SetTitle title="This section needs more information regarding the connector setups, will this be imaged based or remote connector based? @Gopalakrishna Charipalli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89cdbdd5-6a24-4bc9-bd00-f1c47f99a7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C70481A58CBC47B2536765B979BC1B" ma:contentTypeVersion="17" ma:contentTypeDescription="Create a new document." ma:contentTypeScope="" ma:versionID="7bdf4dcdb9e8a642cdb2c91992064874">
  <xsd:schema xmlns:xsd="http://www.w3.org/2001/XMLSchema" xmlns:xs="http://www.w3.org/2001/XMLSchema" xmlns:p="http://schemas.microsoft.com/office/2006/metadata/properties" xmlns:ns3="bbfac416-ff00-4387-ae31-37d76e48e9cd" xmlns:ns4="89cdbdd5-6a24-4bc9-bd00-f1c47f99a78e" targetNamespace="http://schemas.microsoft.com/office/2006/metadata/properties" ma:root="true" ma:fieldsID="a334e957bae9a09b72b7cedbfe5ab840" ns3:_="" ns4:_="">
    <xsd:import namespace="bbfac416-ff00-4387-ae31-37d76e48e9cd"/>
    <xsd:import namespace="89cdbdd5-6a24-4bc9-bd00-f1c47f99a78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fac416-ff00-4387-ae31-37d76e48e9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cdbdd5-6a24-4bc9-bd00-f1c47f99a7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925433-AF1A-442D-80C3-AC47DB1CEEEE}">
  <ds:schemaRefs>
    <ds:schemaRef ds:uri="http://schemas.openxmlformats.org/officeDocument/2006/bibliography"/>
  </ds:schemaRefs>
</ds:datastoreItem>
</file>

<file path=customXml/itemProps2.xml><?xml version="1.0" encoding="utf-8"?>
<ds:datastoreItem xmlns:ds="http://schemas.openxmlformats.org/officeDocument/2006/customXml" ds:itemID="{CD62F283-68E1-4532-86A3-7BE5B5C17DCF}">
  <ds:schemaRefs>
    <ds:schemaRef ds:uri="http://schemas.microsoft.com/office/2006/metadata/properties"/>
    <ds:schemaRef ds:uri="http://schemas.microsoft.com/office/infopath/2007/PartnerControls"/>
    <ds:schemaRef ds:uri="89cdbdd5-6a24-4bc9-bd00-f1c47f99a78e"/>
  </ds:schemaRefs>
</ds:datastoreItem>
</file>

<file path=customXml/itemProps3.xml><?xml version="1.0" encoding="utf-8"?>
<ds:datastoreItem xmlns:ds="http://schemas.openxmlformats.org/officeDocument/2006/customXml" ds:itemID="{448A0DF3-8851-4D65-9074-C417F331A817}">
  <ds:schemaRefs>
    <ds:schemaRef ds:uri="http://schemas.microsoft.com/sharepoint/v3/contenttype/forms"/>
  </ds:schemaRefs>
</ds:datastoreItem>
</file>

<file path=customXml/itemProps4.xml><?xml version="1.0" encoding="utf-8"?>
<ds:datastoreItem xmlns:ds="http://schemas.openxmlformats.org/officeDocument/2006/customXml" ds:itemID="{980AAE2F-8899-485F-B599-F9AFC2315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fac416-ff00-4387-ae31-37d76e48e9cd"/>
    <ds:schemaRef ds:uri="89cdbdd5-6a24-4bc9-bd00-f1c47f99a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6889</Words>
  <Characters>39268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 Technologies</dc:creator>
  <cp:keywords/>
  <cp:lastModifiedBy>Jeff Pitzen</cp:lastModifiedBy>
  <cp:revision>2</cp:revision>
  <cp:lastPrinted>2025-06-03T19:20:00Z</cp:lastPrinted>
  <dcterms:created xsi:type="dcterms:W3CDTF">2025-12-14T02:44:00Z</dcterms:created>
  <dcterms:modified xsi:type="dcterms:W3CDTF">2025-12-14T02:44:00Z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0x01010098C70481A58CBC47B2536765B979BC1B</vt:lpwstr>
  </property>
</Properties>
</file>